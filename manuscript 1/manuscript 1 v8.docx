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27A8" w14:textId="6C9EEDA5" w:rsidR="0080007F" w:rsidRPr="000B4D61" w:rsidRDefault="001C2C05" w:rsidP="000B4D61">
      <w:pPr>
        <w:spacing w:line="480" w:lineRule="auto"/>
        <w:jc w:val="both"/>
        <w:rPr>
          <w:rFonts w:ascii="Times New Roman" w:eastAsia="Times New Roman" w:hAnsi="Times New Roman" w:cs="Times New Roman"/>
          <w:bCs/>
          <w:sz w:val="24"/>
          <w:szCs w:val="24"/>
        </w:rPr>
      </w:pPr>
      <w:r w:rsidRPr="000B4D61">
        <w:rPr>
          <w:rFonts w:ascii="Times New Roman" w:eastAsia="Times New Roman" w:hAnsi="Times New Roman" w:cs="Times New Roman"/>
          <w:bCs/>
          <w:sz w:val="24"/>
          <w:szCs w:val="24"/>
        </w:rPr>
        <w:t xml:space="preserve">Title: Invasion-mediated changes </w:t>
      </w:r>
      <w:r w:rsidR="00DE44A9" w:rsidRPr="000B4D61">
        <w:rPr>
          <w:rFonts w:ascii="Times New Roman" w:eastAsia="Times New Roman" w:hAnsi="Times New Roman" w:cs="Times New Roman"/>
          <w:bCs/>
          <w:sz w:val="24"/>
          <w:szCs w:val="24"/>
        </w:rPr>
        <w:t xml:space="preserve">to </w:t>
      </w:r>
      <w:r w:rsidR="000A0F07" w:rsidRPr="000B4D61">
        <w:rPr>
          <w:rFonts w:ascii="Times New Roman" w:eastAsia="Times New Roman" w:hAnsi="Times New Roman" w:cs="Times New Roman"/>
          <w:bCs/>
          <w:sz w:val="24"/>
          <w:szCs w:val="24"/>
        </w:rPr>
        <w:t xml:space="preserve">detrital </w:t>
      </w:r>
      <w:r w:rsidR="00DE44A9" w:rsidRPr="000B4D61">
        <w:rPr>
          <w:rFonts w:ascii="Times New Roman" w:eastAsia="Times New Roman" w:hAnsi="Times New Roman" w:cs="Times New Roman"/>
          <w:bCs/>
          <w:sz w:val="24"/>
          <w:szCs w:val="24"/>
        </w:rPr>
        <w:t>subsidies</w:t>
      </w:r>
      <w:r w:rsidRPr="000B4D61">
        <w:rPr>
          <w:rFonts w:ascii="Times New Roman" w:eastAsia="Times New Roman" w:hAnsi="Times New Roman" w:cs="Times New Roman"/>
          <w:bCs/>
          <w:sz w:val="24"/>
          <w:szCs w:val="24"/>
        </w:rPr>
        <w:t xml:space="preserve"> </w:t>
      </w:r>
      <w:r w:rsidR="005F762F" w:rsidRPr="000B4D61">
        <w:rPr>
          <w:rFonts w:ascii="Times New Roman" w:eastAsia="Times New Roman" w:hAnsi="Times New Roman" w:cs="Times New Roman"/>
          <w:bCs/>
          <w:sz w:val="24"/>
          <w:szCs w:val="24"/>
        </w:rPr>
        <w:t xml:space="preserve">impact </w:t>
      </w:r>
      <w:r w:rsidRPr="000B4D61">
        <w:rPr>
          <w:rFonts w:ascii="Times New Roman" w:eastAsia="Times New Roman" w:hAnsi="Times New Roman" w:cs="Times New Roman"/>
          <w:bCs/>
          <w:sz w:val="24"/>
          <w:szCs w:val="24"/>
        </w:rPr>
        <w:t>recipient intertidal invertebrate</w:t>
      </w:r>
      <w:r w:rsidR="0022096A" w:rsidRPr="000B4D61">
        <w:rPr>
          <w:rFonts w:ascii="Times New Roman" w:eastAsia="Times New Roman" w:hAnsi="Times New Roman" w:cs="Times New Roman"/>
          <w:bCs/>
          <w:sz w:val="24"/>
          <w:szCs w:val="24"/>
        </w:rPr>
        <w:t xml:space="preserve"> growth and feeding preferences</w:t>
      </w:r>
    </w:p>
    <w:p w14:paraId="29DA534A" w14:textId="77777777" w:rsidR="0080007F" w:rsidRPr="000B4D61" w:rsidRDefault="0080007F" w:rsidP="000B4D61">
      <w:pPr>
        <w:spacing w:line="480" w:lineRule="auto"/>
        <w:jc w:val="both"/>
        <w:rPr>
          <w:rFonts w:ascii="Times New Roman" w:eastAsia="Times New Roman" w:hAnsi="Times New Roman" w:cs="Times New Roman"/>
          <w:b/>
          <w:sz w:val="24"/>
          <w:szCs w:val="24"/>
        </w:rPr>
      </w:pPr>
    </w:p>
    <w:p w14:paraId="50F8FAB8" w14:textId="4FCE9892" w:rsidR="001C2C05" w:rsidRDefault="001C2C05" w:rsidP="000B4D61">
      <w:pPr>
        <w:spacing w:line="480" w:lineRule="auto"/>
        <w:jc w:val="both"/>
        <w:rPr>
          <w:rFonts w:ascii="Times New Roman" w:eastAsia="Times New Roman" w:hAnsi="Times New Roman" w:cs="Times New Roman"/>
          <w:bCs/>
          <w:sz w:val="24"/>
          <w:szCs w:val="24"/>
          <w:vertAlign w:val="superscript"/>
        </w:rPr>
      </w:pPr>
      <w:r w:rsidRPr="000B4D61">
        <w:rPr>
          <w:rFonts w:ascii="Times New Roman" w:eastAsia="Times New Roman" w:hAnsi="Times New Roman" w:cs="Times New Roman"/>
          <w:bCs/>
          <w:sz w:val="24"/>
          <w:szCs w:val="24"/>
        </w:rPr>
        <w:t>Ric DeSantiago</w:t>
      </w:r>
      <w:r w:rsidR="00D66B11" w:rsidRPr="000B4D61">
        <w:rPr>
          <w:rFonts w:ascii="Times New Roman" w:eastAsia="Times New Roman" w:hAnsi="Times New Roman" w:cs="Times New Roman"/>
          <w:bCs/>
          <w:sz w:val="24"/>
          <w:szCs w:val="24"/>
          <w:vertAlign w:val="superscript"/>
        </w:rPr>
        <w:t>1,2</w:t>
      </w:r>
      <w:r w:rsidR="009E5D46">
        <w:rPr>
          <w:rFonts w:ascii="Times New Roman" w:eastAsia="Times New Roman" w:hAnsi="Times New Roman" w:cs="Times New Roman"/>
          <w:bCs/>
          <w:sz w:val="24"/>
          <w:szCs w:val="24"/>
          <w:vertAlign w:val="superscript"/>
        </w:rPr>
        <w:t>,3</w:t>
      </w:r>
      <w:r w:rsidRPr="000B4D61">
        <w:rPr>
          <w:rFonts w:ascii="Times New Roman" w:eastAsia="Times New Roman" w:hAnsi="Times New Roman" w:cs="Times New Roman"/>
          <w:bCs/>
          <w:sz w:val="24"/>
          <w:szCs w:val="24"/>
        </w:rPr>
        <w:t>, Wendi K. White</w:t>
      </w:r>
      <w:r w:rsidR="009E5D46">
        <w:rPr>
          <w:rFonts w:ascii="Times New Roman" w:eastAsia="Times New Roman" w:hAnsi="Times New Roman" w:cs="Times New Roman"/>
          <w:bCs/>
          <w:sz w:val="24"/>
          <w:szCs w:val="24"/>
          <w:vertAlign w:val="superscript"/>
        </w:rPr>
        <w:t>#</w:t>
      </w:r>
      <w:r w:rsidRPr="000B4D61">
        <w:rPr>
          <w:rFonts w:ascii="Times New Roman" w:eastAsia="Times New Roman" w:hAnsi="Times New Roman" w:cs="Times New Roman"/>
          <w:bCs/>
          <w:sz w:val="24"/>
          <w:szCs w:val="24"/>
        </w:rPr>
        <w:t>,</w:t>
      </w:r>
      <w:r w:rsidR="009E5D46">
        <w:rPr>
          <w:rFonts w:ascii="Times New Roman" w:eastAsia="Times New Roman" w:hAnsi="Times New Roman" w:cs="Times New Roman"/>
          <w:bCs/>
          <w:sz w:val="24"/>
          <w:szCs w:val="24"/>
        </w:rPr>
        <w:t xml:space="preserve"> John Hyde</w:t>
      </w:r>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xml:space="preserve">, Katherine </w:t>
      </w:r>
      <w:proofErr w:type="spellStart"/>
      <w:r w:rsidR="009E5D46">
        <w:rPr>
          <w:rFonts w:ascii="Times New Roman" w:eastAsia="Times New Roman" w:hAnsi="Times New Roman" w:cs="Times New Roman"/>
          <w:bCs/>
          <w:sz w:val="24"/>
          <w:szCs w:val="24"/>
        </w:rPr>
        <w:t>Swiney</w:t>
      </w:r>
      <w:proofErr w:type="spellEnd"/>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and</w:t>
      </w:r>
      <w:r w:rsidRPr="000B4D61">
        <w:rPr>
          <w:rFonts w:ascii="Times New Roman" w:eastAsia="Times New Roman" w:hAnsi="Times New Roman" w:cs="Times New Roman"/>
          <w:bCs/>
          <w:sz w:val="24"/>
          <w:szCs w:val="24"/>
        </w:rPr>
        <w:t xml:space="preserve"> Jeremy D. Long</w:t>
      </w:r>
      <w:r w:rsidR="00D66B11" w:rsidRPr="000B4D61">
        <w:rPr>
          <w:rFonts w:ascii="Times New Roman" w:eastAsia="Times New Roman" w:hAnsi="Times New Roman" w:cs="Times New Roman"/>
          <w:bCs/>
          <w:sz w:val="24"/>
          <w:szCs w:val="24"/>
          <w:vertAlign w:val="superscript"/>
        </w:rPr>
        <w:t>1</w:t>
      </w:r>
      <w:r w:rsidR="009E5D46">
        <w:rPr>
          <w:rFonts w:ascii="Times New Roman" w:eastAsia="Times New Roman" w:hAnsi="Times New Roman" w:cs="Times New Roman"/>
          <w:bCs/>
          <w:sz w:val="24"/>
          <w:szCs w:val="24"/>
          <w:vertAlign w:val="superscript"/>
        </w:rPr>
        <w:t>,2</w:t>
      </w:r>
    </w:p>
    <w:p w14:paraId="52C04AE3" w14:textId="77777777" w:rsidR="009E5D46" w:rsidRPr="000B4D61" w:rsidRDefault="009E5D46" w:rsidP="000B4D61">
      <w:pPr>
        <w:spacing w:line="480" w:lineRule="auto"/>
        <w:jc w:val="both"/>
        <w:rPr>
          <w:rFonts w:ascii="Times New Roman" w:eastAsia="Times New Roman" w:hAnsi="Times New Roman" w:cs="Times New Roman"/>
          <w:bCs/>
          <w:sz w:val="24"/>
          <w:szCs w:val="24"/>
          <w:vertAlign w:val="superscript"/>
        </w:rPr>
      </w:pPr>
    </w:p>
    <w:p w14:paraId="0E5C6169" w14:textId="77777777"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09767AA4" w14:textId="362154B8"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4865F036" w14:textId="7A874E21"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6B29A657" w14:textId="29939F62"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4</w:t>
      </w:r>
      <w:r w:rsidRPr="00CB71DE">
        <w:rPr>
          <w:rFonts w:ascii="Times New Roman" w:hAnsi="Times New Roman" w:cs="Times New Roman"/>
        </w:rPr>
        <w:t xml:space="preserve"> </w:t>
      </w:r>
      <w:r>
        <w:rPr>
          <w:rFonts w:ascii="Times New Roman" w:hAnsi="Times New Roman" w:cs="Times New Roman"/>
        </w:rPr>
        <w:t>NOAA Southwest Fisheries Science Center</w:t>
      </w:r>
    </w:p>
    <w:p w14:paraId="4B09B1B6" w14:textId="77777777" w:rsidR="009E5D46" w:rsidRPr="00CB71DE" w:rsidRDefault="009E5D46" w:rsidP="009E5D46">
      <w:pPr>
        <w:pStyle w:val="NoSpacing"/>
        <w:spacing w:line="480" w:lineRule="auto"/>
        <w:rPr>
          <w:rFonts w:ascii="Times New Roman" w:hAnsi="Times New Roman" w:cs="Times New Roman"/>
        </w:rPr>
      </w:pPr>
    </w:p>
    <w:p w14:paraId="793642A6"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5DAECDA9" w14:textId="77777777" w:rsidR="00BE156C" w:rsidRPr="000B4D61" w:rsidRDefault="00BE156C" w:rsidP="00BE156C">
      <w:pPr>
        <w:spacing w:line="480" w:lineRule="auto"/>
        <w:jc w:val="both"/>
        <w:rPr>
          <w:rFonts w:ascii="Times New Roman" w:eastAsia="Times New Roman" w:hAnsi="Times New Roman" w:cs="Times New Roman"/>
          <w:bCs/>
          <w:sz w:val="24"/>
          <w:szCs w:val="24"/>
        </w:rPr>
      </w:pPr>
      <w:r>
        <w:rPr>
          <w:rFonts w:ascii="Times New Roman" w:hAnsi="Times New Roman" w:cs="Times New Roman"/>
          <w:i/>
          <w:iCs/>
        </w:rPr>
        <w:t>*</w:t>
      </w:r>
      <w:r w:rsidRPr="00CB71DE">
        <w:rPr>
          <w:rFonts w:ascii="Times New Roman" w:hAnsi="Times New Roman" w:cs="Times New Roman"/>
          <w:i/>
          <w:iCs/>
        </w:rPr>
        <w:t>Author of correspondence</w:t>
      </w:r>
      <w:r>
        <w:rPr>
          <w:rFonts w:ascii="Times New Roman" w:hAnsi="Times New Roman" w:cs="Times New Roman"/>
          <w:i/>
          <w:iCs/>
        </w:rPr>
        <w:t xml:space="preserve">: </w:t>
      </w:r>
    </w:p>
    <w:p w14:paraId="6FF10D8C"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0B3E6CE9"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4E7004F1"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ACD930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E606D27"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09BC23A"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68EAA88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282A1C19" w14:textId="77777777" w:rsidR="00D66B11" w:rsidRDefault="00D66B11" w:rsidP="000B4D61">
      <w:pPr>
        <w:spacing w:line="480" w:lineRule="auto"/>
        <w:jc w:val="both"/>
        <w:rPr>
          <w:rFonts w:ascii="Times New Roman" w:eastAsia="Times New Roman" w:hAnsi="Times New Roman" w:cs="Times New Roman"/>
          <w:bCs/>
          <w:sz w:val="24"/>
          <w:szCs w:val="24"/>
        </w:rPr>
      </w:pPr>
    </w:p>
    <w:p w14:paraId="3701D52C" w14:textId="77777777" w:rsidR="009E5D46" w:rsidRPr="000B4D61" w:rsidRDefault="009E5D46" w:rsidP="000B4D61">
      <w:pPr>
        <w:spacing w:line="480" w:lineRule="auto"/>
        <w:jc w:val="both"/>
        <w:rPr>
          <w:rFonts w:ascii="Times New Roman" w:eastAsia="Times New Roman" w:hAnsi="Times New Roman" w:cs="Times New Roman"/>
          <w:bCs/>
          <w:sz w:val="24"/>
          <w:szCs w:val="24"/>
        </w:rPr>
      </w:pPr>
    </w:p>
    <w:p w14:paraId="38C71493" w14:textId="77777777" w:rsidR="00D66B11" w:rsidRDefault="00D66B11" w:rsidP="000B4D61">
      <w:pPr>
        <w:spacing w:line="480" w:lineRule="auto"/>
        <w:jc w:val="both"/>
        <w:rPr>
          <w:rFonts w:ascii="Times New Roman" w:eastAsia="Times New Roman" w:hAnsi="Times New Roman" w:cs="Times New Roman"/>
          <w:bCs/>
          <w:sz w:val="24"/>
          <w:szCs w:val="24"/>
        </w:rPr>
      </w:pPr>
    </w:p>
    <w:p w14:paraId="2715FA3E" w14:textId="77777777" w:rsidR="00BE156C" w:rsidRPr="000B4D61" w:rsidRDefault="00BE156C" w:rsidP="000B4D61">
      <w:pPr>
        <w:spacing w:line="480" w:lineRule="auto"/>
        <w:jc w:val="both"/>
        <w:rPr>
          <w:rFonts w:ascii="Times New Roman" w:eastAsia="Times New Roman" w:hAnsi="Times New Roman" w:cs="Times New Roman"/>
          <w:bCs/>
          <w:sz w:val="24"/>
          <w:szCs w:val="24"/>
        </w:rPr>
      </w:pPr>
    </w:p>
    <w:p w14:paraId="7804D332" w14:textId="5CD14B5D" w:rsidR="0080007F" w:rsidRPr="000B4D61" w:rsidRDefault="00000000"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b/>
          <w:sz w:val="24"/>
          <w:szCs w:val="24"/>
        </w:rPr>
        <w:lastRenderedPageBreak/>
        <w:t>Abstract</w:t>
      </w:r>
    </w:p>
    <w:p w14:paraId="6C272763" w14:textId="379E7F69" w:rsidR="0080007F" w:rsidRPr="000B4D61" w:rsidRDefault="00B44AFD" w:rsidP="00BE156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Habitat</w:t>
      </w:r>
      <w:r w:rsidRPr="000B4D61">
        <w:rPr>
          <w:rFonts w:ascii="Times New Roman" w:eastAsia="Times New Roman" w:hAnsi="Times New Roman" w:cs="Times New Roman"/>
          <w:sz w:val="24"/>
          <w:szCs w:val="24"/>
        </w:rPr>
        <w:t xml:space="preserve"> subsidies, such as nutrients</w:t>
      </w:r>
      <w:r>
        <w:rPr>
          <w:rFonts w:ascii="Times New Roman" w:eastAsia="Times New Roman" w:hAnsi="Times New Roman" w:cs="Times New Roman"/>
          <w:sz w:val="24"/>
          <w:szCs w:val="24"/>
        </w:rPr>
        <w:t xml:space="preserve"> and </w:t>
      </w:r>
      <w:r w:rsidRPr="000B4D61">
        <w:rPr>
          <w:rFonts w:ascii="Times New Roman" w:eastAsia="Times New Roman" w:hAnsi="Times New Roman" w:cs="Times New Roman"/>
          <w:sz w:val="24"/>
          <w:szCs w:val="24"/>
        </w:rPr>
        <w:t xml:space="preserve">organic </w:t>
      </w:r>
      <w:r>
        <w:rPr>
          <w:rFonts w:ascii="Times New Roman" w:eastAsia="Times New Roman" w:hAnsi="Times New Roman" w:cs="Times New Roman"/>
          <w:sz w:val="24"/>
          <w:szCs w:val="24"/>
        </w:rPr>
        <w:t>materials,</w:t>
      </w:r>
      <w:r w:rsidRPr="000B4D61">
        <w:rPr>
          <w:rFonts w:ascii="Times New Roman" w:eastAsia="Times New Roman" w:hAnsi="Times New Roman" w:cs="Times New Roman"/>
          <w:sz w:val="24"/>
          <w:szCs w:val="24"/>
        </w:rPr>
        <w:t xml:space="preserve"> play a crucial role in shaping recipient ecosystems. Human activities, including species introductions and climate-driven range shifts, are altering the quantity and quality of these subsidies.</w:t>
      </w:r>
      <w:r w:rsidR="00A403CB">
        <w:rPr>
          <w:rFonts w:ascii="Times New Roman" w:eastAsia="Times New Roman" w:hAnsi="Times New Roman" w:cs="Times New Roman"/>
          <w:sz w:val="24"/>
          <w:szCs w:val="24"/>
        </w:rPr>
        <w:t xml:space="preserve"> For </w:t>
      </w:r>
      <w:r w:rsidR="009461C8">
        <w:rPr>
          <w:rFonts w:ascii="Times New Roman" w:eastAsia="Times New Roman" w:hAnsi="Times New Roman" w:cs="Times New Roman"/>
          <w:sz w:val="24"/>
          <w:szCs w:val="24"/>
        </w:rPr>
        <w:t>instance</w:t>
      </w:r>
      <w:r w:rsidR="00A403CB">
        <w:rPr>
          <w:rFonts w:ascii="Times New Roman" w:eastAsia="Times New Roman" w:hAnsi="Times New Roman" w:cs="Times New Roman"/>
          <w:sz w:val="24"/>
          <w:szCs w:val="24"/>
        </w:rPr>
        <w:t>, changes in</w:t>
      </w:r>
      <w:r w:rsidR="009461C8">
        <w:rPr>
          <w:rFonts w:ascii="Times New Roman" w:eastAsia="Times New Roman" w:hAnsi="Times New Roman" w:cs="Times New Roman"/>
          <w:sz w:val="24"/>
          <w:szCs w:val="24"/>
        </w:rPr>
        <w:t xml:space="preserve"> the composition of</w:t>
      </w:r>
      <w:r w:rsidR="00A403CB">
        <w:rPr>
          <w:rFonts w:ascii="Times New Roman" w:eastAsia="Times New Roman" w:hAnsi="Times New Roman" w:cs="Times New Roman"/>
          <w:sz w:val="24"/>
          <w:szCs w:val="24"/>
        </w:rPr>
        <w:t xml:space="preserve"> donor communities driven by biological invasions can </w:t>
      </w:r>
      <w:r w:rsidR="009461C8">
        <w:rPr>
          <w:rFonts w:ascii="Times New Roman" w:eastAsia="Times New Roman" w:hAnsi="Times New Roman" w:cs="Times New Roman"/>
          <w:sz w:val="24"/>
          <w:szCs w:val="24"/>
        </w:rPr>
        <w:t>affect</w:t>
      </w:r>
      <w:r w:rsidR="00A403CB">
        <w:rPr>
          <w:rFonts w:ascii="Times New Roman" w:eastAsia="Times New Roman" w:hAnsi="Times New Roman" w:cs="Times New Roman"/>
          <w:sz w:val="24"/>
          <w:szCs w:val="24"/>
        </w:rPr>
        <w:t xml:space="preserve"> detrital subsidies across ecotones. However, there is no clear consensus about the impac</w:t>
      </w:r>
      <w:r w:rsidR="0092457A">
        <w:rPr>
          <w:rFonts w:ascii="Times New Roman" w:eastAsia="Times New Roman" w:hAnsi="Times New Roman" w:cs="Times New Roman"/>
          <w:sz w:val="24"/>
          <w:szCs w:val="24"/>
        </w:rPr>
        <w:t xml:space="preserve">t of novel subsidies on </w:t>
      </w:r>
      <w:r w:rsidR="00C216FC">
        <w:rPr>
          <w:rFonts w:ascii="Times New Roman" w:eastAsia="Times New Roman" w:hAnsi="Times New Roman" w:cs="Times New Roman"/>
          <w:sz w:val="24"/>
          <w:szCs w:val="24"/>
        </w:rPr>
        <w:t xml:space="preserve">primary producers and consumers in recipient communities. </w:t>
      </w:r>
      <w:r w:rsidRPr="000B4D61">
        <w:rPr>
          <w:rFonts w:ascii="Times New Roman" w:eastAsia="Times New Roman" w:hAnsi="Times New Roman" w:cs="Times New Roman"/>
          <w:sz w:val="24"/>
          <w:szCs w:val="24"/>
        </w:rPr>
        <w:t xml:space="preserve">Here, we </w:t>
      </w:r>
      <w:r w:rsidR="009461C8">
        <w:rPr>
          <w:rFonts w:ascii="Times New Roman" w:eastAsia="Times New Roman" w:hAnsi="Times New Roman" w:cs="Times New Roman"/>
          <w:sz w:val="24"/>
          <w:szCs w:val="24"/>
        </w:rPr>
        <w:t>conducted</w:t>
      </w:r>
      <w:r w:rsidRPr="000B4D61">
        <w:rPr>
          <w:rFonts w:ascii="Times New Roman" w:eastAsia="Times New Roman" w:hAnsi="Times New Roman" w:cs="Times New Roman"/>
          <w:sz w:val="24"/>
          <w:szCs w:val="24"/>
        </w:rPr>
        <w:t xml:space="preserve"> lab feeding assays to assess the preference </w:t>
      </w:r>
      <w:r w:rsidR="00C216FC">
        <w:rPr>
          <w:rFonts w:ascii="Times New Roman" w:eastAsia="Times New Roman" w:hAnsi="Times New Roman" w:cs="Times New Roman"/>
          <w:sz w:val="24"/>
          <w:szCs w:val="24"/>
        </w:rPr>
        <w:t>and</w:t>
      </w:r>
      <w:r w:rsidRPr="000B4D61">
        <w:rPr>
          <w:rFonts w:ascii="Times New Roman" w:eastAsia="Times New Roman" w:hAnsi="Times New Roman" w:cs="Times New Roman"/>
          <w:sz w:val="24"/>
          <w:szCs w:val="24"/>
        </w:rPr>
        <w:t xml:space="preserve"> performance of rocky shore </w:t>
      </w:r>
      <w:r w:rsidR="00563D7D">
        <w:rPr>
          <w:rFonts w:ascii="Times New Roman" w:eastAsia="Times New Roman" w:hAnsi="Times New Roman" w:cs="Times New Roman"/>
          <w:sz w:val="24"/>
          <w:szCs w:val="24"/>
        </w:rPr>
        <w:t xml:space="preserve">wrack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 xml:space="preserve">when fed a </w:t>
      </w:r>
      <w:r w:rsidR="00C216FC">
        <w:rPr>
          <w:rFonts w:ascii="Times New Roman" w:eastAsia="Times New Roman" w:hAnsi="Times New Roman" w:cs="Times New Roman"/>
          <w:sz w:val="24"/>
          <w:szCs w:val="24"/>
        </w:rPr>
        <w:t>diet that includes</w:t>
      </w:r>
      <w:r w:rsidR="009461C8">
        <w:rPr>
          <w:rFonts w:ascii="Times New Roman" w:eastAsia="Times New Roman" w:hAnsi="Times New Roman" w:cs="Times New Roman"/>
          <w:sz w:val="24"/>
          <w:szCs w:val="24"/>
        </w:rPr>
        <w:t xml:space="preserve"> the</w:t>
      </w:r>
      <w:r w:rsidR="00C216FC">
        <w:rPr>
          <w:rFonts w:ascii="Times New Roman" w:eastAsia="Times New Roman" w:hAnsi="Times New Roman" w:cs="Times New Roman"/>
          <w:sz w:val="24"/>
          <w:szCs w:val="24"/>
        </w:rPr>
        <w:t xml:space="preserve"> invasive devilweed</w:t>
      </w:r>
      <w:r w:rsidR="00633FF1">
        <w:rPr>
          <w:rFonts w:ascii="Times New Roman" w:eastAsia="Times New Roman" w:hAnsi="Times New Roman" w:cs="Times New Roman"/>
          <w:sz w:val="24"/>
          <w:szCs w:val="24"/>
        </w:rPr>
        <w:t xml:space="preserve"> (</w:t>
      </w:r>
      <w:r w:rsidR="00633FF1" w:rsidRPr="00633FF1">
        <w:rPr>
          <w:rFonts w:ascii="Times New Roman" w:eastAsia="Times New Roman" w:hAnsi="Times New Roman" w:cs="Times New Roman"/>
          <w:i/>
          <w:iCs/>
          <w:sz w:val="24"/>
          <w:szCs w:val="24"/>
        </w:rPr>
        <w:t xml:space="preserve">Sargassum </w:t>
      </w:r>
      <w:proofErr w:type="spellStart"/>
      <w:r w:rsidR="00633FF1" w:rsidRPr="00633FF1">
        <w:rPr>
          <w:rFonts w:ascii="Times New Roman" w:eastAsia="Times New Roman" w:hAnsi="Times New Roman" w:cs="Times New Roman"/>
          <w:i/>
          <w:iCs/>
          <w:sz w:val="24"/>
          <w:szCs w:val="24"/>
        </w:rPr>
        <w:t>horneri</w:t>
      </w:r>
      <w:proofErr w:type="spellEnd"/>
      <w:r w:rsidR="00633FF1">
        <w:rPr>
          <w:rFonts w:ascii="Times New Roman" w:eastAsia="Times New Roman" w:hAnsi="Times New Roman" w:cs="Times New Roman"/>
          <w:sz w:val="24"/>
          <w:szCs w:val="24"/>
        </w:rPr>
        <w:t>)</w:t>
      </w:r>
      <w:r w:rsidR="009461C8">
        <w:rPr>
          <w:rFonts w:ascii="Times New Roman" w:eastAsia="Times New Roman" w:hAnsi="Times New Roman" w:cs="Times New Roman"/>
          <w:sz w:val="24"/>
          <w:szCs w:val="24"/>
        </w:rPr>
        <w:t xml:space="preserve">. Additionally, we examined the </w:t>
      </w:r>
      <w:r w:rsidR="00C216FC">
        <w:rPr>
          <w:rFonts w:ascii="Times New Roman" w:eastAsia="Times New Roman" w:hAnsi="Times New Roman" w:cs="Times New Roman"/>
          <w:sz w:val="24"/>
          <w:szCs w:val="24"/>
        </w:rPr>
        <w:t xml:space="preserve">potential impacts this invasive may have on </w:t>
      </w:r>
      <w:r w:rsidRPr="000B4D61">
        <w:rPr>
          <w:rFonts w:ascii="Times New Roman" w:eastAsia="Times New Roman" w:hAnsi="Times New Roman" w:cs="Times New Roman"/>
          <w:sz w:val="24"/>
          <w:szCs w:val="24"/>
        </w:rPr>
        <w:t xml:space="preserve">native benthic seaweeds. </w:t>
      </w:r>
      <w:r w:rsidR="009461C8">
        <w:rPr>
          <w:rFonts w:ascii="Times New Roman" w:eastAsia="Times New Roman" w:hAnsi="Times New Roman" w:cs="Times New Roman"/>
          <w:sz w:val="24"/>
          <w:szCs w:val="24"/>
        </w:rPr>
        <w:t>We fed two species of gastropods</w:t>
      </w:r>
      <w:r w:rsidR="00242EAF">
        <w:rPr>
          <w:rFonts w:ascii="Times New Roman" w:eastAsia="Times New Roman" w:hAnsi="Times New Roman" w:cs="Times New Roman"/>
          <w:sz w:val="24"/>
          <w:szCs w:val="24"/>
        </w:rPr>
        <w:t xml:space="preserve"> a diet </w:t>
      </w:r>
      <w:r w:rsidR="009461C8">
        <w:rPr>
          <w:rFonts w:ascii="Times New Roman" w:eastAsia="Times New Roman" w:hAnsi="Times New Roman" w:cs="Times New Roman"/>
          <w:sz w:val="24"/>
          <w:szCs w:val="24"/>
        </w:rPr>
        <w:t xml:space="preserve">that included </w:t>
      </w:r>
      <w:r w:rsidR="00242EAF">
        <w:rPr>
          <w:rFonts w:ascii="Times New Roman" w:eastAsia="Times New Roman" w:hAnsi="Times New Roman" w:cs="Times New Roman"/>
          <w:sz w:val="24"/>
          <w:szCs w:val="24"/>
        </w:rPr>
        <w:t>kelp</w:t>
      </w:r>
      <w:r w:rsidR="00633FF1">
        <w:rPr>
          <w:rFonts w:ascii="Times New Roman" w:eastAsia="Times New Roman" w:hAnsi="Times New Roman" w:cs="Times New Roman"/>
          <w:sz w:val="24"/>
          <w:szCs w:val="24"/>
        </w:rPr>
        <w:t xml:space="preserve"> (</w:t>
      </w:r>
      <w:r w:rsidR="00633FF1">
        <w:rPr>
          <w:rFonts w:ascii="Times New Roman" w:eastAsia="Times New Roman" w:hAnsi="Times New Roman" w:cs="Times New Roman"/>
          <w:i/>
          <w:iCs/>
          <w:sz w:val="24"/>
          <w:szCs w:val="24"/>
        </w:rPr>
        <w:t xml:space="preserve">Macrocystis </w:t>
      </w:r>
      <w:proofErr w:type="spellStart"/>
      <w:r w:rsidR="00633FF1">
        <w:rPr>
          <w:rFonts w:ascii="Times New Roman" w:eastAsia="Times New Roman" w:hAnsi="Times New Roman" w:cs="Times New Roman"/>
          <w:i/>
          <w:iCs/>
          <w:sz w:val="24"/>
          <w:szCs w:val="24"/>
        </w:rPr>
        <w:t>pyrifera</w:t>
      </w:r>
      <w:proofErr w:type="spellEnd"/>
      <w:r w:rsidR="00633FF1">
        <w:rPr>
          <w:rFonts w:ascii="Times New Roman" w:eastAsia="Times New Roman" w:hAnsi="Times New Roman" w:cs="Times New Roman"/>
          <w:sz w:val="24"/>
          <w:szCs w:val="24"/>
        </w:rPr>
        <w:t>)</w:t>
      </w:r>
      <w:r w:rsidR="00242EAF">
        <w:rPr>
          <w:rFonts w:ascii="Times New Roman" w:eastAsia="Times New Roman" w:hAnsi="Times New Roman" w:cs="Times New Roman"/>
          <w:sz w:val="24"/>
          <w:szCs w:val="24"/>
        </w:rPr>
        <w:t>, devilweed, or a mix</w:t>
      </w:r>
      <w:r w:rsidR="009461C8">
        <w:rPr>
          <w:rFonts w:ascii="Times New Roman" w:eastAsia="Times New Roman" w:hAnsi="Times New Roman" w:cs="Times New Roman"/>
          <w:sz w:val="24"/>
          <w:szCs w:val="24"/>
        </w:rPr>
        <w:t xml:space="preserve"> of both</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 xml:space="preserve">and </w:t>
      </w:r>
      <w:r w:rsidR="009461C8">
        <w:rPr>
          <w:rFonts w:ascii="Times New Roman" w:eastAsia="Times New Roman" w:hAnsi="Times New Roman" w:cs="Times New Roman"/>
          <w:sz w:val="24"/>
          <w:szCs w:val="24"/>
        </w:rPr>
        <w:t>their</w:t>
      </w:r>
      <w:r w:rsidR="00242EAF">
        <w:rPr>
          <w:rFonts w:ascii="Times New Roman" w:eastAsia="Times New Roman" w:hAnsi="Times New Roman" w:cs="Times New Roman"/>
          <w:sz w:val="24"/>
          <w:szCs w:val="24"/>
        </w:rPr>
        <w:t xml:space="preserve"> growth and behavior </w:t>
      </w:r>
      <w:r w:rsidR="009461C8">
        <w:rPr>
          <w:rFonts w:ascii="Times New Roman" w:eastAsia="Times New Roman" w:hAnsi="Times New Roman" w:cs="Times New Roman"/>
          <w:sz w:val="24"/>
          <w:szCs w:val="24"/>
        </w:rPr>
        <w:t xml:space="preserve">were measured </w:t>
      </w:r>
      <w:r w:rsidR="00242EAF">
        <w:rPr>
          <w:rFonts w:ascii="Times New Roman" w:eastAsia="Times New Roman" w:hAnsi="Times New Roman" w:cs="Times New Roman"/>
          <w:sz w:val="24"/>
          <w:szCs w:val="24"/>
        </w:rPr>
        <w:t xml:space="preserve">after 42 days. </w:t>
      </w:r>
      <w:r w:rsidRPr="000B4D6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We found that</w:t>
      </w:r>
      <w:r w:rsidRPr="000B4D61">
        <w:rPr>
          <w:rFonts w:ascii="Times New Roman" w:eastAsia="Times New Roman" w:hAnsi="Times New Roman" w:cs="Times New Roman"/>
          <w:sz w:val="24"/>
          <w:szCs w:val="24"/>
        </w:rPr>
        <w:t xml:space="preserve"> </w:t>
      </w:r>
      <w:r w:rsidR="00C216FC">
        <w:rPr>
          <w:rFonts w:ascii="Times New Roman" w:eastAsia="Times New Roman" w:hAnsi="Times New Roman" w:cs="Times New Roman"/>
          <w:sz w:val="24"/>
          <w:szCs w:val="24"/>
        </w:rPr>
        <w:t>Red abalone</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Haliotis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rufescens</w:t>
      </w:r>
      <w:proofErr w:type="spellEnd"/>
      <w:r w:rsidR="00633FF1">
        <w:rPr>
          <w:rFonts w:ascii="Times New Roman" w:eastAsia="Times New Roman" w:hAnsi="Times New Roman" w:cs="Times New Roman"/>
          <w:sz w:val="24"/>
          <w:szCs w:val="24"/>
        </w:rPr>
        <w:t>)</w:t>
      </w:r>
      <w:r w:rsidR="00C216FC">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exhibited reduced growth on diets that included devilweed,</w:t>
      </w:r>
      <w:r w:rsidR="00242EAF">
        <w:rPr>
          <w:rFonts w:ascii="Times New Roman" w:eastAsia="Times New Roman" w:hAnsi="Times New Roman" w:cs="Times New Roman"/>
          <w:sz w:val="24"/>
          <w:szCs w:val="24"/>
        </w:rPr>
        <w:t xml:space="preserve"> while Black turban snails</w:t>
      </w:r>
      <w:r w:rsidR="00633FF1">
        <w:rPr>
          <w:rFonts w:ascii="Times New Roman" w:eastAsia="Times New Roman" w:hAnsi="Times New Roman" w:cs="Times New Roman"/>
          <w:sz w:val="24"/>
          <w:szCs w:val="24"/>
        </w:rPr>
        <w:t xml:space="preserve"> (</w:t>
      </w:r>
      <w:r w:rsidR="00633FF1">
        <w:rPr>
          <w:rFonts w:ascii="Times New Roman" w:eastAsia="Times New Roman" w:hAnsi="Times New Roman" w:cs="Times New Roman"/>
          <w:i/>
          <w:iCs/>
          <w:sz w:val="24"/>
          <w:szCs w:val="24"/>
        </w:rPr>
        <w:t xml:space="preserve">Tegula </w:t>
      </w:r>
      <w:proofErr w:type="spellStart"/>
      <w:r w:rsidR="00633FF1">
        <w:rPr>
          <w:rFonts w:ascii="Times New Roman" w:eastAsia="Times New Roman" w:hAnsi="Times New Roman" w:cs="Times New Roman"/>
          <w:i/>
          <w:iCs/>
          <w:sz w:val="24"/>
          <w:szCs w:val="24"/>
        </w:rPr>
        <w:t>funebralis</w:t>
      </w:r>
      <w:proofErr w:type="spellEnd"/>
      <w:r w:rsidR="00633FF1">
        <w:rPr>
          <w:rFonts w:ascii="Times New Roman" w:eastAsia="Times New Roman" w:hAnsi="Times New Roman" w:cs="Times New Roman"/>
          <w:sz w:val="24"/>
          <w:szCs w:val="24"/>
        </w:rPr>
        <w:t>)</w:t>
      </w:r>
      <w:r w:rsidR="00242EAF">
        <w:rPr>
          <w:rFonts w:ascii="Times New Roman" w:eastAsia="Times New Roman" w:hAnsi="Times New Roman" w:cs="Times New Roman"/>
          <w:sz w:val="24"/>
          <w:szCs w:val="24"/>
        </w:rPr>
        <w:t xml:space="preserve"> </w:t>
      </w:r>
      <w:r w:rsidR="009461C8">
        <w:rPr>
          <w:rFonts w:ascii="Times New Roman" w:eastAsia="Times New Roman" w:hAnsi="Times New Roman" w:cs="Times New Roman"/>
          <w:sz w:val="24"/>
          <w:szCs w:val="24"/>
        </w:rPr>
        <w:t xml:space="preserve">exhibited improved growth on devilweed and mixed diets. </w:t>
      </w:r>
      <w:r w:rsidR="00242EAF">
        <w:rPr>
          <w:rFonts w:ascii="Times New Roman" w:eastAsia="Times New Roman" w:hAnsi="Times New Roman" w:cs="Times New Roman"/>
          <w:sz w:val="24"/>
          <w:szCs w:val="24"/>
        </w:rPr>
        <w:t>Further, we found that diet</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gene</w:t>
      </w:r>
      <w:r w:rsidR="001A6620" w:rsidRPr="001A6620">
        <w:rPr>
          <w:noProof/>
        </w:rPr>
        <w:t xml:space="preserve"> </w:t>
      </w:r>
      <w:r w:rsidR="00242EAF">
        <w:rPr>
          <w:rFonts w:ascii="Times New Roman" w:eastAsia="Times New Roman" w:hAnsi="Times New Roman" w:cs="Times New Roman"/>
          <w:sz w:val="24"/>
          <w:szCs w:val="24"/>
        </w:rPr>
        <w:t>rally</w:t>
      </w:r>
      <w:r w:rsidR="00633FF1">
        <w:rPr>
          <w:rFonts w:ascii="Times New Roman" w:eastAsia="Times New Roman" w:hAnsi="Times New Roman" w:cs="Times New Roman"/>
          <w:sz w:val="24"/>
          <w:szCs w:val="24"/>
        </w:rPr>
        <w:t xml:space="preserve"> </w:t>
      </w:r>
      <w:r w:rsidR="00242EAF">
        <w:rPr>
          <w:rFonts w:ascii="Times New Roman" w:eastAsia="Times New Roman" w:hAnsi="Times New Roman" w:cs="Times New Roman"/>
          <w:sz w:val="24"/>
          <w:szCs w:val="24"/>
        </w:rPr>
        <w:t xml:space="preserve">increased </w:t>
      </w:r>
      <w:r w:rsidR="009461C8">
        <w:rPr>
          <w:rFonts w:ascii="Times New Roman" w:eastAsia="Times New Roman" w:hAnsi="Times New Roman" w:cs="Times New Roman"/>
          <w:sz w:val="24"/>
          <w:szCs w:val="24"/>
        </w:rPr>
        <w:t xml:space="preserve">the </w:t>
      </w:r>
      <w:r w:rsidR="007D01F6">
        <w:rPr>
          <w:rFonts w:ascii="Times New Roman" w:eastAsia="Times New Roman" w:hAnsi="Times New Roman" w:cs="Times New Roman"/>
          <w:sz w:val="24"/>
          <w:szCs w:val="24"/>
        </w:rPr>
        <w:t>self-</w:t>
      </w:r>
      <w:r w:rsidR="00242EAF">
        <w:rPr>
          <w:rFonts w:ascii="Times New Roman" w:eastAsia="Times New Roman" w:hAnsi="Times New Roman" w:cs="Times New Roman"/>
          <w:sz w:val="24"/>
          <w:szCs w:val="24"/>
        </w:rPr>
        <w:t>righting times of abalone</w:t>
      </w:r>
      <w:r w:rsidR="009461C8">
        <w:rPr>
          <w:rFonts w:ascii="Times New Roman" w:eastAsia="Times New Roman" w:hAnsi="Times New Roman" w:cs="Times New Roman"/>
          <w:sz w:val="24"/>
          <w:szCs w:val="24"/>
        </w:rPr>
        <w:t xml:space="preserve">, although statistical significance between treatments was not detected. </w:t>
      </w:r>
      <w:r w:rsidR="00242EAF">
        <w:rPr>
          <w:rFonts w:ascii="Times New Roman" w:eastAsia="Times New Roman" w:hAnsi="Times New Roman" w:cs="Times New Roman"/>
          <w:sz w:val="24"/>
          <w:szCs w:val="24"/>
        </w:rPr>
        <w:t xml:space="preserve">To determine preference between native and invasive seaweeds, we offered </w:t>
      </w:r>
      <w:r w:rsidRPr="000B4D61">
        <w:rPr>
          <w:rFonts w:ascii="Times New Roman" w:eastAsia="Times New Roman" w:hAnsi="Times New Roman" w:cs="Times New Roman"/>
          <w:sz w:val="24"/>
          <w:szCs w:val="24"/>
        </w:rPr>
        <w:t>Black abalone</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Haliotis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cracherodii</w:t>
      </w:r>
      <w:proofErr w:type="spellEnd"/>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Black turban snails, Striped shore crabs</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Pachygrapsus</w:t>
      </w:r>
      <w:proofErr w:type="spellEnd"/>
      <w:r w:rsidR="00633FF1">
        <w:rPr>
          <w:rFonts w:ascii="Times New Roman" w:eastAsia="Times New Roman" w:hAnsi="Times New Roman" w:cs="Times New Roman"/>
          <w:i/>
          <w:iCs/>
          <w:sz w:val="24"/>
          <w:szCs w:val="24"/>
        </w:rPr>
        <w:t xml:space="preserve"> crassipes</w:t>
      </w:r>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and Blue banded hermit crabs</w:t>
      </w:r>
      <w:r w:rsidR="00633FF1">
        <w:rPr>
          <w:rFonts w:ascii="Times New Roman" w:eastAsia="Times New Roman" w:hAnsi="Times New Roman" w:cs="Times New Roman"/>
          <w:sz w:val="24"/>
          <w:szCs w:val="24"/>
        </w:rPr>
        <w:t xml:space="preserve"> (</w:t>
      </w:r>
      <w:proofErr w:type="spellStart"/>
      <w:r w:rsidR="00633FF1">
        <w:rPr>
          <w:rFonts w:ascii="Times New Roman" w:eastAsia="Times New Roman" w:hAnsi="Times New Roman" w:cs="Times New Roman"/>
          <w:i/>
          <w:iCs/>
          <w:sz w:val="24"/>
          <w:szCs w:val="24"/>
        </w:rPr>
        <w:t>Pagurus</w:t>
      </w:r>
      <w:proofErr w:type="spellEnd"/>
      <w:r w:rsidR="00633FF1">
        <w:rPr>
          <w:rFonts w:ascii="Times New Roman" w:eastAsia="Times New Roman" w:hAnsi="Times New Roman" w:cs="Times New Roman"/>
          <w:i/>
          <w:iCs/>
          <w:sz w:val="24"/>
          <w:szCs w:val="24"/>
        </w:rPr>
        <w:t xml:space="preserve"> </w:t>
      </w:r>
      <w:proofErr w:type="spellStart"/>
      <w:r w:rsidR="00633FF1">
        <w:rPr>
          <w:rFonts w:ascii="Times New Roman" w:eastAsia="Times New Roman" w:hAnsi="Times New Roman" w:cs="Times New Roman"/>
          <w:i/>
          <w:iCs/>
          <w:sz w:val="24"/>
          <w:szCs w:val="24"/>
        </w:rPr>
        <w:t>samuelis</w:t>
      </w:r>
      <w:proofErr w:type="spellEnd"/>
      <w:r w:rsidR="00633FF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 choice between native kelp and invasive devilweed tissue. Food </w:t>
      </w:r>
      <w:r w:rsidR="00563D7D">
        <w:rPr>
          <w:rFonts w:ascii="Times New Roman" w:eastAsia="Times New Roman" w:hAnsi="Times New Roman" w:cs="Times New Roman"/>
          <w:sz w:val="24"/>
          <w:szCs w:val="24"/>
        </w:rPr>
        <w:t>preference</w:t>
      </w:r>
      <w:r w:rsidRPr="000B4D61">
        <w:rPr>
          <w:rFonts w:ascii="Times New Roman" w:eastAsia="Times New Roman" w:hAnsi="Times New Roman" w:cs="Times New Roman"/>
          <w:sz w:val="24"/>
          <w:szCs w:val="24"/>
        </w:rPr>
        <w:t xml:space="preserve"> was </w:t>
      </w:r>
      <w:r w:rsidR="00AD1A4E" w:rsidRPr="000B4D61">
        <w:rPr>
          <w:rFonts w:ascii="Times New Roman" w:eastAsia="Times New Roman" w:hAnsi="Times New Roman" w:cs="Times New Roman"/>
          <w:sz w:val="24"/>
          <w:szCs w:val="24"/>
        </w:rPr>
        <w:t>species</w:t>
      </w:r>
      <w:r w:rsidRPr="000B4D61">
        <w:rPr>
          <w:rFonts w:ascii="Times New Roman" w:eastAsia="Times New Roman" w:hAnsi="Times New Roman" w:cs="Times New Roman"/>
          <w:sz w:val="24"/>
          <w:szCs w:val="24"/>
        </w:rPr>
        <w:t>-specific</w:t>
      </w:r>
      <w:r w:rsidR="00563D7D">
        <w:rPr>
          <w:rFonts w:ascii="Times New Roman" w:eastAsia="Times New Roman" w:hAnsi="Times New Roman" w:cs="Times New Roman"/>
          <w:sz w:val="24"/>
          <w:szCs w:val="24"/>
        </w:rPr>
        <w:t>.</w:t>
      </w:r>
      <w:r w:rsidR="00AC4B92" w:rsidRPr="000B4D61">
        <w:rPr>
          <w:rFonts w:ascii="Times New Roman" w:eastAsia="Times New Roman" w:hAnsi="Times New Roman" w:cs="Times New Roman"/>
          <w:sz w:val="24"/>
          <w:szCs w:val="24"/>
        </w:rPr>
        <w:t xml:space="preserve"> </w:t>
      </w:r>
      <w:r w:rsidR="00563D7D">
        <w:rPr>
          <w:rFonts w:ascii="Times New Roman" w:eastAsia="Times New Roman" w:hAnsi="Times New Roman" w:cs="Times New Roman"/>
          <w:sz w:val="24"/>
          <w:szCs w:val="24"/>
        </w:rPr>
        <w:t>Some consumers favored</w:t>
      </w:r>
      <w:r w:rsidR="00AC4B92" w:rsidRPr="000B4D61">
        <w:rPr>
          <w:rFonts w:ascii="Times New Roman" w:eastAsia="Times New Roman" w:hAnsi="Times New Roman" w:cs="Times New Roman"/>
          <w:sz w:val="24"/>
          <w:szCs w:val="24"/>
        </w:rPr>
        <w:t xml:space="preserve"> kelp (</w:t>
      </w:r>
      <w:r w:rsidRPr="000B4D61">
        <w:rPr>
          <w:rFonts w:ascii="Times New Roman" w:eastAsia="Times New Roman" w:hAnsi="Times New Roman" w:cs="Times New Roman"/>
          <w:sz w:val="24"/>
          <w:szCs w:val="24"/>
        </w:rPr>
        <w:t xml:space="preserve">abalone and </w:t>
      </w:r>
      <w:r w:rsidR="00AC4B92" w:rsidRPr="000B4D61">
        <w:rPr>
          <w:rFonts w:ascii="Times New Roman" w:eastAsia="Times New Roman" w:hAnsi="Times New Roman" w:cs="Times New Roman"/>
          <w:sz w:val="24"/>
          <w:szCs w:val="24"/>
        </w:rPr>
        <w:t xml:space="preserve">turban </w:t>
      </w:r>
      <w:r w:rsidRPr="000B4D61">
        <w:rPr>
          <w:rFonts w:ascii="Times New Roman" w:eastAsia="Times New Roman" w:hAnsi="Times New Roman" w:cs="Times New Roman"/>
          <w:sz w:val="24"/>
          <w:szCs w:val="24"/>
        </w:rPr>
        <w:t>snails</w:t>
      </w:r>
      <w:r w:rsidR="00AC4B92" w:rsidRPr="000B4D61">
        <w:rPr>
          <w:rFonts w:ascii="Times New Roman" w:eastAsia="Times New Roman" w:hAnsi="Times New Roman" w:cs="Times New Roman"/>
          <w:sz w:val="24"/>
          <w:szCs w:val="24"/>
        </w:rPr>
        <w:t xml:space="preserve">), one </w:t>
      </w:r>
      <w:r w:rsidR="006E5765" w:rsidRPr="000B4D61">
        <w:rPr>
          <w:rFonts w:ascii="Times New Roman" w:eastAsia="Times New Roman" w:hAnsi="Times New Roman" w:cs="Times New Roman"/>
          <w:sz w:val="24"/>
          <w:szCs w:val="24"/>
        </w:rPr>
        <w:t>consumer</w:t>
      </w:r>
      <w:r w:rsidR="00AC4B92" w:rsidRPr="000B4D61">
        <w:rPr>
          <w:rFonts w:ascii="Times New Roman" w:eastAsia="Times New Roman" w:hAnsi="Times New Roman" w:cs="Times New Roman"/>
          <w:sz w:val="24"/>
          <w:szCs w:val="24"/>
        </w:rPr>
        <w:t xml:space="preserve"> </w:t>
      </w:r>
      <w:r w:rsidR="00563D7D">
        <w:rPr>
          <w:rFonts w:ascii="Times New Roman" w:eastAsia="Times New Roman" w:hAnsi="Times New Roman" w:cs="Times New Roman"/>
          <w:sz w:val="24"/>
          <w:szCs w:val="24"/>
        </w:rPr>
        <w:t>favored</w:t>
      </w:r>
      <w:r w:rsidR="00AC4B92" w:rsidRPr="000B4D61">
        <w:rPr>
          <w:rFonts w:ascii="Times New Roman" w:eastAsia="Times New Roman" w:hAnsi="Times New Roman" w:cs="Times New Roman"/>
          <w:sz w:val="24"/>
          <w:szCs w:val="24"/>
        </w:rPr>
        <w:t xml:space="preserve"> devilweed (hermit crabs), and one </w:t>
      </w:r>
      <w:r w:rsidR="006E5765" w:rsidRPr="000B4D61">
        <w:rPr>
          <w:rFonts w:ascii="Times New Roman" w:eastAsia="Times New Roman" w:hAnsi="Times New Roman" w:cs="Times New Roman"/>
          <w:sz w:val="24"/>
          <w:szCs w:val="24"/>
        </w:rPr>
        <w:t>consumer</w:t>
      </w:r>
      <w:r w:rsidR="00AC4B92" w:rsidRPr="000B4D61">
        <w:rPr>
          <w:rFonts w:ascii="Times New Roman" w:eastAsia="Times New Roman" w:hAnsi="Times New Roman" w:cs="Times New Roman"/>
          <w:sz w:val="24"/>
          <w:szCs w:val="24"/>
        </w:rPr>
        <w:t xml:space="preserve"> displaying no preference (shore crabs</w:t>
      </w:r>
      <w:r w:rsidR="004A35FC">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Finally, we </w:t>
      </w:r>
      <w:r w:rsidR="00563D7D">
        <w:rPr>
          <w:rFonts w:ascii="Times New Roman" w:eastAsia="Times New Roman" w:hAnsi="Times New Roman" w:cs="Times New Roman"/>
          <w:sz w:val="24"/>
          <w:szCs w:val="24"/>
        </w:rPr>
        <w:t>conducted</w:t>
      </w:r>
      <w:r w:rsidRPr="000B4D61">
        <w:rPr>
          <w:rFonts w:ascii="Times New Roman" w:eastAsia="Times New Roman" w:hAnsi="Times New Roman" w:cs="Times New Roman"/>
          <w:sz w:val="24"/>
          <w:szCs w:val="24"/>
        </w:rPr>
        <w:t xml:space="preserve"> a cafeteria-style choice </w:t>
      </w:r>
      <w:r w:rsidR="00563D7D">
        <w:rPr>
          <w:rFonts w:ascii="Times New Roman" w:eastAsia="Times New Roman" w:hAnsi="Times New Roman" w:cs="Times New Roman"/>
          <w:sz w:val="24"/>
          <w:szCs w:val="24"/>
        </w:rPr>
        <w:t xml:space="preserve">assay where an assemblage of these consumers was given </w:t>
      </w:r>
      <w:r w:rsidRPr="000B4D61">
        <w:rPr>
          <w:rFonts w:ascii="Times New Roman" w:eastAsia="Times New Roman" w:hAnsi="Times New Roman" w:cs="Times New Roman"/>
          <w:sz w:val="24"/>
          <w:szCs w:val="24"/>
        </w:rPr>
        <w:t>agar-based foods made from Sea lettuce (</w:t>
      </w:r>
      <w:r w:rsidRPr="000B4D61">
        <w:rPr>
          <w:rFonts w:ascii="Times New Roman" w:eastAsia="Times New Roman" w:hAnsi="Times New Roman" w:cs="Times New Roman"/>
          <w:i/>
          <w:sz w:val="24"/>
          <w:szCs w:val="24"/>
        </w:rPr>
        <w:t>Ulva spp.</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brown rockweed (</w:t>
      </w:r>
      <w:proofErr w:type="spellStart"/>
      <w:r w:rsidRPr="000B4D61">
        <w:rPr>
          <w:rFonts w:ascii="Times New Roman" w:eastAsia="Times New Roman" w:hAnsi="Times New Roman" w:cs="Times New Roman"/>
          <w:i/>
          <w:sz w:val="24"/>
          <w:szCs w:val="24"/>
        </w:rPr>
        <w:t>Silvetia</w:t>
      </w:r>
      <w:proofErr w:type="spellEnd"/>
      <w:r w:rsidRPr="000B4D61">
        <w:rPr>
          <w:rFonts w:ascii="Times New Roman" w:eastAsia="Times New Roman" w:hAnsi="Times New Roman" w:cs="Times New Roman"/>
          <w:i/>
          <w:sz w:val="24"/>
          <w:szCs w:val="24"/>
        </w:rPr>
        <w:t xml:space="preserve"> compressa</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and</w:t>
      </w:r>
      <w:r w:rsidR="00845039">
        <w:rPr>
          <w:rFonts w:ascii="Times New Roman" w:eastAsia="Times New Roman" w:hAnsi="Times New Roman" w:cs="Times New Roman"/>
          <w:sz w:val="24"/>
          <w:szCs w:val="24"/>
        </w:rPr>
        <w:t xml:space="preserve"> a red seaweed </w:t>
      </w:r>
      <w:r w:rsidRPr="000B4D61">
        <w:rPr>
          <w:rFonts w:ascii="Times New Roman" w:eastAsia="Times New Roman" w:hAnsi="Times New Roman" w:cs="Times New Roman"/>
          <w:sz w:val="24"/>
          <w:szCs w:val="24"/>
        </w:rPr>
        <w:t>(</w:t>
      </w:r>
      <w:proofErr w:type="spellStart"/>
      <w:r w:rsidRPr="000B4D61">
        <w:rPr>
          <w:rFonts w:ascii="Times New Roman" w:eastAsia="Times New Roman" w:hAnsi="Times New Roman" w:cs="Times New Roman"/>
          <w:i/>
          <w:sz w:val="24"/>
          <w:szCs w:val="24"/>
        </w:rPr>
        <w:t>Centroceras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clavulatum</w:t>
      </w:r>
      <w:proofErr w:type="spellEnd"/>
      <w:r w:rsidRPr="000B4D61">
        <w:rPr>
          <w:rFonts w:ascii="Times New Roman" w:eastAsia="Times New Roman" w:hAnsi="Times New Roman" w:cs="Times New Roman"/>
          <w:sz w:val="24"/>
          <w:szCs w:val="24"/>
        </w:rPr>
        <w:t xml:space="preserve">) with either </w:t>
      </w:r>
      <w:r w:rsidRPr="000B4D61">
        <w:rPr>
          <w:rFonts w:ascii="Times New Roman" w:eastAsia="Times New Roman" w:hAnsi="Times New Roman" w:cs="Times New Roman"/>
          <w:sz w:val="24"/>
          <w:szCs w:val="24"/>
        </w:rPr>
        <w:lastRenderedPageBreak/>
        <w:t>kelp or devilweed</w:t>
      </w:r>
      <w:r w:rsidR="004A35FC">
        <w:rPr>
          <w:rFonts w:ascii="Times New Roman" w:eastAsia="Times New Roman" w:hAnsi="Times New Roman" w:cs="Times New Roman"/>
          <w:sz w:val="24"/>
          <w:szCs w:val="24"/>
        </w:rPr>
        <w:t xml:space="preserve"> (i.e.</w:t>
      </w:r>
      <w:r w:rsidRPr="000B4D61">
        <w:rPr>
          <w:rFonts w:ascii="Times New Roman" w:eastAsia="Times New Roman" w:hAnsi="Times New Roman" w:cs="Times New Roman"/>
          <w:sz w:val="24"/>
          <w:szCs w:val="24"/>
        </w:rPr>
        <w:t>,</w:t>
      </w:r>
      <w:r w:rsidR="004A35FC">
        <w:rPr>
          <w:rFonts w:ascii="Times New Roman" w:eastAsia="Times New Roman" w:hAnsi="Times New Roman" w:cs="Times New Roman"/>
          <w:sz w:val="24"/>
          <w:szCs w:val="24"/>
        </w:rPr>
        <w:t xml:space="preserve"> native and invasive, respectively). </w:t>
      </w:r>
      <w:r w:rsidR="00563D7D">
        <w:rPr>
          <w:rFonts w:ascii="Times New Roman" w:eastAsia="Times New Roman" w:hAnsi="Times New Roman" w:cs="Times New Roman"/>
          <w:sz w:val="24"/>
          <w:szCs w:val="24"/>
        </w:rPr>
        <w:t>Although total</w:t>
      </w:r>
      <w:r w:rsidR="004A35FC">
        <w:rPr>
          <w:rFonts w:ascii="Times New Roman" w:eastAsia="Times New Roman" w:hAnsi="Times New Roman" w:cs="Times New Roman"/>
          <w:sz w:val="24"/>
          <w:szCs w:val="24"/>
        </w:rPr>
        <w:t xml:space="preserve"> consumption did not differ between </w:t>
      </w:r>
      <w:r w:rsidR="00633FF1">
        <w:rPr>
          <w:rFonts w:ascii="Times New Roman" w:eastAsia="Times New Roman" w:hAnsi="Times New Roman" w:cs="Times New Roman"/>
          <w:sz w:val="24"/>
          <w:szCs w:val="24"/>
        </w:rPr>
        <w:t>treatments,</w:t>
      </w:r>
      <w:r w:rsidR="004A35FC">
        <w:rPr>
          <w:rFonts w:ascii="Times New Roman" w:eastAsia="Times New Roman" w:hAnsi="Times New Roman" w:cs="Times New Roman"/>
          <w:sz w:val="24"/>
          <w:szCs w:val="24"/>
        </w:rPr>
        <w:t xml:space="preserve"> g</w:t>
      </w:r>
      <w:r w:rsidRPr="000B4D61">
        <w:rPr>
          <w:rFonts w:ascii="Times New Roman" w:eastAsia="Times New Roman" w:hAnsi="Times New Roman" w:cs="Times New Roman"/>
          <w:sz w:val="24"/>
          <w:szCs w:val="24"/>
        </w:rPr>
        <w:t>razing shifted onto familiar native benthic seaweeds, specifically</w:t>
      </w:r>
      <w:r w:rsidR="00563D7D">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brown rockweed</w:t>
      </w:r>
      <w:r w:rsidR="00563D7D">
        <w:rPr>
          <w:rFonts w:ascii="Times New Roman" w:eastAsia="Times New Roman" w:hAnsi="Times New Roman" w:cs="Times New Roman"/>
          <w:sz w:val="24"/>
          <w:szCs w:val="24"/>
        </w:rPr>
        <w:t>,</w:t>
      </w:r>
      <w:r w:rsidR="004A35FC">
        <w:rPr>
          <w:rFonts w:ascii="Times New Roman" w:eastAsia="Times New Roman" w:hAnsi="Times New Roman" w:cs="Times New Roman"/>
          <w:sz w:val="24"/>
          <w:szCs w:val="24"/>
        </w:rPr>
        <w:t xml:space="preserve"> when offered with invasive devilweed. </w:t>
      </w:r>
      <w:r w:rsidR="00563D7D">
        <w:rPr>
          <w:rFonts w:ascii="Times New Roman" w:eastAsia="Times New Roman" w:hAnsi="Times New Roman" w:cs="Times New Roman"/>
          <w:sz w:val="24"/>
          <w:szCs w:val="24"/>
        </w:rPr>
        <w:t>Overall, o</w:t>
      </w:r>
      <w:r w:rsidRPr="000B4D61">
        <w:rPr>
          <w:rFonts w:ascii="Times New Roman" w:eastAsia="Times New Roman" w:hAnsi="Times New Roman" w:cs="Times New Roman"/>
          <w:sz w:val="24"/>
          <w:szCs w:val="24"/>
        </w:rPr>
        <w:t xml:space="preserve">ur findings suggest that changes in </w:t>
      </w:r>
      <w:r w:rsidR="00563D7D">
        <w:rPr>
          <w:rFonts w:ascii="Times New Roman" w:eastAsia="Times New Roman" w:hAnsi="Times New Roman" w:cs="Times New Roman"/>
          <w:sz w:val="24"/>
          <w:szCs w:val="24"/>
        </w:rPr>
        <w:t>wrack</w:t>
      </w:r>
      <w:r w:rsidRPr="000B4D61">
        <w:rPr>
          <w:rFonts w:ascii="Times New Roman" w:eastAsia="Times New Roman" w:hAnsi="Times New Roman" w:cs="Times New Roman"/>
          <w:sz w:val="24"/>
          <w:szCs w:val="24"/>
        </w:rPr>
        <w:t xml:space="preserve"> composition</w:t>
      </w:r>
      <w:r w:rsidR="009B7C87">
        <w:rPr>
          <w:rFonts w:ascii="Times New Roman" w:eastAsia="Times New Roman" w:hAnsi="Times New Roman" w:cs="Times New Roman"/>
          <w:sz w:val="24"/>
          <w:szCs w:val="24"/>
        </w:rPr>
        <w:t>, including the presence of devilweed,</w:t>
      </w:r>
      <w:r w:rsidRPr="000B4D61">
        <w:rPr>
          <w:rFonts w:ascii="Times New Roman" w:eastAsia="Times New Roman" w:hAnsi="Times New Roman" w:cs="Times New Roman"/>
          <w:sz w:val="24"/>
          <w:szCs w:val="24"/>
        </w:rPr>
        <w:t xml:space="preserve"> may disproportionally affect </w:t>
      </w:r>
      <w:r w:rsidR="009B7C87">
        <w:rPr>
          <w:rFonts w:ascii="Times New Roman" w:eastAsia="Times New Roman" w:hAnsi="Times New Roman" w:cs="Times New Roman"/>
          <w:sz w:val="24"/>
          <w:szCs w:val="24"/>
        </w:rPr>
        <w:t>certain</w:t>
      </w:r>
      <w:r w:rsidRPr="000B4D61">
        <w:rPr>
          <w:rFonts w:ascii="Times New Roman" w:eastAsia="Times New Roman" w:hAnsi="Times New Roman" w:cs="Times New Roman"/>
          <w:sz w:val="24"/>
          <w:szCs w:val="24"/>
        </w:rPr>
        <w:t xml:space="preserve">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and native seaweeds</w:t>
      </w:r>
      <w:r w:rsidR="009B7C87">
        <w:rPr>
          <w:rFonts w:ascii="Times New Roman" w:eastAsia="Times New Roman" w:hAnsi="Times New Roman" w:cs="Times New Roman"/>
          <w:sz w:val="24"/>
          <w:szCs w:val="24"/>
        </w:rPr>
        <w:t>. I</w:t>
      </w:r>
      <w:r w:rsidRPr="000B4D61">
        <w:rPr>
          <w:rFonts w:ascii="Times New Roman" w:eastAsia="Times New Roman" w:hAnsi="Times New Roman" w:cs="Times New Roman"/>
          <w:sz w:val="24"/>
          <w:szCs w:val="24"/>
        </w:rPr>
        <w:t xml:space="preserve">n our </w:t>
      </w:r>
      <w:r w:rsidR="009B7C87">
        <w:rPr>
          <w:rFonts w:ascii="Times New Roman" w:eastAsia="Times New Roman" w:hAnsi="Times New Roman" w:cs="Times New Roman"/>
          <w:sz w:val="24"/>
          <w:szCs w:val="24"/>
        </w:rPr>
        <w:t>study</w:t>
      </w:r>
      <w:r w:rsidRPr="000B4D61">
        <w:rPr>
          <w:rFonts w:ascii="Times New Roman" w:eastAsia="Times New Roman" w:hAnsi="Times New Roman" w:cs="Times New Roman"/>
          <w:sz w:val="24"/>
          <w:szCs w:val="24"/>
        </w:rPr>
        <w:t xml:space="preserve">, </w:t>
      </w:r>
      <w:r w:rsidR="001A6620">
        <w:rPr>
          <w:rFonts w:ascii="Times New Roman" w:eastAsia="Times New Roman" w:hAnsi="Times New Roman" w:cs="Times New Roman"/>
          <w:sz w:val="24"/>
          <w:szCs w:val="24"/>
        </w:rPr>
        <w:t>B</w:t>
      </w:r>
      <w:r w:rsidRPr="000B4D61">
        <w:rPr>
          <w:rFonts w:ascii="Times New Roman" w:eastAsia="Times New Roman" w:hAnsi="Times New Roman" w:cs="Times New Roman"/>
          <w:sz w:val="24"/>
          <w:szCs w:val="24"/>
        </w:rPr>
        <w:t>lack abalone</w:t>
      </w:r>
      <w:r w:rsidR="001A6620">
        <w:rPr>
          <w:rFonts w:ascii="Times New Roman" w:eastAsia="Times New Roman" w:hAnsi="Times New Roman" w:cs="Times New Roman"/>
          <w:sz w:val="24"/>
          <w:szCs w:val="24"/>
        </w:rPr>
        <w:t xml:space="preserve"> (</w:t>
      </w:r>
      <w:r w:rsidR="001A6620">
        <w:rPr>
          <w:rFonts w:ascii="Times New Roman" w:eastAsia="Times New Roman" w:hAnsi="Times New Roman" w:cs="Times New Roman"/>
          <w:i/>
          <w:iCs/>
          <w:sz w:val="24"/>
          <w:szCs w:val="24"/>
        </w:rPr>
        <w:t xml:space="preserve">H. </w:t>
      </w:r>
      <w:proofErr w:type="spellStart"/>
      <w:r w:rsidR="001A6620">
        <w:rPr>
          <w:rFonts w:ascii="Times New Roman" w:eastAsia="Times New Roman" w:hAnsi="Times New Roman" w:cs="Times New Roman"/>
          <w:i/>
          <w:iCs/>
          <w:sz w:val="24"/>
          <w:szCs w:val="24"/>
        </w:rPr>
        <w:t>cracherodii</w:t>
      </w:r>
      <w:proofErr w:type="spellEnd"/>
      <w:r w:rsidR="001A6620">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w:t>
      </w:r>
      <w:r w:rsidR="004A35FC">
        <w:rPr>
          <w:rFonts w:ascii="Times New Roman" w:eastAsia="Times New Roman" w:hAnsi="Times New Roman" w:cs="Times New Roman"/>
          <w:sz w:val="24"/>
          <w:szCs w:val="24"/>
        </w:rPr>
        <w:t xml:space="preserve"> brown rockweed</w:t>
      </w:r>
      <w:r w:rsidR="001A6620">
        <w:rPr>
          <w:rFonts w:ascii="Times New Roman" w:eastAsia="Times New Roman" w:hAnsi="Times New Roman" w:cs="Times New Roman"/>
          <w:sz w:val="24"/>
          <w:szCs w:val="24"/>
        </w:rPr>
        <w:t xml:space="preserve"> (</w:t>
      </w:r>
      <w:r w:rsidR="001A6620">
        <w:rPr>
          <w:rFonts w:ascii="Times New Roman" w:eastAsia="Times New Roman" w:hAnsi="Times New Roman" w:cs="Times New Roman"/>
          <w:i/>
          <w:iCs/>
          <w:sz w:val="24"/>
          <w:szCs w:val="24"/>
        </w:rPr>
        <w:t>S. compressa</w:t>
      </w:r>
      <w:r w:rsidR="001A6620">
        <w:rPr>
          <w:rFonts w:ascii="Times New Roman" w:eastAsia="Times New Roman" w:hAnsi="Times New Roman" w:cs="Times New Roman"/>
          <w:sz w:val="24"/>
          <w:szCs w:val="24"/>
        </w:rPr>
        <w:t>)</w:t>
      </w:r>
      <w:r w:rsidR="009B7C87">
        <w:rPr>
          <w:rFonts w:ascii="Times New Roman" w:eastAsia="Times New Roman" w:hAnsi="Times New Roman" w:cs="Times New Roman"/>
          <w:sz w:val="24"/>
          <w:szCs w:val="24"/>
        </w:rPr>
        <w:t>, t</w:t>
      </w:r>
      <w:r w:rsidRPr="000B4D61">
        <w:rPr>
          <w:rFonts w:ascii="Times New Roman" w:eastAsia="Times New Roman" w:hAnsi="Times New Roman" w:cs="Times New Roman"/>
          <w:sz w:val="24"/>
          <w:szCs w:val="24"/>
        </w:rPr>
        <w:t>wo organisms that have suffered precipitous declines and low recovery</w:t>
      </w:r>
      <w:r w:rsidR="009B7C87">
        <w:rPr>
          <w:rFonts w:ascii="Times New Roman" w:eastAsia="Times New Roman" w:hAnsi="Times New Roman" w:cs="Times New Roman"/>
          <w:sz w:val="24"/>
          <w:szCs w:val="24"/>
        </w:rPr>
        <w:t>, were particularly impacted.</w:t>
      </w:r>
    </w:p>
    <w:p w14:paraId="025B4F58" w14:textId="4CF7BAF8" w:rsidR="00D66B11" w:rsidRDefault="00D66B11" w:rsidP="000B4D61">
      <w:pPr>
        <w:spacing w:line="480" w:lineRule="auto"/>
        <w:jc w:val="both"/>
        <w:rPr>
          <w:rFonts w:ascii="Times New Roman" w:eastAsia="Times New Roman" w:hAnsi="Times New Roman" w:cs="Times New Roman"/>
          <w:bCs/>
          <w:i/>
          <w:iCs/>
          <w:sz w:val="24"/>
          <w:szCs w:val="24"/>
        </w:rPr>
      </w:pPr>
      <w:r w:rsidRPr="000B4D61">
        <w:rPr>
          <w:rFonts w:ascii="Times New Roman" w:eastAsia="Times New Roman" w:hAnsi="Times New Roman" w:cs="Times New Roman"/>
          <w:bCs/>
          <w:i/>
          <w:iCs/>
          <w:sz w:val="24"/>
          <w:szCs w:val="24"/>
        </w:rPr>
        <w:t xml:space="preserve">Keywords: </w:t>
      </w:r>
      <w:r w:rsidR="00BE156C">
        <w:rPr>
          <w:rFonts w:ascii="Times New Roman" w:eastAsia="Times New Roman" w:hAnsi="Times New Roman" w:cs="Times New Roman"/>
          <w:bCs/>
          <w:i/>
          <w:iCs/>
          <w:sz w:val="24"/>
          <w:szCs w:val="24"/>
        </w:rPr>
        <w:t>Habitat</w:t>
      </w:r>
      <w:r w:rsidR="00ED0B6E">
        <w:rPr>
          <w:rFonts w:ascii="Times New Roman" w:eastAsia="Times New Roman" w:hAnsi="Times New Roman" w:cs="Times New Roman"/>
          <w:bCs/>
          <w:i/>
          <w:iCs/>
          <w:sz w:val="24"/>
          <w:szCs w:val="24"/>
        </w:rPr>
        <w:t xml:space="preserve"> subsidies, </w:t>
      </w:r>
      <w:r w:rsidR="00BE156C">
        <w:rPr>
          <w:rFonts w:ascii="Times New Roman" w:eastAsia="Times New Roman" w:hAnsi="Times New Roman" w:cs="Times New Roman"/>
          <w:bCs/>
          <w:i/>
          <w:iCs/>
          <w:sz w:val="24"/>
          <w:szCs w:val="24"/>
        </w:rPr>
        <w:t>detritivores, donor-controlled system</w:t>
      </w:r>
    </w:p>
    <w:p w14:paraId="5D0F1684" w14:textId="77777777" w:rsidR="009B7C87" w:rsidRDefault="009B7C87" w:rsidP="000B4D61">
      <w:pPr>
        <w:spacing w:line="480" w:lineRule="auto"/>
        <w:jc w:val="both"/>
        <w:rPr>
          <w:rFonts w:ascii="Times New Roman" w:eastAsia="Times New Roman" w:hAnsi="Times New Roman" w:cs="Times New Roman"/>
          <w:bCs/>
          <w:i/>
          <w:iCs/>
          <w:sz w:val="24"/>
          <w:szCs w:val="24"/>
        </w:rPr>
      </w:pPr>
    </w:p>
    <w:p w14:paraId="48E0A93F"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D82763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3507C9ED"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6D734A8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793D3EC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6CCD7A5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AF4F2DE"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14940CE1"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2698BCF0"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0700AFB9"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4C605F28"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17307BD0"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22F0EB85"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3C4F96EC" w14:textId="77777777" w:rsidR="00BE156C" w:rsidRDefault="00BE156C" w:rsidP="000B4D61">
      <w:pPr>
        <w:spacing w:line="480" w:lineRule="auto"/>
        <w:jc w:val="both"/>
        <w:rPr>
          <w:rFonts w:ascii="Times New Roman" w:eastAsia="Times New Roman" w:hAnsi="Times New Roman" w:cs="Times New Roman"/>
          <w:bCs/>
          <w:i/>
          <w:iCs/>
          <w:sz w:val="24"/>
          <w:szCs w:val="24"/>
        </w:rPr>
      </w:pPr>
    </w:p>
    <w:p w14:paraId="0FFBCFD5" w14:textId="77777777" w:rsidR="00BE156C" w:rsidRPr="000B4D61" w:rsidRDefault="00BE156C" w:rsidP="000B4D61">
      <w:pPr>
        <w:spacing w:line="480" w:lineRule="auto"/>
        <w:jc w:val="both"/>
        <w:rPr>
          <w:rFonts w:ascii="Times New Roman" w:eastAsia="Times New Roman" w:hAnsi="Times New Roman" w:cs="Times New Roman"/>
          <w:bCs/>
          <w:i/>
          <w:iCs/>
          <w:sz w:val="24"/>
          <w:szCs w:val="24"/>
        </w:rPr>
      </w:pPr>
    </w:p>
    <w:p w14:paraId="72388F8F" w14:textId="3CE6829D" w:rsidR="0080007F" w:rsidRPr="000B4D61" w:rsidRDefault="00000000"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Introduction</w:t>
      </w:r>
    </w:p>
    <w:p w14:paraId="586EBEBE" w14:textId="7572D411" w:rsidR="00C51B71" w:rsidRPr="000B4D61" w:rsidRDefault="001A41F2"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Detrital food webs may better resist perturbations because of donor control and trophic diversity in recipient habitats</w:t>
      </w:r>
      <w:r w:rsidR="00C77F64" w:rsidRPr="000B4D61">
        <w:rPr>
          <w:rFonts w:ascii="Times New Roman" w:eastAsia="Times New Roman" w:hAnsi="Times New Roman" w:cs="Times New Roman"/>
          <w:sz w:val="24"/>
          <w:szCs w:val="24"/>
        </w:rPr>
        <w:t xml:space="preserve"> </w:t>
      </w:r>
      <w:r w:rsidR="00C77F64" w:rsidRPr="000B4D61">
        <w:rPr>
          <w:rFonts w:ascii="Times New Roman" w:eastAsia="Times New Roman" w:hAnsi="Times New Roman" w:cs="Times New Roman"/>
          <w:sz w:val="24"/>
          <w:szCs w:val="24"/>
        </w:rPr>
        <w:fldChar w:fldCharType="begin"/>
      </w:r>
      <w:r w:rsidR="00C77F64" w:rsidRPr="000B4D61">
        <w:rPr>
          <w:rFonts w:ascii="Times New Roman" w:eastAsia="Times New Roman" w:hAnsi="Times New Roman" w:cs="Times New Roman"/>
          <w:sz w:val="24"/>
          <w:szCs w:val="24"/>
        </w:rPr>
        <w:instrText xml:space="preserve"> ADDIN ZOTERO_ITEM CSL_CITATION {"citationID":"A2aVPH4z","properties":{"formattedCitation":"(Odum 1969)","plainCitation":"(Odum 1969)","noteIndex":0},"citationItems":[{"id":1105,"uris":["http://zotero.org/users/6486635/items/AJRRNJMQ"],"itemData":{"id":1105,"type":"article-journal","language":"en","source":"Zotero","title":"The Strategy of Ecosystem Development","author":[{"family":"Odum","given":""}],"issued":{"date-parts":[["1969"]]}}}],"schema":"https://github.com/citation-style-language/schema/raw/master/csl-citation.json"} </w:instrText>
      </w:r>
      <w:r w:rsidR="00C77F64" w:rsidRPr="000B4D61">
        <w:rPr>
          <w:rFonts w:ascii="Times New Roman" w:eastAsia="Times New Roman" w:hAnsi="Times New Roman" w:cs="Times New Roman"/>
          <w:sz w:val="24"/>
          <w:szCs w:val="24"/>
        </w:rPr>
        <w:fldChar w:fldCharType="separate"/>
      </w:r>
      <w:r w:rsidR="00C77F64" w:rsidRPr="000B4D61">
        <w:rPr>
          <w:rFonts w:ascii="Times New Roman" w:eastAsia="Times New Roman" w:hAnsi="Times New Roman" w:cs="Times New Roman"/>
          <w:noProof/>
          <w:sz w:val="24"/>
          <w:szCs w:val="24"/>
        </w:rPr>
        <w:t>(Odum 1969)</w:t>
      </w:r>
      <w:r w:rsidR="00C77F64" w:rsidRPr="000B4D61">
        <w:rPr>
          <w:rFonts w:ascii="Times New Roman" w:eastAsia="Times New Roman" w:hAnsi="Times New Roman" w:cs="Times New Roman"/>
          <w:sz w:val="24"/>
          <w:szCs w:val="24"/>
        </w:rPr>
        <w:fldChar w:fldCharType="end"/>
      </w:r>
      <w:r w:rsidR="00F2340F" w:rsidRPr="000B4D61">
        <w:rPr>
          <w:rFonts w:ascii="Times New Roman" w:eastAsia="Times New Roman" w:hAnsi="Times New Roman" w:cs="Times New Roman"/>
          <w:sz w:val="24"/>
          <w:szCs w:val="24"/>
        </w:rPr>
        <w:t xml:space="preserve">, </w:t>
      </w:r>
      <w:proofErr w:type="spellStart"/>
      <w:r w:rsidRPr="000B4D61">
        <w:rPr>
          <w:rFonts w:ascii="Times New Roman" w:eastAsia="Times New Roman" w:hAnsi="Times New Roman" w:cs="Times New Roman"/>
          <w:sz w:val="24"/>
          <w:szCs w:val="24"/>
        </w:rPr>
        <w:t>Neutel</w:t>
      </w:r>
      <w:proofErr w:type="spellEnd"/>
      <w:r w:rsidRPr="000B4D61">
        <w:rPr>
          <w:rFonts w:ascii="Times New Roman" w:eastAsia="Times New Roman" w:hAnsi="Times New Roman" w:cs="Times New Roman"/>
          <w:sz w:val="24"/>
          <w:szCs w:val="24"/>
        </w:rPr>
        <w:t xml:space="preserve"> et al. 1994). Compositional changes to donor ecosystems arising from species introductions and climate-mediated range shifts may lead to changes in detrital subsidies, and therefore destabilize recipient ecosystems. For example, changes in the species composition of donor systems may change the quantity and quality of detrital supply leading to consequences on recipient primary consumers (</w:t>
      </w:r>
      <w:r w:rsidR="006B3D1C" w:rsidRPr="000B4D61">
        <w:rPr>
          <w:rFonts w:ascii="Times New Roman" w:eastAsia="Times New Roman" w:hAnsi="Times New Roman" w:cs="Times New Roman"/>
          <w:sz w:val="24"/>
          <w:szCs w:val="24"/>
        </w:rPr>
        <w:t>i.e.,</w:t>
      </w:r>
      <w:r w:rsidRPr="000B4D61">
        <w:rPr>
          <w:rFonts w:ascii="Times New Roman" w:eastAsia="Times New Roman" w:hAnsi="Times New Roman" w:cs="Times New Roman"/>
          <w:sz w:val="24"/>
          <w:szCs w:val="24"/>
        </w:rPr>
        <w:t xml:space="preserve"> detritivores) and the species they interact with. Unfortunately, meta-analyses focused on the consequence of invasive plants disagree about the direction of these impacts – with one study reporting negative to neutral effects on detritivores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{"citationID":"R5OUtOHe","properties":{"formattedCitation":"(McCary et al. 2016)","plainCitation":"(McCary et al. 2016)","noteIndex":0},"citationItems":[{"id":1039,"uris":["http://zotero.org/users/6486635/items/ZPP4IMH5"],"itemData":{"id":1039,"type":"article-journal","abstract":"Although invasive plants are a major source of terrestrial ecosystem degradation worldwide, it remains unclear which trophic levels above the base of the food web are most vulnerable to plant invasions. We performed a meta-analysis of 38 independent studies from 32 papers to examine how invasive plants alter major groupings of primary and secondary consumers in three globally distributed ecosystems: wetlands, woodlands and grasslands. Within each ecosystem we examined if green (grazing) food webs are more sensitive to plant invasions compared to brown (detrital) food webs. Invasive plants have strong negative effects on primary consumers (detritivores, bacterivores, fungivores, and/or herbivores) in woodlands and wetlands, which become less abundant in both green and brown food webs in woodlands and green webs in wetlands. Plant invasions increased abundances of secondary consumers (predators and/or parasitoids) only in woodland brown food webs and green webs in wetlands. Effects of invasive plants on grazing and detrital food webs clearly differed between ecosystems. Overall, invasive plants had the most pronounced effects on the trophic structure of wetlands and woodlands, but caused no detectable changes to grassland trophic structure.","container-title":"Ecology Letters","DOI":"10.1111/ele.12562","ISSN":"1461023X","issue":"3","journalAbbreviation":"Ecol Lett","language":"en","page":"328-335","source":"DOI.org (Crossref)","title":"Invasive plants have different effects on trophic structure of green and brown food webs in terrestrial ecosystems: a meta-analysis","title-short":"Invasive plants have different effects on trophic structure of green and brown food webs in terrestrial ecosystems","volume":"19","author":[{"family":"McCary","given":"Matthew A."},{"family":"Mores","given":"Robin"},{"family":"Farfan","given":"Monica A."},{"family":"Wise","given":"David H."}],"editor":[{"family":"Gurevitch","given":"Jessica"}],"issued":{"date-parts":[["2016",3]]}}}],"schema":"https://github.com/citation-style-language/schema/raw/master/csl-citation.json"}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(McCary et al. 2016)</w:t>
      </w:r>
      <w:r w:rsidR="00F2340F"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and another reporting positive effects on detritivores</w:t>
      </w:r>
      <w:r w:rsidR="00D66B11"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{"citationID":"vfLqGz3B","properties":{"formattedCitation":"(Zhang et al. 2019)","plainCitation":"(Zhang et al. 2019)","noteIndex":0},"citationItems":[{"id":1038,"uris":["http://zotero.org/users/6486635/items/WEWQLAFL"],"itemData":{"id":1038,"type":"article-journal","abstract":"Invasive plants affect soil biota through litter and rhizosphere inputs, but the direction and magnitude of these effects are variable. We conducted a meta-analysis to examine the different effects of litter and rhizosphere of invasive plants on soil communities and nutrient cycling. Our results showed that invasive plants increased bacterial biomass by 16%, detritivore abundance by 119% and microbivore abundance by 89% through litter pathway. In the rhizosphere, invasive plants reduced bacterial biomass by 12%, herbivore abundance by 55% and predator abundance by 52%, but increased AM fungal biomass by 36%. Moreover, CO2 efﬂux, N mineralisation rate and enzyme activities were all higher in invasive than native rhizosphere soils. These ﬁndings indicate that invasive plants may support more decomposers that in turn stimulate nutrient release via litter effect, and enhance nutrient uptake by reducing root grazing but forming more symbioses in the rhizosphere. Thus, we hypothesise that litter- and root-based loops are probably linked to generate positive feedback of invaders on soil systems through stimulating nutrient cycling, consequently facilitating plant invasion. Our ﬁndings from limited cases with diverse contexts suggest that more studies are needed to differentiate litter and rhizosphere effects within single systems to better understand invasive plant-soil interactions.","container-title":"Ecology Letters","DOI":"10.1111/ele.13181","ISSN":"1461-023X, 1461-0248","issue":"1","journalAbbreviation":"Ecol Lett","language":"en","page":"200-210","source":"DOI.org (Crossref)","title":"Invasive plants differentially affect soil biota through litter and rhizosphere pathways: a meta‐analysis","title-short":"Invasive plants differentially affect soil biota through litter and rhizosphere pathways","volume":"22","author":[{"family":"Zhang","given":"Pei"},{"family":"Li","given":"Bo"},{"family":"Wu","given":"Jihua"},{"family":"Hu","given":"Shuijin"}],"editor":[{"family":"Seabloom","given":"Eric"}],"issued":{"date-parts":[["2019",1]]}}}],"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(Zhang et al. 2019)</w:t>
      </w:r>
      <w:r w:rsidR="00F2340F"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w:t>
      </w:r>
      <w:r w:rsidR="006B3D1C" w:rsidRPr="000B4D61">
        <w:rPr>
          <w:rFonts w:ascii="Times New Roman" w:eastAsia="Times New Roman" w:hAnsi="Times New Roman" w:cs="Times New Roman"/>
          <w:sz w:val="24"/>
          <w:szCs w:val="24"/>
        </w:rPr>
        <w:t>Further</w:t>
      </w:r>
      <w:r w:rsidR="00A557A2" w:rsidRPr="000B4D61">
        <w:rPr>
          <w:rFonts w:ascii="Times New Roman" w:eastAsia="Times New Roman" w:hAnsi="Times New Roman" w:cs="Times New Roman"/>
          <w:sz w:val="24"/>
          <w:szCs w:val="24"/>
        </w:rPr>
        <w:t>more</w:t>
      </w:r>
      <w:r w:rsidR="006B3D1C" w:rsidRPr="000B4D61">
        <w:rPr>
          <w:rFonts w:ascii="Times New Roman" w:eastAsia="Times New Roman" w:hAnsi="Times New Roman" w:cs="Times New Roman"/>
          <w:sz w:val="24"/>
          <w:szCs w:val="24"/>
        </w:rPr>
        <w:t>, ecological theory (e.g., Home Field Advantage</w:t>
      </w:r>
      <w:r w:rsidR="006066F4" w:rsidRPr="000B4D61">
        <w:rPr>
          <w:rFonts w:ascii="Times New Roman" w:eastAsia="Times New Roman" w:hAnsi="Times New Roman" w:cs="Times New Roman"/>
          <w:sz w:val="24"/>
          <w:szCs w:val="24"/>
        </w:rPr>
        <w:t xml:space="preserve"> Hypothesis</w:t>
      </w:r>
      <w:r w:rsidR="00A557A2" w:rsidRPr="000B4D61">
        <w:rPr>
          <w:rFonts w:ascii="Times New Roman" w:eastAsia="Times New Roman" w:hAnsi="Times New Roman" w:cs="Times New Roman"/>
          <w:sz w:val="24"/>
          <w:szCs w:val="24"/>
        </w:rPr>
        <w:t>;</w:t>
      </w:r>
      <w:r w:rsidR="006B3D1C" w:rsidRPr="000B4D61">
        <w:rPr>
          <w:rFonts w:ascii="Times New Roman" w:eastAsia="Times New Roman" w:hAnsi="Times New Roman" w:cs="Times New Roman"/>
          <w:sz w:val="24"/>
          <w:szCs w:val="24"/>
        </w:rPr>
        <w:t xml:space="preserve"> </w:t>
      </w:r>
      <w:r w:rsidR="006B3D1C" w:rsidRPr="000B4D61">
        <w:rPr>
          <w:rFonts w:ascii="Times New Roman" w:eastAsia="Times New Roman" w:hAnsi="Times New Roman" w:cs="Times New Roman"/>
          <w:sz w:val="24"/>
          <w:szCs w:val="24"/>
        </w:rPr>
        <w:fldChar w:fldCharType="begin"/>
      </w:r>
      <w:r w:rsidR="008D45AE" w:rsidRPr="000B4D61">
        <w:rPr>
          <w:rFonts w:ascii="Times New Roman" w:eastAsia="Times New Roman" w:hAnsi="Times New Roman" w:cs="Times New Roman"/>
          <w:sz w:val="24"/>
          <w:szCs w:val="24"/>
        </w:rPr>
        <w:instrText xml:space="preserve"> ADDIN ZOTERO_ITEM CSL_CITATION {"citationID":"JfJb9OgL","properties":{"formattedCitation":"(Gholz et al. 2000)","plainCitation":"(Gholz et al. 2000)","dontUpdate":true,"noteIndex":0},"citationItems":[{"id":101,"uris":["http://zotero.org/users/6486635/items/XII522TH"],"itemData":{"id":101,"type":"article-journal","abstract":"We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 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Biology","DOI":"10.1046/j.1365-2486.2000.00349.x","ISSN":"13541013","issue":"7","language":"en","page":"751-765","source":"DOI.org (Crossref)","title":"Long-term dynamics of pine and hardwood litter in contrasting environments: toward a global model of decomposition: LONG-TERM DECOMPOSITION","title-short":"Long-term dynamics of pine and hardwood litter in contrasting environments","volume":"6","author":[{"family":"Gholz","given":"Henry L."},{"family":"Wedin","given":"David A."},{"family":"Smitherman","given":"Stephen M."},{"family":"Harmon","given":"Mark E."},{"family":"Parton","given":"William J."}],"issued":{"date-parts":[["2000",10]]}}}],"schema":"https://github.com/citation-style-language/schema/raw/master/csl-citation.json"} </w:instrText>
      </w:r>
      <w:r w:rsidR="006B3D1C" w:rsidRPr="000B4D61">
        <w:rPr>
          <w:rFonts w:ascii="Times New Roman" w:eastAsia="Times New Roman" w:hAnsi="Times New Roman" w:cs="Times New Roman"/>
          <w:sz w:val="24"/>
          <w:szCs w:val="24"/>
        </w:rPr>
        <w:fldChar w:fldCharType="separate"/>
      </w:r>
      <w:r w:rsidR="006B3D1C" w:rsidRPr="000B4D61">
        <w:rPr>
          <w:rFonts w:ascii="Times New Roman" w:eastAsia="Times New Roman" w:hAnsi="Times New Roman" w:cs="Times New Roman"/>
          <w:noProof/>
          <w:sz w:val="24"/>
          <w:szCs w:val="24"/>
        </w:rPr>
        <w:t>Gholz et al. 2000)</w:t>
      </w:r>
      <w:r w:rsidR="006B3D1C" w:rsidRPr="000B4D61">
        <w:rPr>
          <w:rFonts w:ascii="Times New Roman" w:eastAsia="Times New Roman" w:hAnsi="Times New Roman" w:cs="Times New Roman"/>
          <w:sz w:val="24"/>
          <w:szCs w:val="24"/>
        </w:rPr>
        <w:fldChar w:fldCharType="end"/>
      </w:r>
      <w:r w:rsidR="00A557A2" w:rsidRPr="000B4D61">
        <w:rPr>
          <w:rFonts w:ascii="Times New Roman" w:eastAsia="Times New Roman" w:hAnsi="Times New Roman" w:cs="Times New Roman"/>
          <w:sz w:val="24"/>
          <w:szCs w:val="24"/>
        </w:rPr>
        <w:t xml:space="preserve"> </w:t>
      </w:r>
      <w:r w:rsidR="006066F4" w:rsidRPr="000B4D61">
        <w:rPr>
          <w:rFonts w:ascii="Times New Roman" w:eastAsia="Times New Roman" w:hAnsi="Times New Roman" w:cs="Times New Roman"/>
          <w:sz w:val="24"/>
          <w:szCs w:val="24"/>
        </w:rPr>
        <w:t xml:space="preserve">predicts that decomposers </w:t>
      </w:r>
      <w:r w:rsidR="006B3D1C" w:rsidRPr="000B4D61">
        <w:rPr>
          <w:rFonts w:ascii="Times New Roman" w:eastAsia="Times New Roman" w:hAnsi="Times New Roman" w:cs="Times New Roman"/>
          <w:sz w:val="24"/>
          <w:szCs w:val="24"/>
        </w:rPr>
        <w:t>are specialized in decomposing organic matter that they frequently encounter</w:t>
      </w:r>
      <w:r w:rsidR="00096FC7" w:rsidRPr="000B4D61">
        <w:rPr>
          <w:rFonts w:ascii="Times New Roman" w:eastAsia="Times New Roman" w:hAnsi="Times New Roman" w:cs="Times New Roman"/>
          <w:sz w:val="24"/>
          <w:szCs w:val="24"/>
        </w:rPr>
        <w:t>, suggesting a neutral or negative response to novel subsidies</w:t>
      </w:r>
      <w:r w:rsidR="006B3D1C"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Clearly, there is a need to better understand how human-mediated changes to donor ecosystems influence recipient detritivores and their communities.</w:t>
      </w:r>
    </w:p>
    <w:p w14:paraId="54B893C5" w14:textId="54EDE3FC" w:rsidR="001A41F2" w:rsidRPr="000B4D61" w:rsidRDefault="00B104E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Ecosystems are connected through fluxes of material and energy from donor systems that can alter species abundances and interactions in recipient food webs</w:t>
      </w:r>
      <w:r w:rsidR="001C3050" w:rsidRPr="000B4D61">
        <w:rPr>
          <w:rFonts w:ascii="Times New Roman" w:eastAsia="Times New Roman" w:hAnsi="Times New Roman" w:cs="Times New Roman"/>
          <w:sz w:val="24"/>
          <w:szCs w:val="24"/>
        </w:rPr>
        <w:t xml:space="preserve"> </w:t>
      </w:r>
      <w:r w:rsidR="001C3050" w:rsidRPr="000B4D61">
        <w:rPr>
          <w:rFonts w:ascii="Times New Roman" w:eastAsia="Times New Roman" w:hAnsi="Times New Roman" w:cs="Times New Roman"/>
          <w:sz w:val="24"/>
          <w:szCs w:val="24"/>
        </w:rPr>
        <w:fldChar w:fldCharType="begin"/>
      </w:r>
      <w:r w:rsidR="001C3050" w:rsidRPr="000B4D61">
        <w:rPr>
          <w:rFonts w:ascii="Times New Roman" w:eastAsia="Times New Roman" w:hAnsi="Times New Roman" w:cs="Times New Roman"/>
          <w:sz w:val="24"/>
          <w:szCs w:val="24"/>
        </w:rPr>
        <w:instrText xml:space="preserve"> ADDIN ZOTERO_ITEM CSL_CITATION {"citationID":"VkaEDr5F","properties":{"formattedCitation":"(Polis and Hurd 1996, Nakano et al. 1999, Gratton et al. 2008, Greig et al. 2012)","plainCitation":"(Polis and Hurd 1996, Nakano et al. 1999, Gratton et al. 2008, Greig et al. 2012)","noteIndex":0},"citationItems":[{"id":205,"uris":["http://zotero.org/users/6486635/items/9RK7KNT5"],"itemData":{"id":205,"type":"article-journal","abstract":"This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145,"uris":["http://zotero.org/users/6486635/items/TABQPWQ3"],"itemData":{"id":145,"type":"article-journal","container-title":"Ecosystems","DOI":"10.1007/s10021-008-9158-8","ISSN":"1432-9840, 1435-0629","issue":"5","journalAbbreviation":"Ecosystems","language":"en","page":"764-774","source":"DOI.org (Crossref)","title":"Ecosystem Linkages Between Lakes and the Surrounding Terrestrial Landscape in Northeast Iceland","volume":"11","author":[{"family":"Gratton","given":"Claudio"},{"family":"Donaldson","given":"Jack"},{"family":"Zanden","given":"M. Jake Vander"}],"issued":{"date-parts":[["2008",8]]}}},{"id":57,"uris":["http://zotero.org/users/6486635/items/9CKYIVRV"],"itemData":{"id":57,"type":"article-journal","abstract":"The exchange of organisms and energy among ecosystems has major impacts on food web structure and dynamics, yet little is known about how climate warming combines with other pervasive anthropogenic perturbations to affect such exchanges. We used an outdoor freshwater mesocosm experiment to investigate the interactive effects of warming, eutrophication, and changes in top predators on the ﬂux of biomass between aquatic and terrestrial ecosystems. We demonstrated that predatory ﬁsh decoupled aquatic and terrestrial ecosystems by reducing the emergence of aquatic organisms and suppressing the decomposition of terrestrial plant detritus. In contrast, warming and nutrients enhanced cross-ecosystem exchanges by increasing emergence and decomposition, and these effects were strongest in the absence of predators. Furthermore, we found that warming advanced while predators delayed the phenology of insect emergence. Our results demonstrate that anthropogenic perturbations may extend well beyond ecosystem boundaries by inﬂuencing cross-ecosystem subsidies. We ﬁnd that these changes are sufﬁcient to substantially impact recipient communities and potentially alter the carbon balance between aquatic and terrestrial ecosystems and the atmosphere.","container-title":"Global Change Biology","DOI":"10.1111/j.1365-2486.2011.02540.x","ISSN":"13541013","issue":"2","journalAbbreviation":"Glob Change Biol","language":"en","page":"504-514","source":"DOI.org (Crossref)","title":"Warming, eutrophication, and predator loss amplify subsidies between aquatic and terrestrial ecosystems","volume":"18","author":[{"family":"Greig","given":"Hamish S."},{"family":"Kratina","given":"Pavel"},{"family":"Thompson","given":"Patrick L."},{"family":"Palen","given":"Wendy J."},{"family":"Richardson","given":"John S."},{"family":"Shurin","given":"Jonathan B."}],"issued":{"date-parts":[["2012",2]]}}}],"schema":"https://github.com/citation-style-language/schema/raw/master/csl-citation.json"} </w:instrText>
      </w:r>
      <w:r w:rsidR="001C3050" w:rsidRPr="000B4D61">
        <w:rPr>
          <w:rFonts w:ascii="Times New Roman" w:eastAsia="Times New Roman" w:hAnsi="Times New Roman" w:cs="Times New Roman"/>
          <w:sz w:val="24"/>
          <w:szCs w:val="24"/>
        </w:rPr>
        <w:fldChar w:fldCharType="separate"/>
      </w:r>
      <w:r w:rsidR="001C3050" w:rsidRPr="000B4D61">
        <w:rPr>
          <w:rFonts w:ascii="Times New Roman" w:eastAsia="Times New Roman" w:hAnsi="Times New Roman" w:cs="Times New Roman"/>
          <w:noProof/>
          <w:sz w:val="24"/>
          <w:szCs w:val="24"/>
        </w:rPr>
        <w:t>(Polis and Hurd 1996, Nakano et al. 1999, Gratton et al. 2008, Greig et al. 2012)</w:t>
      </w:r>
      <w:r w:rsidR="001C3050"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For example</w:t>
      </w:r>
      <w:r w:rsidRPr="000B4D61">
        <w:rPr>
          <w:rFonts w:ascii="Times New Roman" w:eastAsia="Times New Roman" w:hAnsi="Times New Roman" w:cs="Times New Roman"/>
          <w:sz w:val="24"/>
          <w:szCs w:val="24"/>
        </w:rPr>
        <w:t>, detrital subsidies can modify key ecological processes (e.g. competition and predation</w:t>
      </w:r>
      <w:r w:rsidR="006A37F7" w:rsidRPr="000B4D61">
        <w:rPr>
          <w:rFonts w:ascii="Times New Roman" w:eastAsia="Times New Roman" w:hAnsi="Times New Roman" w:cs="Times New Roman"/>
          <w:sz w:val="24"/>
          <w:szCs w:val="24"/>
        </w:rPr>
        <w:t xml:space="preserve">; </w:t>
      </w:r>
      <w:r w:rsidR="006A37F7" w:rsidRPr="000B4D61">
        <w:rPr>
          <w:rFonts w:ascii="Times New Roman" w:eastAsia="Times New Roman" w:hAnsi="Times New Roman" w:cs="Times New Roman"/>
          <w:sz w:val="24"/>
          <w:szCs w:val="24"/>
        </w:rPr>
        <w:fldChar w:fldCharType="begin"/>
      </w:r>
      <w:r w:rsidR="006A37F7" w:rsidRPr="000B4D61">
        <w:rPr>
          <w:rFonts w:ascii="Times New Roman" w:eastAsia="Times New Roman" w:hAnsi="Times New Roman" w:cs="Times New Roman"/>
          <w:sz w:val="24"/>
          <w:szCs w:val="24"/>
        </w:rPr>
        <w:instrText xml:space="preserve"> ADDIN ZOTERO_ITEM CSL_CITATION {"citationID":"teY6pZtT","properties":{"formattedCitation":"(Piovia-Scott et al. 2011, Kenny et al. 2017)","plainCitation":"(Piovia-Scott et al. 2011, Kenny et al. 2017)","noteIndex":0},"citationItems":[{"id":143,"uris":["http://zotero.org/users/6486635/items/QJ75LMA7"],"itemData":{"id":143,"type":"article-journal","abstract":"In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6A37F7" w:rsidRPr="000B4D61">
        <w:rPr>
          <w:rFonts w:ascii="Times New Roman" w:eastAsia="Times New Roman" w:hAnsi="Times New Roman" w:cs="Times New Roman"/>
          <w:sz w:val="24"/>
          <w:szCs w:val="24"/>
        </w:rPr>
        <w:fldChar w:fldCharType="separate"/>
      </w:r>
      <w:r w:rsidR="00FC1D8E" w:rsidRPr="000B4D61">
        <w:rPr>
          <w:rFonts w:ascii="Times New Roman" w:eastAsia="Times New Roman" w:hAnsi="Times New Roman" w:cs="Times New Roman"/>
          <w:noProof/>
          <w:sz w:val="24"/>
          <w:szCs w:val="24"/>
        </w:rPr>
        <w:t>(Piovia-Scott et al. 2011, Kenny et al. 2017)</w:t>
      </w:r>
      <w:r w:rsidR="006A37F7"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generate trophic cascades</w:t>
      </w:r>
      <w:r w:rsidR="00F2340F"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{"citationID":"tYcDMGx5","properties":{"formattedCitation":"(Polis and Hurd 1996, Polis et al. 1997, Nakano et al. 1999, Jefferies 2000)","plainCitation":"(Polis and Hurd 1996, Polis et al. 1997, Nakano et al. 1999, Jefferies 2000)","noteIndex":0},"citationItems":[{"id":205,"uris":["http://zotero.org/users/6486635/items/9RK7KNT5"],"itemData":{"id":205,"type":"article-journal","abstract":"This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ECOLOGY:The Dynamics of Spatially Subsidized Food Webs","title-short":"TOWARD AN INTEGRATION OF LANDSCAPE AND FOOD WEB ECOLOGY","volume":"28","author":[{"family":"Polis","given":"Gary A."},{"family":"Anderson","given":"Wendy B."},{"family":"Holt","given":"Robert D."}],"issued":{"date-parts":[["1997",11]]}}},{"id":285,"uris":["http://zotero.org/users/6486635/items/NJ564NCP"],"itemData":{"id":285,"type":"article-journal","abstract":"Dynamics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issue":"1","language":"en","page":"4","source":"Zotero","title":"Allochthonous inputs: integrating population changes and food-web dynamics","volume":"15","author":[{"family":"Jefferies","given":"Robert L"}],"issued":{"date-parts":[["2000"]]}}}],"schema":"https://github.com/citation-style-language/schema/raw/master/csl-citation.json"}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(Polis and Hurd 1996, Polis et al. 1997, Nakano et al. 1999, Jefferies 2000)</w:t>
      </w:r>
      <w:r w:rsidR="00F2340F" w:rsidRPr="000B4D61">
        <w:rPr>
          <w:rFonts w:ascii="Times New Roman" w:eastAsia="Times New Roman" w:hAnsi="Times New Roman" w:cs="Times New Roman"/>
          <w:sz w:val="24"/>
          <w:szCs w:val="24"/>
        </w:rPr>
        <w:fldChar w:fldCharType="end"/>
      </w:r>
      <w:r w:rsidR="00A62FA9"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stabilize food webs</w:t>
      </w:r>
      <w:r w:rsidR="009C2CEC" w:rsidRPr="000B4D61">
        <w:rPr>
          <w:rFonts w:ascii="Times New Roman" w:eastAsia="Times New Roman" w:hAnsi="Times New Roman" w:cs="Times New Roman"/>
          <w:sz w:val="24"/>
          <w:szCs w:val="24"/>
        </w:rPr>
        <w:t xml:space="preserve"> </w:t>
      </w:r>
      <w:r w:rsidR="009C2CEC" w:rsidRPr="000B4D61">
        <w:rPr>
          <w:rFonts w:ascii="Times New Roman" w:eastAsia="Times New Roman" w:hAnsi="Times New Roman" w:cs="Times New Roman"/>
          <w:sz w:val="24"/>
          <w:szCs w:val="24"/>
        </w:rPr>
        <w:fldChar w:fldCharType="begin"/>
      </w:r>
      <w:r w:rsidR="009C2CEC" w:rsidRPr="000B4D61">
        <w:rPr>
          <w:rFonts w:ascii="Times New Roman" w:eastAsia="Times New Roman" w:hAnsi="Times New Roman" w:cs="Times New Roman"/>
          <w:sz w:val="24"/>
          <w:szCs w:val="24"/>
        </w:rPr>
        <w:instrText xml:space="preserve"> ADDIN ZOTERO_ITEM CSL_CITATION {"citationID":"cbmf82Di","properties":{"formattedCitation":"(Takimoto et al. 2002)","plainCitation":"(Takimoto et al. 2002)","noteIndex":0},"citationItems":[{"id":1109,"uris":["http://zotero.org/users/6486635/items/NUFYMYBJ"],"itemData":{"id":1109,"type":"article-journal","container-title":"Ecological Research","DOI":"10.1046/j.1440-1703.2002.00502.x","ISSN":"09123814","issue":"4","language":"en","page":"433-439","source":"DOI.org (Crossref)","title":"Seasonal subsidy stabilizes food web dynamics: Balance in a heterogeneous landscape: Seasonal subsidy and food web stability","title-short":"Seasonal subsidy stabilizes food web dynamics","volume":"17","author":[{"family":"Takimoto","given":"Gaku"},{"family":"Iwata","given":"Tomoya"},{"family":"Murakami","given":"Masashi"}],"issued":{"date-parts":[["2002",7]]}}}],"schema":"https://github.com/citation-style-language/schema/raw/master/csl-citation.json"} </w:instrText>
      </w:r>
      <w:r w:rsidR="009C2CEC" w:rsidRPr="000B4D61">
        <w:rPr>
          <w:rFonts w:ascii="Times New Roman" w:eastAsia="Times New Roman" w:hAnsi="Times New Roman" w:cs="Times New Roman"/>
          <w:sz w:val="24"/>
          <w:szCs w:val="24"/>
        </w:rPr>
        <w:fldChar w:fldCharType="separate"/>
      </w:r>
      <w:r w:rsidR="009C2CEC" w:rsidRPr="000B4D61">
        <w:rPr>
          <w:rFonts w:ascii="Times New Roman" w:eastAsia="Times New Roman" w:hAnsi="Times New Roman" w:cs="Times New Roman"/>
          <w:noProof/>
          <w:sz w:val="24"/>
          <w:szCs w:val="24"/>
        </w:rPr>
        <w:t>(Takimoto et al. 2002)</w:t>
      </w:r>
      <w:r w:rsidR="009C2CEC"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Changes to these donor communities via species introductions and range shifts</w:t>
      </w:r>
      <w:r w:rsidR="000D50B4" w:rsidRPr="000B4D61">
        <w:rPr>
          <w:rFonts w:ascii="Times New Roman" w:eastAsia="Times New Roman" w:hAnsi="Times New Roman" w:cs="Times New Roman"/>
          <w:sz w:val="24"/>
          <w:szCs w:val="24"/>
        </w:rPr>
        <w:t xml:space="preserve"> </w:t>
      </w:r>
      <w:r w:rsidR="000D50B4" w:rsidRPr="000B4D61">
        <w:rPr>
          <w:rFonts w:ascii="Times New Roman" w:eastAsia="Times New Roman" w:hAnsi="Times New Roman" w:cs="Times New Roman"/>
          <w:sz w:val="24"/>
          <w:szCs w:val="24"/>
        </w:rPr>
        <w:fldChar w:fldCharType="begin"/>
      </w:r>
      <w:r w:rsidR="000D50B4" w:rsidRPr="000B4D61">
        <w:rPr>
          <w:rFonts w:ascii="Times New Roman" w:eastAsia="Times New Roman" w:hAnsi="Times New Roman" w:cs="Times New Roman"/>
          <w:sz w:val="24"/>
          <w:szCs w:val="24"/>
        </w:rPr>
        <w:instrText xml:space="preserve"> ADDIN ZOTERO_ITEM CSL_CITATION {"citationID":"UlODtlWk","properties":{"formattedCitation":"(Ruiz et al. 1997, Rilov and Crooks 2009)","plainCitation":"(Ruiz et al. 1997, Rilov and Crooks 2009)","noteIndex":0},"citationItems":[{"id":250,"uris":["http://zotero.org/users/6486635/items/BFLSUSUK"],"itemData":{"id":250,"type":"article-journal","container-title":"American Zoologist","DOI":"10.1093/icb/37.6.621","ISSN":"0003-1569","issue":"6","journalAbbreviation":"Am Zool","language":"en","page":"621-632","source":"DOI.org (Crossref)","title":"Global Invasions of Marine and Estuarine Habitats by Non-Indigenous Species: Mechanisms, Extent, and Consequences","title-short":"Global Invasions of Marine and Estuarine Habitats by Non-Indigenous Species","volume":"37","author":[{"family":"Ruiz","given":"Gregory M."},{"family":"Carlton","given":"James T."},{"family":"Grosholz","given":"Edwin D."},{"family":"Hines","given":"Anson H."}],"issued":{"date-parts":[["1997",12]]}}},{"id":297,"uris":["http://zotero.org/users/6486635/items/EVP5VJRT"],"itemData":{"id":297,"type":"book","collection-number":"204","collection-title":"Ecological studies","event-place":"Berlin","ISBN":"978-3-540-79235-2","language":"en","note":"OCLC: 273529318","number-of-pages":"641","publisher":"Springer","publisher-place":"Berlin","source":"Gemeinsamer Bibliotheksverbund ISBN","title":"Biological invasions in marine ecosystems: ecological, management and geographic perspectives","title-short":"Biological invasions in marine ecosystems","editor":[{"family":"Rilov","given":"Gil"},{"family":"Crooks","given":"Jeffrey A."}],"issued":{"date-parts":[["2009"]]}}}],"schema":"https://github.com/citation-style-language/schema/raw/master/csl-citation.json"} </w:instrText>
      </w:r>
      <w:r w:rsidR="000D50B4" w:rsidRPr="000B4D61">
        <w:rPr>
          <w:rFonts w:ascii="Times New Roman" w:eastAsia="Times New Roman" w:hAnsi="Times New Roman" w:cs="Times New Roman"/>
          <w:sz w:val="24"/>
          <w:szCs w:val="24"/>
        </w:rPr>
        <w:fldChar w:fldCharType="separate"/>
      </w:r>
      <w:r w:rsidR="000D50B4" w:rsidRPr="000B4D61">
        <w:rPr>
          <w:rFonts w:ascii="Times New Roman" w:eastAsia="Times New Roman" w:hAnsi="Times New Roman" w:cs="Times New Roman"/>
          <w:noProof/>
          <w:sz w:val="24"/>
          <w:szCs w:val="24"/>
        </w:rPr>
        <w:t>(Ruiz et al. 1997, Rilov and Crooks 2009)</w:t>
      </w:r>
      <w:r w:rsidR="000D50B4"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r w:rsidR="003E102C" w:rsidRPr="000B4D61">
        <w:rPr>
          <w:rFonts w:ascii="Times New Roman" w:eastAsia="Times New Roman" w:hAnsi="Times New Roman" w:cs="Times New Roman"/>
          <w:sz w:val="24"/>
          <w:szCs w:val="24"/>
        </w:rPr>
        <w:t xml:space="preserve">are likely to </w:t>
      </w:r>
      <w:r w:rsidR="003E102C" w:rsidRPr="000B4D61">
        <w:rPr>
          <w:rFonts w:ascii="Times New Roman" w:eastAsia="Times New Roman" w:hAnsi="Times New Roman" w:cs="Times New Roman"/>
          <w:sz w:val="24"/>
          <w:szCs w:val="24"/>
        </w:rPr>
        <w:lastRenderedPageBreak/>
        <w:t>change the quantity and quality of detrital subsidies (Zhang et al. 2019)</w:t>
      </w:r>
      <w:r w:rsidRPr="000B4D61">
        <w:rPr>
          <w:rFonts w:ascii="Times New Roman" w:eastAsia="Times New Roman" w:hAnsi="Times New Roman" w:cs="Times New Roman"/>
          <w:sz w:val="24"/>
          <w:szCs w:val="24"/>
        </w:rPr>
        <w:t xml:space="preserve">. Thus, changes in donor </w:t>
      </w:r>
      <w:r w:rsidR="00A62FA9" w:rsidRPr="000B4D61">
        <w:rPr>
          <w:rFonts w:ascii="Times New Roman" w:eastAsia="Times New Roman" w:hAnsi="Times New Roman" w:cs="Times New Roman"/>
          <w:sz w:val="24"/>
          <w:szCs w:val="24"/>
        </w:rPr>
        <w:t>systems</w:t>
      </w:r>
      <w:r w:rsidRPr="000B4D61">
        <w:rPr>
          <w:rFonts w:ascii="Times New Roman" w:eastAsia="Times New Roman" w:hAnsi="Times New Roman" w:cs="Times New Roman"/>
          <w:sz w:val="24"/>
          <w:szCs w:val="24"/>
        </w:rPr>
        <w:t xml:space="preserve"> are likely to have direct impacts on subsidy</w:t>
      </w:r>
      <w:r w:rsidR="003E102C"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dependent </w:t>
      </w:r>
      <w:r w:rsidR="00A62FA9" w:rsidRPr="000B4D61">
        <w:rPr>
          <w:rFonts w:ascii="Times New Roman" w:eastAsia="Times New Roman" w:hAnsi="Times New Roman" w:cs="Times New Roman"/>
          <w:sz w:val="24"/>
          <w:szCs w:val="24"/>
        </w:rPr>
        <w:t>communities</w:t>
      </w:r>
      <w:r w:rsidRPr="000B4D61">
        <w:rPr>
          <w:rFonts w:ascii="Times New Roman" w:eastAsia="Times New Roman" w:hAnsi="Times New Roman" w:cs="Times New Roman"/>
          <w:sz w:val="24"/>
          <w:szCs w:val="24"/>
        </w:rPr>
        <w:t>.</w:t>
      </w:r>
    </w:p>
    <w:p w14:paraId="1CC16A7D" w14:textId="6F1D133D" w:rsidR="001A41F2" w:rsidRPr="000B4D61" w:rsidRDefault="00E074C2"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t>Such impacts are likely to be seen and mediated by primary consumers (</w:t>
      </w:r>
      <w:r w:rsidR="00377057" w:rsidRPr="000B4D61">
        <w:rPr>
          <w:rFonts w:ascii="Times New Roman" w:eastAsia="Times New Roman" w:hAnsi="Times New Roman" w:cs="Times New Roman"/>
          <w:sz w:val="24"/>
          <w:szCs w:val="24"/>
        </w:rPr>
        <w:t>e.g.,</w:t>
      </w:r>
      <w:r w:rsidRPr="000B4D61">
        <w:rPr>
          <w:rFonts w:ascii="Times New Roman" w:eastAsia="Times New Roman" w:hAnsi="Times New Roman" w:cs="Times New Roman"/>
          <w:sz w:val="24"/>
          <w:szCs w:val="24"/>
        </w:rPr>
        <w:t xml:space="preserve"> detritivores) in recipient ecosystems because they are the first responders to these novel subsidies. </w:t>
      </w:r>
      <w:r w:rsidR="000A0F07" w:rsidRPr="000B4D61">
        <w:rPr>
          <w:rFonts w:ascii="Times New Roman" w:eastAsia="Times New Roman" w:hAnsi="Times New Roman" w:cs="Times New Roman"/>
          <w:sz w:val="24"/>
          <w:szCs w:val="24"/>
        </w:rPr>
        <w:t xml:space="preserve">These detrital shifts could impact consumers in at least two ways. First, </w:t>
      </w:r>
      <w:r w:rsidRPr="000B4D61">
        <w:rPr>
          <w:rFonts w:ascii="Times New Roman" w:eastAsia="Times New Roman" w:hAnsi="Times New Roman" w:cs="Times New Roman"/>
          <w:sz w:val="24"/>
          <w:szCs w:val="24"/>
        </w:rPr>
        <w:t xml:space="preserve">compositional shifts in donor systems lead to shifts in detritus that modify </w:t>
      </w:r>
      <w:r w:rsidR="000A0F07" w:rsidRPr="000B4D61">
        <w:rPr>
          <w:rFonts w:ascii="Times New Roman" w:eastAsia="Times New Roman" w:hAnsi="Times New Roman" w:cs="Times New Roman"/>
          <w:sz w:val="24"/>
          <w:szCs w:val="24"/>
        </w:rPr>
        <w:t xml:space="preserve">consumer performance. The direction of these impacts will at least depend on the relative quality of the donor system species before and after these changes occur. Second, compositional shifts in donor systems could behaviorally shift feeding to/from recipient resources. For example, if novel subsidies are less preferred by recipient consumers, the arrival of novel subsidies may shift consumption onto recipient </w:t>
      </w:r>
      <w:r w:rsidR="00377057" w:rsidRPr="000B4D61">
        <w:rPr>
          <w:rFonts w:ascii="Times New Roman" w:eastAsia="Times New Roman" w:hAnsi="Times New Roman" w:cs="Times New Roman"/>
          <w:sz w:val="24"/>
          <w:szCs w:val="24"/>
        </w:rPr>
        <w:t xml:space="preserve">system </w:t>
      </w:r>
      <w:r w:rsidR="000A0F07" w:rsidRPr="000B4D61">
        <w:rPr>
          <w:rFonts w:ascii="Times New Roman" w:eastAsia="Times New Roman" w:hAnsi="Times New Roman" w:cs="Times New Roman"/>
          <w:sz w:val="24"/>
          <w:szCs w:val="24"/>
        </w:rPr>
        <w:t>resources/species. Both altered consumer performance and preference could change</w:t>
      </w:r>
      <w:r w:rsidR="00377057" w:rsidRPr="000B4D61">
        <w:rPr>
          <w:rFonts w:ascii="Times New Roman" w:eastAsia="Times New Roman" w:hAnsi="Times New Roman" w:cs="Times New Roman"/>
          <w:sz w:val="24"/>
          <w:szCs w:val="24"/>
        </w:rPr>
        <w:t xml:space="preserve"> the strength of</w:t>
      </w:r>
      <w:r w:rsidR="000A0F07" w:rsidRPr="000B4D61">
        <w:rPr>
          <w:rFonts w:ascii="Times New Roman" w:eastAsia="Times New Roman" w:hAnsi="Times New Roman" w:cs="Times New Roman"/>
          <w:sz w:val="24"/>
          <w:szCs w:val="24"/>
        </w:rPr>
        <w:t xml:space="preserve"> interactions</w:t>
      </w:r>
      <w:r w:rsidR="00377057" w:rsidRPr="000B4D61">
        <w:rPr>
          <w:rFonts w:ascii="Times New Roman" w:eastAsia="Times New Roman" w:hAnsi="Times New Roman" w:cs="Times New Roman"/>
          <w:sz w:val="24"/>
          <w:szCs w:val="24"/>
        </w:rPr>
        <w:t xml:space="preserve"> </w:t>
      </w:r>
      <w:r w:rsidR="000A0F07" w:rsidRPr="000B4D61">
        <w:rPr>
          <w:rFonts w:ascii="Times New Roman" w:eastAsia="Times New Roman" w:hAnsi="Times New Roman" w:cs="Times New Roman"/>
          <w:sz w:val="24"/>
          <w:szCs w:val="24"/>
        </w:rPr>
        <w:t>between recipient consumers and the species they interact with.</w:t>
      </w:r>
    </w:p>
    <w:p w14:paraId="6264AA6F" w14:textId="07D7730C" w:rsidR="000E02B7" w:rsidRPr="000B4D61" w:rsidRDefault="00BF3E01"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Unfortunately, we lack a clear understanding about how novel subsidies will impact detritivores despite two important meta-analyses related to this topic. In the first, invasive plants had weakly negative or neutral impacts on detritivore abundance in three ecosystems (wetlands, woodlands, and grasslands</w:t>
      </w:r>
      <w:r w:rsidR="00B43419" w:rsidRPr="000B4D61">
        <w:rPr>
          <w:rFonts w:ascii="Times New Roman" w:eastAsia="Times New Roman" w:hAnsi="Times New Roman" w:cs="Times New Roman"/>
          <w:sz w:val="24"/>
          <w:szCs w:val="24"/>
        </w:rPr>
        <w:t>; McCary et al. 2016</w:t>
      </w:r>
      <w:r w:rsidRPr="000B4D61">
        <w:rPr>
          <w:rFonts w:ascii="Times New Roman" w:eastAsia="Times New Roman" w:hAnsi="Times New Roman" w:cs="Times New Roman"/>
          <w:sz w:val="24"/>
          <w:szCs w:val="24"/>
        </w:rPr>
        <w:t xml:space="preserve">). In contrast, </w:t>
      </w:r>
      <w:r w:rsidR="00B43419" w:rsidRPr="000B4D61">
        <w:rPr>
          <w:rFonts w:ascii="Times New Roman" w:eastAsia="Times New Roman" w:hAnsi="Times New Roman" w:cs="Times New Roman"/>
          <w:sz w:val="24"/>
          <w:szCs w:val="24"/>
        </w:rPr>
        <w:t>a</w:t>
      </w:r>
      <w:r w:rsidRPr="000B4D61">
        <w:rPr>
          <w:rFonts w:ascii="Times New Roman" w:eastAsia="Times New Roman" w:hAnsi="Times New Roman" w:cs="Times New Roman"/>
          <w:sz w:val="24"/>
          <w:szCs w:val="24"/>
        </w:rPr>
        <w:t xml:space="preserve"> second meta-analysis</w:t>
      </w:r>
      <w:r w:rsidR="00B43419" w:rsidRPr="000B4D61">
        <w:rPr>
          <w:rFonts w:ascii="Times New Roman" w:eastAsia="Times New Roman" w:hAnsi="Times New Roman" w:cs="Times New Roman"/>
          <w:sz w:val="24"/>
          <w:szCs w:val="24"/>
        </w:rPr>
        <w:t xml:space="preserve"> found that leaf litter from invasive plants increased soil detritivore abundance </w:t>
      </w:r>
      <w:r w:rsidR="001A1405" w:rsidRPr="000B4D61">
        <w:rPr>
          <w:rFonts w:ascii="Times New Roman" w:eastAsia="Times New Roman" w:hAnsi="Times New Roman" w:cs="Times New Roman"/>
          <w:sz w:val="24"/>
          <w:szCs w:val="24"/>
        </w:rPr>
        <w:t>in various ecosystems i</w:t>
      </w:r>
      <w:r w:rsidR="005A296C" w:rsidRPr="000B4D61">
        <w:rPr>
          <w:rFonts w:ascii="Times New Roman" w:eastAsia="Times New Roman" w:hAnsi="Times New Roman" w:cs="Times New Roman"/>
          <w:sz w:val="24"/>
          <w:szCs w:val="24"/>
        </w:rPr>
        <w:t xml:space="preserve">ncluding the aforementioned </w:t>
      </w:r>
      <w:r w:rsidR="00B43419" w:rsidRPr="000B4D61">
        <w:rPr>
          <w:rFonts w:ascii="Times New Roman" w:eastAsia="Times New Roman" w:hAnsi="Times New Roman" w:cs="Times New Roman"/>
          <w:sz w:val="24"/>
          <w:szCs w:val="24"/>
        </w:rPr>
        <w:t xml:space="preserve">(Zhang et al. 2019). </w:t>
      </w:r>
      <w:r w:rsidR="005A296C" w:rsidRPr="000B4D61">
        <w:rPr>
          <w:rFonts w:ascii="Times New Roman" w:eastAsia="Times New Roman" w:hAnsi="Times New Roman" w:cs="Times New Roman"/>
          <w:sz w:val="24"/>
          <w:szCs w:val="24"/>
        </w:rPr>
        <w:t xml:space="preserve">The impact of novel subsidies </w:t>
      </w:r>
      <w:r w:rsidR="00D16903" w:rsidRPr="000B4D61">
        <w:rPr>
          <w:rFonts w:ascii="Times New Roman" w:eastAsia="Times New Roman" w:hAnsi="Times New Roman" w:cs="Times New Roman"/>
          <w:sz w:val="24"/>
          <w:szCs w:val="24"/>
        </w:rPr>
        <w:t>is likely</w:t>
      </w:r>
      <w:r w:rsidR="005A296C" w:rsidRPr="000B4D61">
        <w:rPr>
          <w:rFonts w:ascii="Times New Roman" w:eastAsia="Times New Roman" w:hAnsi="Times New Roman" w:cs="Times New Roman"/>
          <w:sz w:val="24"/>
          <w:szCs w:val="24"/>
        </w:rPr>
        <w:t xml:space="preserve"> context</w:t>
      </w:r>
      <w:r w:rsidR="00B82D84" w:rsidRPr="000B4D61">
        <w:rPr>
          <w:rFonts w:ascii="Times New Roman" w:eastAsia="Times New Roman" w:hAnsi="Times New Roman" w:cs="Times New Roman"/>
          <w:sz w:val="24"/>
          <w:szCs w:val="24"/>
        </w:rPr>
        <w:t>-dependent</w:t>
      </w:r>
      <w:r w:rsidR="005A296C" w:rsidRPr="000B4D61">
        <w:rPr>
          <w:rFonts w:ascii="Times New Roman" w:eastAsia="Times New Roman" w:hAnsi="Times New Roman" w:cs="Times New Roman"/>
          <w:sz w:val="24"/>
          <w:szCs w:val="24"/>
        </w:rPr>
        <w:t xml:space="preserve">, </w:t>
      </w:r>
      <w:r w:rsidR="00CB21C9" w:rsidRPr="000B4D61">
        <w:rPr>
          <w:rFonts w:ascii="Times New Roman" w:eastAsia="Times New Roman" w:hAnsi="Times New Roman" w:cs="Times New Roman"/>
          <w:sz w:val="24"/>
          <w:szCs w:val="24"/>
        </w:rPr>
        <w:t>al</w:t>
      </w:r>
      <w:r w:rsidR="005A296C" w:rsidRPr="000B4D61">
        <w:rPr>
          <w:rFonts w:ascii="Times New Roman" w:eastAsia="Times New Roman" w:hAnsi="Times New Roman" w:cs="Times New Roman"/>
          <w:sz w:val="24"/>
          <w:szCs w:val="24"/>
        </w:rPr>
        <w:t>though some generalities may apply throughout various ecosystems. For example, fast coloni</w:t>
      </w:r>
      <w:r w:rsidR="00B82D84" w:rsidRPr="000B4D61">
        <w:rPr>
          <w:rFonts w:ascii="Times New Roman" w:eastAsia="Times New Roman" w:hAnsi="Times New Roman" w:cs="Times New Roman"/>
          <w:sz w:val="24"/>
          <w:szCs w:val="24"/>
        </w:rPr>
        <w:t>zation,</w:t>
      </w:r>
      <w:r w:rsidR="005A296C" w:rsidRPr="000B4D61">
        <w:rPr>
          <w:rFonts w:ascii="Times New Roman" w:eastAsia="Times New Roman" w:hAnsi="Times New Roman" w:cs="Times New Roman"/>
          <w:sz w:val="24"/>
          <w:szCs w:val="24"/>
        </w:rPr>
        <w:t xml:space="preserve"> with rapid growth</w:t>
      </w:r>
      <w:r w:rsidR="00617A08"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and little investment</w:t>
      </w:r>
      <w:r w:rsidR="00617A08" w:rsidRPr="000B4D61">
        <w:rPr>
          <w:rFonts w:ascii="Times New Roman" w:eastAsia="Times New Roman" w:hAnsi="Times New Roman" w:cs="Times New Roman"/>
          <w:sz w:val="24"/>
          <w:szCs w:val="24"/>
        </w:rPr>
        <w:t xml:space="preserve"> in permanent structures</w:t>
      </w:r>
      <w:r w:rsidR="00B82D84"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are traits attributed the most successful invaders, thus, the </w:t>
      </w:r>
      <w:r w:rsidR="00B82D84" w:rsidRPr="000B4D61">
        <w:rPr>
          <w:rFonts w:ascii="Times New Roman" w:eastAsia="Times New Roman" w:hAnsi="Times New Roman" w:cs="Times New Roman"/>
          <w:sz w:val="24"/>
          <w:szCs w:val="24"/>
        </w:rPr>
        <w:t xml:space="preserve">higher litter </w:t>
      </w:r>
      <w:r w:rsidR="005A296C" w:rsidRPr="000B4D61">
        <w:rPr>
          <w:rFonts w:ascii="Times New Roman" w:eastAsia="Times New Roman" w:hAnsi="Times New Roman" w:cs="Times New Roman"/>
          <w:sz w:val="24"/>
          <w:szCs w:val="24"/>
        </w:rPr>
        <w:t xml:space="preserve">production is a predictable </w:t>
      </w:r>
      <w:r w:rsidR="00157104" w:rsidRPr="000B4D61">
        <w:rPr>
          <w:rFonts w:ascii="Times New Roman" w:eastAsia="Times New Roman" w:hAnsi="Times New Roman" w:cs="Times New Roman"/>
          <w:sz w:val="24"/>
          <w:szCs w:val="24"/>
        </w:rPr>
        <w:t xml:space="preserve">consequent </w:t>
      </w:r>
      <w:r w:rsidR="00157104" w:rsidRPr="000B4D61">
        <w:rPr>
          <w:rFonts w:ascii="Times New Roman" w:eastAsia="Times New Roman" w:hAnsi="Times New Roman" w:cs="Times New Roman"/>
          <w:sz w:val="24"/>
          <w:szCs w:val="24"/>
        </w:rPr>
        <w:fldChar w:fldCharType="begin"/>
      </w:r>
      <w:r w:rsidR="00157104" w:rsidRPr="000B4D61">
        <w:rPr>
          <w:rFonts w:ascii="Times New Roman" w:eastAsia="Times New Roman" w:hAnsi="Times New Roman" w:cs="Times New Roman"/>
          <w:sz w:val="24"/>
          <w:szCs w:val="24"/>
        </w:rPr>
        <w:instrText xml:space="preserve"> ADDIN ZOTERO_ITEM CSL_CITATION {"citationID":"j8AXvanI","properties":{"formattedCitation":"(Prescott and Zukswert 2016)","plainCitation":"(Prescott and Zukswert 2016)","noteIndex":0},"citationItems":[{"id":1041,"uris":["http://zotero.org/users/6486635/items/J56X8EPQ"],"itemData":{"id":1041,"type":"article-journal","abstract":"Plant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instrText>
      </w:r>
      <w:r w:rsidR="00157104" w:rsidRPr="000B4D61">
        <w:rPr>
          <w:rFonts w:ascii="Times New Roman" w:eastAsia="Times New Roman" w:hAnsi="Times New Roman" w:cs="Times New Roman"/>
          <w:sz w:val="24"/>
          <w:szCs w:val="24"/>
        </w:rPr>
        <w:fldChar w:fldCharType="separate"/>
      </w:r>
      <w:r w:rsidR="00157104" w:rsidRPr="000B4D61">
        <w:rPr>
          <w:rFonts w:ascii="Times New Roman" w:eastAsia="Times New Roman" w:hAnsi="Times New Roman" w:cs="Times New Roman"/>
          <w:noProof/>
          <w:sz w:val="24"/>
          <w:szCs w:val="24"/>
        </w:rPr>
        <w:t>(Prescott and Zukswert 2016)</w:t>
      </w:r>
      <w:r w:rsidR="00157104" w:rsidRPr="000B4D61">
        <w:rPr>
          <w:rFonts w:ascii="Times New Roman" w:eastAsia="Times New Roman" w:hAnsi="Times New Roman" w:cs="Times New Roman"/>
          <w:sz w:val="24"/>
          <w:szCs w:val="24"/>
        </w:rPr>
        <w:fldChar w:fldCharType="end"/>
      </w:r>
      <w:r w:rsidR="00157104" w:rsidRPr="000B4D61">
        <w:rPr>
          <w:rFonts w:ascii="Times New Roman" w:eastAsia="Times New Roman" w:hAnsi="Times New Roman" w:cs="Times New Roman"/>
          <w:sz w:val="24"/>
          <w:szCs w:val="24"/>
        </w:rPr>
        <w:t>.</w:t>
      </w:r>
      <w:r w:rsidR="005A296C" w:rsidRPr="000B4D61">
        <w:rPr>
          <w:rFonts w:ascii="Times New Roman" w:eastAsia="Times New Roman" w:hAnsi="Times New Roman" w:cs="Times New Roman"/>
          <w:sz w:val="24"/>
          <w:szCs w:val="24"/>
        </w:rPr>
        <w:t xml:space="preserve"> </w:t>
      </w:r>
      <w:r w:rsidR="00152178" w:rsidRPr="000B4D61">
        <w:rPr>
          <w:rFonts w:ascii="Times New Roman" w:eastAsia="Times New Roman" w:hAnsi="Times New Roman" w:cs="Times New Roman"/>
          <w:sz w:val="24"/>
          <w:szCs w:val="24"/>
        </w:rPr>
        <w:t>Moreover</w:t>
      </w:r>
      <w:r w:rsidR="008D45AE" w:rsidRPr="000B4D61">
        <w:rPr>
          <w:rFonts w:ascii="Times New Roman" w:eastAsia="Times New Roman" w:hAnsi="Times New Roman" w:cs="Times New Roman"/>
          <w:sz w:val="24"/>
          <w:szCs w:val="24"/>
        </w:rPr>
        <w:t xml:space="preserve">, detritivores can </w:t>
      </w:r>
      <w:r w:rsidR="00613032" w:rsidRPr="000B4D61">
        <w:rPr>
          <w:rFonts w:ascii="Times New Roman" w:eastAsia="Times New Roman" w:hAnsi="Times New Roman" w:cs="Times New Roman"/>
          <w:sz w:val="24"/>
          <w:szCs w:val="24"/>
        </w:rPr>
        <w:t>switch</w:t>
      </w:r>
      <w:r w:rsidR="008D45AE" w:rsidRPr="000B4D61">
        <w:rPr>
          <w:rFonts w:ascii="Times New Roman" w:eastAsia="Times New Roman" w:hAnsi="Times New Roman" w:cs="Times New Roman"/>
          <w:sz w:val="24"/>
          <w:szCs w:val="24"/>
        </w:rPr>
        <w:t xml:space="preserve"> between litter and intact plants to obtain nutrients </w:t>
      </w:r>
      <w:r w:rsidR="008D45AE" w:rsidRPr="000B4D61">
        <w:rPr>
          <w:rFonts w:ascii="Times New Roman" w:eastAsia="Times New Roman" w:hAnsi="Times New Roman" w:cs="Times New Roman"/>
          <w:sz w:val="24"/>
          <w:szCs w:val="24"/>
        </w:rPr>
        <w:fldChar w:fldCharType="begin"/>
      </w:r>
      <w:r w:rsidR="00613032" w:rsidRPr="000B4D61">
        <w:rPr>
          <w:rFonts w:ascii="Times New Roman" w:eastAsia="Times New Roman" w:hAnsi="Times New Roman" w:cs="Times New Roman"/>
          <w:sz w:val="24"/>
          <w:szCs w:val="24"/>
        </w:rPr>
        <w:instrText xml:space="preserve"> ADDIN ZOTERO_ITEM CSL_CITATION {"citationID":"syQdBtWS","properties":{"formattedCitation":"(Farmer and Dubugnon 2009, Endlweber et al. 2009, Prescott and Zukswert 2016)","plainCitation":"(Farmer and Dubugnon 2009, Endlweber et al. 2009, Prescott and Zukswert 2016)","noteIndex":0},"citationItems":[{"id":1048,"uris":["http://zotero.org/users/6486635/items/JERSNYNZ"],"itemData":{"id":1048,"type":"article-journal","abstract":"The jasmonate signal pathway is known to control defenses against herbivores, such as leaf eaters (folivores). Does the reach of the pathway extend to defense against other types of animal? Among the arthropods attracted to seed baits placed below flowering\n              Arabidopsis thaliana\n              plants are 2 largely nocturnal isopod crustaceans generally considered as detritivores:\n              Porcellio scaber\n              and\n              Armadillidium vulgare\n              . Parallel laboratory experiments identified the isopods as being capable of predation on intact plants. Isopod feeding was strongly facilitated in jasmonate-deficient\n              Arabidopsis\n              and rice plants. The feeding activity of isopods revealed potentially detritivore-sensitive, jasmonate-protected Achilles' heels in these architecturally different plants (petioles and inflorescence stems in\n              Arabidopsis\n              , and lower stem and mesocotyl in rice). The work addresses the question of what stops 2 detritivores from attacking living plants and provides evidence that it is, in part, the jasmonate signal pathway. Furthermore, senescent leaves from an\n              Arabidopsis\n              jasmonate mutant were consumed more rapidly than senescent wild-type leaves, suggesting that past activity of the jasmonate signal pathway in leaves may slow carbon recycling through detritivory.","container-title":"Proceedings of the National Academy of Sciences","DOI":"10.1073/pnas.0812182106","ISSN":"0027-8424, 1091-6490","issue":"3","journalAbbreviation":"Proc. Natl. Acad. Sci. U.S.A.","language":"en","page":"935-940","source":"DOI.org (Crossref)","title":"Detritivorous crustaceans become herbivores on jasmonate-deficient plants","volume":"106","author":[{"family":"Farmer","given":"Edward E."},{"family":"Dubugnon","given":"Lucie"}],"issued":{"date-parts":[["2009",1,20]]}}},{"id":1050,"uris":["http://zotero.org/users/6486635/items/QJST46GI"],"itemData":{"id":1050,"type":"article-journal","abstract":"Collembola are abundant and ubiquitous soil decomposers, being particularly active in the rhizosphere of plants where they are assumed to be attracted by high microbial activity and biomass. While feeding on root associated microorganisms or organic matter they may also ingest plant roots, e.g. particularly root hairs and ﬁne roots. Employing stable isotope analysis we investigated Collembola (Protaphorura ﬁmata Gisin) feeding preferences and types of ingested resources. We offered Collembola two resources with distinct isotope signatures: a C4 plant (Zea mays L.) planted in soil mixed with 15N labelled litter of Lolium perenne L. (C3 plant). We hypothesised that Collembola obtain their nutrients (C and N) from different resources, with their carbon being mainly derived from resources that are closely associated to the plant root, e.g. root exudates, causing enrichment in 13C in Collembola tissue, while the incorporated nitrogen originating from litter resources. In contrast to our hypothesis, stable isotope analysis suggests that in absence of plant roots Collembola derived both the incorporated C and N predominantly from litter whereas in presence of plant roots they switched diet and obtained both C and N almost exclusively from plant roots.","container-title":"Soil Biology and Biochemistry","DOI":"10.1016/j.soilbio.2009.02.022","ISSN":"00380717","issue":"6","journalAbbreviation":"Soil Biology and Biochemistry","language":"en","page":"1151-1154","source":"DOI.org (Crossref)","title":"Collembola switch diet in presence of plant roots thereby functioning as herbivores","volume":"41","author":[{"family":"Endlweber","given":"Kerstin"},{"family":"Ruess","given":"Liliane"},{"family":"Scheu","given":"Stefan"}],"issued":{"date-parts":[["2009",6]]}}},{"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instrText>
      </w:r>
      <w:r w:rsidR="008D45AE" w:rsidRPr="000B4D61">
        <w:rPr>
          <w:rFonts w:ascii="Times New Roman" w:eastAsia="Times New Roman" w:hAnsi="Times New Roman" w:cs="Times New Roman"/>
          <w:sz w:val="24"/>
          <w:szCs w:val="24"/>
        </w:rPr>
        <w:fldChar w:fldCharType="separate"/>
      </w:r>
      <w:r w:rsidR="00613032" w:rsidRPr="000B4D61">
        <w:rPr>
          <w:rFonts w:ascii="Times New Roman" w:eastAsia="Times New Roman" w:hAnsi="Times New Roman" w:cs="Times New Roman"/>
          <w:noProof/>
          <w:sz w:val="24"/>
          <w:szCs w:val="24"/>
        </w:rPr>
        <w:t xml:space="preserve">(Farmer and Dubugnon 2009, Endlweber et al. 2009, Prescott and </w:t>
      </w:r>
      <w:r w:rsidR="00613032" w:rsidRPr="000B4D61">
        <w:rPr>
          <w:rFonts w:ascii="Times New Roman" w:eastAsia="Times New Roman" w:hAnsi="Times New Roman" w:cs="Times New Roman"/>
          <w:noProof/>
          <w:sz w:val="24"/>
          <w:szCs w:val="24"/>
        </w:rPr>
        <w:lastRenderedPageBreak/>
        <w:t>Zukswert 2016)</w:t>
      </w:r>
      <w:r w:rsidR="008D45AE" w:rsidRPr="000B4D61">
        <w:rPr>
          <w:rFonts w:ascii="Times New Roman" w:eastAsia="Times New Roman" w:hAnsi="Times New Roman" w:cs="Times New Roman"/>
          <w:sz w:val="24"/>
          <w:szCs w:val="24"/>
        </w:rPr>
        <w:fldChar w:fldCharType="end"/>
      </w:r>
      <w:r w:rsidR="00613032" w:rsidRPr="000B4D61">
        <w:rPr>
          <w:rFonts w:ascii="Times New Roman" w:eastAsia="Times New Roman" w:hAnsi="Times New Roman" w:cs="Times New Roman"/>
          <w:sz w:val="24"/>
          <w:szCs w:val="24"/>
        </w:rPr>
        <w:t>, thus, can choose to consume local plants over</w:t>
      </w:r>
      <w:r w:rsidR="00771268" w:rsidRPr="000B4D61">
        <w:rPr>
          <w:rFonts w:ascii="Times New Roman" w:eastAsia="Times New Roman" w:hAnsi="Times New Roman" w:cs="Times New Roman"/>
          <w:sz w:val="24"/>
          <w:szCs w:val="24"/>
        </w:rPr>
        <w:t xml:space="preserve"> novel subsidies</w:t>
      </w:r>
      <w:r w:rsidR="008D45AE" w:rsidRPr="000B4D61">
        <w:rPr>
          <w:rFonts w:ascii="Times New Roman" w:eastAsia="Times New Roman" w:hAnsi="Times New Roman" w:cs="Times New Roman"/>
          <w:sz w:val="24"/>
          <w:szCs w:val="24"/>
        </w:rPr>
        <w:t>.</w:t>
      </w:r>
      <w:r w:rsidR="00613032" w:rsidRPr="000B4D61">
        <w:rPr>
          <w:rFonts w:ascii="Times New Roman" w:eastAsia="Times New Roman" w:hAnsi="Times New Roman" w:cs="Times New Roman"/>
          <w:sz w:val="24"/>
          <w:szCs w:val="24"/>
        </w:rPr>
        <w:t xml:space="preserve"> However, there is no </w:t>
      </w:r>
      <w:r w:rsidR="00CB21C9" w:rsidRPr="000B4D61">
        <w:rPr>
          <w:rFonts w:ascii="Times New Roman" w:eastAsia="Times New Roman" w:hAnsi="Times New Roman" w:cs="Times New Roman"/>
          <w:sz w:val="24"/>
          <w:szCs w:val="24"/>
        </w:rPr>
        <w:t xml:space="preserve">clear  </w:t>
      </w:r>
      <w:r w:rsidR="00613032" w:rsidRPr="000B4D61">
        <w:rPr>
          <w:rFonts w:ascii="Times New Roman" w:eastAsia="Times New Roman" w:hAnsi="Times New Roman" w:cs="Times New Roman"/>
          <w:sz w:val="24"/>
          <w:szCs w:val="24"/>
        </w:rPr>
        <w:t>consensus about</w:t>
      </w:r>
      <w:r w:rsidR="00771268" w:rsidRPr="000B4D61">
        <w:rPr>
          <w:rFonts w:ascii="Times New Roman" w:eastAsia="Times New Roman" w:hAnsi="Times New Roman" w:cs="Times New Roman"/>
          <w:sz w:val="24"/>
          <w:szCs w:val="24"/>
        </w:rPr>
        <w:t xml:space="preserve"> detritivore</w:t>
      </w:r>
      <w:r w:rsidR="00613032" w:rsidRPr="000B4D61">
        <w:rPr>
          <w:rFonts w:ascii="Times New Roman" w:eastAsia="Times New Roman" w:hAnsi="Times New Roman" w:cs="Times New Roman"/>
          <w:sz w:val="24"/>
          <w:szCs w:val="24"/>
        </w:rPr>
        <w:t xml:space="preserve"> preference, performance, </w:t>
      </w:r>
      <w:r w:rsidR="00404C27" w:rsidRPr="000B4D61">
        <w:rPr>
          <w:rFonts w:ascii="Times New Roman" w:eastAsia="Times New Roman" w:hAnsi="Times New Roman" w:cs="Times New Roman"/>
          <w:sz w:val="24"/>
          <w:szCs w:val="24"/>
        </w:rPr>
        <w:t>or</w:t>
      </w:r>
      <w:r w:rsidR="00613032" w:rsidRPr="000B4D61">
        <w:rPr>
          <w:rFonts w:ascii="Times New Roman" w:eastAsia="Times New Roman" w:hAnsi="Times New Roman" w:cs="Times New Roman"/>
          <w:sz w:val="24"/>
          <w:szCs w:val="24"/>
        </w:rPr>
        <w:t xml:space="preserve"> </w:t>
      </w:r>
      <w:r w:rsidR="00771268" w:rsidRPr="000B4D61">
        <w:rPr>
          <w:rFonts w:ascii="Times New Roman" w:eastAsia="Times New Roman" w:hAnsi="Times New Roman" w:cs="Times New Roman"/>
          <w:sz w:val="24"/>
          <w:szCs w:val="24"/>
        </w:rPr>
        <w:t>diet shifts</w:t>
      </w:r>
      <w:r w:rsidR="00613032" w:rsidRPr="000B4D61">
        <w:rPr>
          <w:rFonts w:ascii="Times New Roman" w:eastAsia="Times New Roman" w:hAnsi="Times New Roman" w:cs="Times New Roman"/>
          <w:sz w:val="24"/>
          <w:szCs w:val="24"/>
        </w:rPr>
        <w:t xml:space="preserve"> as a result of invasion-mediated changes to subsidies. </w:t>
      </w:r>
      <w:r w:rsidR="00631958" w:rsidRPr="000B4D61">
        <w:rPr>
          <w:rFonts w:ascii="Times New Roman" w:eastAsia="Times New Roman" w:hAnsi="Times New Roman" w:cs="Times New Roman"/>
          <w:sz w:val="24"/>
          <w:szCs w:val="24"/>
        </w:rPr>
        <w:t xml:space="preserve"> </w:t>
      </w:r>
    </w:p>
    <w:p w14:paraId="4007088C" w14:textId="4B4E85C1" w:rsidR="000E02B7" w:rsidRPr="000B4D61" w:rsidRDefault="00BB6070"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r w:rsidR="00BC37E7" w:rsidRPr="000B4D61">
        <w:rPr>
          <w:rFonts w:ascii="Times New Roman" w:eastAsia="Times New Roman" w:hAnsi="Times New Roman" w:cs="Times New Roman"/>
          <w:sz w:val="24"/>
          <w:szCs w:val="24"/>
        </w:rPr>
        <w:t>In this study</w:t>
      </w:r>
      <w:r w:rsidR="00152178" w:rsidRPr="000B4D61">
        <w:rPr>
          <w:rFonts w:ascii="Times New Roman" w:eastAsia="Times New Roman" w:hAnsi="Times New Roman" w:cs="Times New Roman"/>
          <w:sz w:val="24"/>
          <w:szCs w:val="24"/>
        </w:rPr>
        <w:t>, we use</w:t>
      </w:r>
      <w:r w:rsidR="00BC37E7" w:rsidRPr="000B4D61">
        <w:rPr>
          <w:rFonts w:ascii="Times New Roman" w:eastAsia="Times New Roman" w:hAnsi="Times New Roman" w:cs="Times New Roman"/>
          <w:sz w:val="24"/>
          <w:szCs w:val="24"/>
        </w:rPr>
        <w:t>d</w:t>
      </w:r>
      <w:r w:rsidRPr="000B4D61">
        <w:rPr>
          <w:rFonts w:ascii="Times New Roman" w:eastAsia="Times New Roman" w:hAnsi="Times New Roman" w:cs="Times New Roman"/>
          <w:sz w:val="24"/>
          <w:szCs w:val="24"/>
        </w:rPr>
        <w:t xml:space="preserve"> </w:t>
      </w:r>
      <w:r w:rsidR="00152178" w:rsidRPr="000B4D61">
        <w:rPr>
          <w:rFonts w:ascii="Times New Roman" w:eastAsia="Times New Roman" w:hAnsi="Times New Roman" w:cs="Times New Roman"/>
          <w:sz w:val="24"/>
          <w:szCs w:val="24"/>
        </w:rPr>
        <w:t>a donor-controlled system to elucidat</w:t>
      </w:r>
      <w:r w:rsidR="004C7F4B" w:rsidRPr="000B4D61">
        <w:rPr>
          <w:rFonts w:ascii="Times New Roman" w:eastAsia="Times New Roman" w:hAnsi="Times New Roman" w:cs="Times New Roman"/>
          <w:sz w:val="24"/>
          <w:szCs w:val="24"/>
        </w:rPr>
        <w:t>e how invasion-mediated changes in donor systems impact</w:t>
      </w:r>
      <w:r w:rsidR="00BC37E7" w:rsidRPr="000B4D61">
        <w:rPr>
          <w:rFonts w:ascii="Times New Roman" w:eastAsia="Times New Roman" w:hAnsi="Times New Roman" w:cs="Times New Roman"/>
          <w:sz w:val="24"/>
          <w:szCs w:val="24"/>
        </w:rPr>
        <w:t xml:space="preserve"> subsidy-recipient communities, using rocky intertidal decomposers of beached seaweeds (hereafter referred to as “wrack”) as a model system. </w:t>
      </w:r>
      <w:r w:rsidR="008857C5" w:rsidRPr="000B4D61">
        <w:rPr>
          <w:rFonts w:ascii="Times New Roman" w:eastAsia="Times New Roman" w:hAnsi="Times New Roman" w:cs="Times New Roman"/>
          <w:sz w:val="24"/>
          <w:szCs w:val="24"/>
        </w:rPr>
        <w:t>Wrack subsidies provide important resources to nearshore and shore habitats</w:t>
      </w:r>
      <w:r w:rsidR="00856F80" w:rsidRPr="000B4D61">
        <w:rPr>
          <w:rFonts w:ascii="Times New Roman" w:eastAsia="Times New Roman" w:hAnsi="Times New Roman" w:cs="Times New Roman"/>
          <w:sz w:val="24"/>
          <w:szCs w:val="24"/>
        </w:rPr>
        <w:t xml:space="preserve"> </w:t>
      </w:r>
      <w:r w:rsidR="00856F80" w:rsidRPr="000B4D61">
        <w:rPr>
          <w:rFonts w:ascii="Times New Roman" w:eastAsia="Times New Roman" w:hAnsi="Times New Roman" w:cs="Times New Roman"/>
          <w:sz w:val="24"/>
          <w:szCs w:val="24"/>
        </w:rPr>
        <w:fldChar w:fldCharType="begin"/>
      </w:r>
      <w:r w:rsidR="00856F80" w:rsidRPr="000B4D61">
        <w:rPr>
          <w:rFonts w:ascii="Times New Roman" w:eastAsia="Times New Roman" w:hAnsi="Times New Roman" w:cs="Times New Roman"/>
          <w:sz w:val="24"/>
          <w:szCs w:val="24"/>
        </w:rPr>
        <w:instrText xml:space="preserve"> ADDIN ZOTERO_ITEM CSL_CITATION {"citationID":"COrGedBr","properties":{"formattedCitation":"(Duggins et al. 1989, Bustamante et al. 1995, Orr et al. 2005)","plainCitation":"(Duggins et al. 1989, Bustamante et al. 1995, Orr et al. 2005)","noteIndex":0},"citationItems":[{"id":21,"uris":["http://zotero.org/users/6486635/items/97NZ3L8E"],"itemData":{"id":21,"type":"article-journal","container-title":"Science","DOI":"10.1126/science.245.4914.170","ISSN":"0036-8075, 1095-9203","issue":"4914","journalAbbreviation":"Science","language":"en","page":"170-173","source":"DOI.org (Crossref)","title":"Magnification of Secondary Production by Kelp Detritus in Coastal Marine Ecosystems","volume":"245","author":[{"family":"Duggins","given":"D. O."},{"family":"Simenstad","given":"C. A."},{"family":"Estes","given":"J. A."}],"issued":{"date-parts":[["1989",7,14]]}}},{"id":22,"uris":["http://zotero.org/users/6486635/items/WIQZF8Z3"],"itemData":{"id":22,"type":"article-journal","container-title":"Oecologia","DOI":"10.1007/BF00333251","ISSN":"0029-8549, 1432-1939","issue":"2","journalAbbreviation":"Oecologia","language":"en","page":"189-201","source":"DOI.org (Crossref)","title":"Gradients of intertidal primary productivity around the coast of South Africa and their relationships with consumer biomass","volume":"102","author":[{"family":"Bustamante","given":"Rodrigo H."},{"family":"Branch","given":"George M."},{"family":"Eekhout","given":"Sean"},{"family":"Robertson","given":"Bruce"},{"family":"Zoutendyk","given":"Peter"},{"family":"Schleyer","given":"Michael"},{"family":"Dye","given":"Arthur"},{"family":"Hanekom","given":"Nick"},{"family":"Keats","given":"Derek"},{"family":"Jurd","given":"Michelle"},{"family":"McQuaid","given":"Christopher"}],"issued":{"date-parts":[["1995",5]]}}},{"id":288,"uris":["http://zotero.org/users/6486635/items/LSFGFP4G"],"itemData":{"id":288,"type":"article-journal","abstract":"The onshore deposition of macroalgal and macrophyte wrack provides a potentially signiﬁcant marine subsidy to intertidal and supratidal herbivore and decomposer communities. Based on the study of daily input loads to beaches, we estimated summer wrack deposition of up to 140 Mg (dry mass)/km shoreline in Barkley Sound, British Columbia. However, input rates were highly variable depending on beach type, nearshore hydrodynamics, and buoyancy characteristics of the wrack. Cobble beaches retained ϳ10 times and 30 times more wrack than did gravel and sand beaches, respectively. Cobble and gravel beaches also differed in species composition of new (fresh) wrack input, with Macrocystis integrifolia being characteristic for the former and Nereocystis luetkeana for the latter, which we attribute to buoyancy characteristics of the ﬂoating debris. On sand beaches, Phyllospadix spp. and Enteromorpha spp. were the dominant wrack species. Species composition of freshly deposited wrack also depended on wave exposure, but predictability based on the species pool within a beach’s catchment was restricted. Drift lines of aging wrack differed from freshly deposited wrack in species composition, probably due to wrack decomposition that results in ﬂuxes of nutrients and energy between the adjacent marine and terrestrial habitats. We hold that the characteristics of a given beach, e.g., substratum and wave exposure, and their effects on wrack input, will have important ecological and biogeochemical implications for the marine–terrestrial ecotone.","container-title":"Ecology","DOI":"10.1890/04-1486","ISSN":"0012-9658","issue":"6","journalAbbreviation":"Ecology","language":"en","page":"1496-1507","source":"DOI.org (Crossref)","title":"WRACK DEPOSITION ON DIFFERENT BEACH TYPES: SPATIAL AND TEMPORAL VARIATION IN THE PATTERN OF SUBSIDY","title-short":"WRACK DEPOSITION ON DIFFERENT BEACH TYPES","volume":"86","author":[{"family":"Orr","given":"Michael"},{"family":"Zimmer","given":"Martin"},{"family":"Jelinski","given":"Dennis E."},{"family":"Mews","given":"Malte"}],"issued":{"date-parts":[["2005",6]]}}}],"schema":"https://github.com/citation-style-language/schema/raw/master/csl-citation.json"}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856F80" w:rsidRPr="000B4D61">
        <w:rPr>
          <w:rFonts w:ascii="Times New Roman" w:eastAsia="Times New Roman" w:hAnsi="Times New Roman" w:cs="Times New Roman"/>
          <w:noProof/>
          <w:sz w:val="24"/>
          <w:szCs w:val="24"/>
        </w:rPr>
        <w:t>(Duggins et al. 1989, Bustamante et al. 1995, Orr et al. 2005)</w:t>
      </w:r>
      <w:r w:rsidR="00856F80" w:rsidRPr="000B4D61">
        <w:rPr>
          <w:rFonts w:ascii="Times New Roman" w:eastAsia="Times New Roman" w:hAnsi="Times New Roman" w:cs="Times New Roman"/>
          <w:sz w:val="24"/>
          <w:szCs w:val="24"/>
        </w:rPr>
        <w:fldChar w:fldCharType="end"/>
      </w:r>
      <w:r w:rsidR="00856F80"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For example, wrack on Bahamian Island coastlines temporarily shift predator behavior</w:t>
      </w:r>
      <w:r w:rsidR="0079147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increase predator densities</w:t>
      </w:r>
      <w:r w:rsidR="00791478" w:rsidRPr="000B4D61">
        <w:rPr>
          <w:rFonts w:ascii="Times New Roman" w:hAnsi="Times New Roman" w:cs="Times New Roman"/>
          <w:sz w:val="24"/>
          <w:szCs w:val="24"/>
        </w:rPr>
        <w:t xml:space="preserve">, and </w:t>
      </w:r>
      <w:r w:rsidR="008857C5" w:rsidRPr="000B4D61">
        <w:rPr>
          <w:rFonts w:ascii="Times New Roman" w:eastAsia="Times New Roman" w:hAnsi="Times New Roman" w:cs="Times New Roman"/>
          <w:sz w:val="24"/>
          <w:szCs w:val="24"/>
        </w:rPr>
        <w:t xml:space="preserve">ultimately result in a herbivore-mediated trophic cascade on some </w:t>
      </w:r>
      <w:r w:rsidR="00856F80" w:rsidRPr="000B4D61">
        <w:rPr>
          <w:rFonts w:ascii="Times New Roman" w:eastAsia="Times New Roman" w:hAnsi="Times New Roman" w:cs="Times New Roman"/>
          <w:sz w:val="24"/>
          <w:szCs w:val="24"/>
        </w:rPr>
        <w:t xml:space="preserve">plants </w:t>
      </w:r>
      <w:r w:rsidR="00856F80" w:rsidRPr="000B4D61">
        <w:rPr>
          <w:rFonts w:ascii="Times New Roman" w:eastAsia="Times New Roman" w:hAnsi="Times New Roman" w:cs="Times New Roman"/>
          <w:sz w:val="24"/>
          <w:szCs w:val="24"/>
        </w:rPr>
        <w:fldChar w:fldCharType="begin"/>
      </w:r>
      <w:r w:rsidR="00791478" w:rsidRPr="000B4D61">
        <w:rPr>
          <w:rFonts w:ascii="Times New Roman" w:eastAsia="Times New Roman" w:hAnsi="Times New Roman" w:cs="Times New Roman"/>
          <w:sz w:val="24"/>
          <w:szCs w:val="24"/>
        </w:rPr>
        <w:instrText xml:space="preserve"> ADDIN ZOTERO_ITEM CSL_CITATION {"citationID":"eFGDomRK","properties":{"formattedCitation":"(Spiller et al. 2010, Wright et al. 2013, Piovia-Scott et al. 2017, Kenny et al. 2017, Piovia\\uc0\\u8208{}Scott et al. 2019)","plainCitation":"(Spiller et al. 2010, Wright et al. 2013, Piovia-Scott et al. 2017, Kenny et al. 2017, Piovia‐Scott et al. 2019)","noteIndex":0},"citationItems":[{"id":434,"uris":["http://zotero.org/users/6486635/items/RYJG3JFS"],"itemData":{"id":434,"type":"article-journal","abstract":"The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W."}],"issued":{"date-parts":[["2013",3]]}}},{"id":436,"uris":["http://zotero.org/users/6486635/items/9WR5MTPL"],"itemData":{"id":436,"type":"article-journal","abstract":"Introduced predators can have dramatic effects on island ecosystems, the magnitude of which are likely to vary with island characteristics. We investigated the inﬂuence of two important properties of islands—size and amount of resource subsidy—on the effects of an introduced predatory lizard (Anolis sagrei) on three groups of arthropod prey. Lizards were experimentally introduced to 16 islands that spanned gradients in vegetated area and seaweed deposition (a marine resource subsidy); 16 similar islands served as lizard-free controls. The abundance of web spiders, salticid spiders, and wasps was estimated prior to lizard introduction and again four months after lizard introduction. Lizard introduction reduced the average abundance of all three groups of arthropods. The effect of lizards on salticid spiders—which was very large (94% reduction in salticid abundance)—decreased with island size. In contrast, the effect of lizards on wasps—which was also very large (88% reduction in wasp abundance)—tended to increase with island size, but with only marginal signiﬁcance. There was no evidence for variation in the effect of lizards on web spiders with island size. This variation between prey taxa may be related to the relative importance of environmental stress (such as wind and wave exposure, which tend to be more pronounced on smaller islands) in determining abundance. Salticids seem to tolerate the stressful environmental conditions that characterize smaller islands, allowing for larger lizard effects; wasps seem to be limited by these conditions (either directly or indirectly via reduced prey availability), minimizing lizard effects on smaller islands. There was a marginally signiﬁcant tendency for the effect of lizards on salticid spiders to be weaker on islands with more seaweed deposition, suggesting that subsidies may play a role in reducing predator effects on islands. Our results highlight the importance of ecological context in determining the top-down effects of introduced predators and underscore the need to extend existing theories relating island area and community characteristics toward an explicit consideration of species interactions.","container-title":"Ecosphere","DOI":"10.1002/ecs2.1909","ISSN":"21508925","issue":"8","journalAbbreviation":"Ecosphere","language":"en","page":"e01909","source":"DOI.org (Crossref)","title":"The effect of lizards on spiders and wasps: variation with island size and marine subsidy","title-short":"The effect of lizards on spiders and wasps","volume":"8","author":[{"family":"Piovia-Scott","given":"Jonah"},{"family":"Yang","given":"Louie H."},{"family":"Wright","given":"Amber N."},{"family":"Spiller","given":"David A."},{"family":"Schoener","given":"Thomas W."}],"issued":{"date-parts":[["2017",8]]}}},{"id":274,"uris":["http://zotero.org/users/6486635/items/T5CRNS9K"],"itemData":{"id":274,"type":"article-journal","abstract":"Most prominent theories of food web dynamics imply the simultaneous action of bottom–up and top–down forces. However, transient bottom-up effects resulting from resource pulses can lead to sequential shifts in the strength of top–down predator effects. We used a large-scale ﬁeld experiment (32 small islands sampled over 5 years) to probe how the frequency and magnitude of pulsed seaweed inputs drives temporal variation in the top–down effects of lizard predators. Short-term weakening of lizard effects on spiders and plants (the latter via a trophic cascade) were associated with lizard diet shifts, and were more pronounced with larger seaweed inputs. Long-term strengthening of lizard effects was associated with lizard numerical responses and plant fertilisation. Increased pulse frequency reinforced the strengthening of lizard effects on spiders and plants. These results underscore the temporally variable nature of top–down effects and highlight the role of resource pulses in driving this variation.","container-title":"Ecology Letters","DOI":"10.1111/ele.13377","ISSN":"1461-023X, 1461-0248","issue":"11","journalAbbreviation":"Ecol Lett","language":"en","page":"1850-1859","source":"DOI.org (Crossref)","title":"Pulsed seaweed subsidies drive sequential shifts in the effects of lizard predators on island food webs","volume":"22","author":[{"family":"Piovia‐Scott","given":"Jonah"},{"family":"Yang","given":"Louie H."},{"family":"Wright","given":"Amber N."},{"family":"Spiller","given":"David A."},{"family":"Schoener","given":"Thomas W."}],"editor":[{"family":"Young","given":"Hillary"}],"issued":{"date-parts":[["2019",11]]}}},{"id":437,"uris":["http://zotero.org/users/6486635/items/HTSMFMAH"],"itemData":{"id":437,"type":"article-journal","abstract":"Resource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791478" w:rsidRPr="000B4D61">
        <w:rPr>
          <w:rFonts w:ascii="Times New Roman" w:hAnsi="Times New Roman" w:cs="Times New Roman"/>
          <w:sz w:val="24"/>
          <w:szCs w:val="24"/>
        </w:rPr>
        <w:t>(Spiller et al. 2010, Wright et al. 2013, Piovia-Scott et al. 2017, Kenny et al. 2017, Piovia‐Scott et al. 2019)</w:t>
      </w:r>
      <w:r w:rsidR="00856F80" w:rsidRPr="000B4D61">
        <w:rPr>
          <w:rFonts w:ascii="Times New Roman" w:eastAsia="Times New Roman" w:hAnsi="Times New Roman" w:cs="Times New Roman"/>
          <w:sz w:val="24"/>
          <w:szCs w:val="24"/>
        </w:rPr>
        <w:fldChar w:fldCharType="end"/>
      </w:r>
      <w:r w:rsidR="00856F80" w:rsidRPr="000B4D61">
        <w:rPr>
          <w:rFonts w:ascii="Times New Roman" w:eastAsia="Times New Roman" w:hAnsi="Times New Roman" w:cs="Times New Roman"/>
          <w:sz w:val="24"/>
          <w:szCs w:val="24"/>
        </w:rPr>
        <w:t xml:space="preserve">. </w:t>
      </w:r>
      <w:r w:rsidR="00BC74D8" w:rsidRPr="000B4D61">
        <w:rPr>
          <w:rFonts w:ascii="Times New Roman" w:eastAsia="Times New Roman" w:hAnsi="Times New Roman" w:cs="Times New Roman"/>
          <w:sz w:val="24"/>
          <w:szCs w:val="24"/>
        </w:rPr>
        <w:t>Thus, quantity and quality of subsidies can affect consumers at an individual level by changing grazing behavior of consumers, numerical response at a population level if consumers utilize the resource, and at the community level by shifting competitive balance</w:t>
      </w:r>
      <w:r w:rsidR="00603C32" w:rsidRPr="000B4D61">
        <w:rPr>
          <w:rFonts w:ascii="Times New Roman" w:hAnsi="Times New Roman" w:cs="Times New Roman"/>
          <w:sz w:val="24"/>
          <w:szCs w:val="24"/>
        </w:rPr>
        <w:t xml:space="preserve"> (</w:t>
      </w:r>
      <w:proofErr w:type="spellStart"/>
      <w:r w:rsidR="00603C32" w:rsidRPr="000B4D61">
        <w:rPr>
          <w:rFonts w:ascii="Times New Roman" w:hAnsi="Times New Roman" w:cs="Times New Roman"/>
          <w:sz w:val="24"/>
          <w:szCs w:val="24"/>
        </w:rPr>
        <w:t>Piovia</w:t>
      </w:r>
      <w:proofErr w:type="spellEnd"/>
      <w:r w:rsidR="00603C32" w:rsidRPr="000B4D61">
        <w:rPr>
          <w:rFonts w:ascii="Times New Roman" w:hAnsi="Times New Roman" w:cs="Times New Roman"/>
          <w:sz w:val="24"/>
          <w:szCs w:val="24"/>
        </w:rPr>
        <w:t>‐Scott et al. 2019)</w:t>
      </w:r>
      <w:r w:rsidR="00BC74D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 xml:space="preserve">Human-mediated changes to the </w:t>
      </w:r>
      <w:r w:rsidR="00BC74D8" w:rsidRPr="000B4D61">
        <w:rPr>
          <w:rFonts w:ascii="Times New Roman" w:eastAsia="Times New Roman" w:hAnsi="Times New Roman" w:cs="Times New Roman"/>
          <w:sz w:val="24"/>
          <w:szCs w:val="24"/>
        </w:rPr>
        <w:t xml:space="preserve">  </w:t>
      </w:r>
      <w:r w:rsidR="008857C5" w:rsidRPr="000B4D61">
        <w:rPr>
          <w:rFonts w:ascii="Times New Roman" w:eastAsia="Times New Roman" w:hAnsi="Times New Roman" w:cs="Times New Roman"/>
          <w:sz w:val="24"/>
          <w:szCs w:val="24"/>
        </w:rPr>
        <w:t xml:space="preserve">abundance and composition of seagrasses and seaweeds before they wash ashore could have profound implications on their use by recipient shoreline ecosystems, but these impacts are largely unknown. </w:t>
      </w:r>
    </w:p>
    <w:p w14:paraId="4D8C11F0" w14:textId="7C57A956" w:rsidR="00214DEC" w:rsidRPr="000B4D61" w:rsidRDefault="008857C5"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The naiveté of these ecosystems to these subsidies suggests their use may be different than familiar subsidies. </w:t>
      </w:r>
      <w:r w:rsidR="00062318" w:rsidRPr="000B4D61">
        <w:rPr>
          <w:rFonts w:ascii="Times New Roman" w:eastAsia="Times New Roman" w:hAnsi="Times New Roman" w:cs="Times New Roman"/>
          <w:sz w:val="24"/>
          <w:szCs w:val="24"/>
        </w:rPr>
        <w:t xml:space="preserve">This is especially important when recipient communities include sensitive and endangered species that rely on </w:t>
      </w:r>
      <w:proofErr w:type="spellStart"/>
      <w:r w:rsidR="00062318" w:rsidRPr="000B4D61">
        <w:rPr>
          <w:rFonts w:ascii="Times New Roman" w:eastAsia="Times New Roman" w:hAnsi="Times New Roman" w:cs="Times New Roman"/>
          <w:sz w:val="24"/>
          <w:szCs w:val="24"/>
        </w:rPr>
        <w:t>wrack</w:t>
      </w:r>
      <w:proofErr w:type="spellEnd"/>
      <w:r w:rsidR="00062318" w:rsidRPr="000B4D61">
        <w:rPr>
          <w:rFonts w:ascii="Times New Roman" w:eastAsia="Times New Roman" w:hAnsi="Times New Roman" w:cs="Times New Roman"/>
          <w:sz w:val="24"/>
          <w:szCs w:val="24"/>
        </w:rPr>
        <w:t>. The recent invasion by Devilweed</w:t>
      </w:r>
      <w:r w:rsidR="00062318" w:rsidRPr="000B4D61">
        <w:rPr>
          <w:rFonts w:ascii="Times New Roman" w:eastAsia="Times New Roman" w:hAnsi="Times New Roman" w:cs="Times New Roman"/>
          <w:i/>
          <w:sz w:val="24"/>
          <w:szCs w:val="24"/>
        </w:rPr>
        <w:t>,</w:t>
      </w:r>
      <w:r w:rsidR="00062318" w:rsidRPr="000B4D61">
        <w:rPr>
          <w:rFonts w:ascii="Times New Roman" w:eastAsia="Times New Roman" w:hAnsi="Times New Roman" w:cs="Times New Roman"/>
          <w:sz w:val="24"/>
          <w:szCs w:val="24"/>
        </w:rPr>
        <w:t xml:space="preserve"> in southern California kelp forests, may pose consequences for recovery of the endangered Black abalone</w:t>
      </w:r>
      <w:r w:rsidR="00062318" w:rsidRPr="000B4D61">
        <w:rPr>
          <w:rFonts w:ascii="Times New Roman" w:eastAsia="Times New Roman" w:hAnsi="Times New Roman" w:cs="Times New Roman"/>
          <w:i/>
          <w:sz w:val="24"/>
          <w:szCs w:val="24"/>
        </w:rPr>
        <w:t xml:space="preserve">. </w:t>
      </w:r>
      <w:r w:rsidR="00062318" w:rsidRPr="000B4D61">
        <w:rPr>
          <w:rFonts w:ascii="Times New Roman" w:eastAsia="Times New Roman" w:hAnsi="Times New Roman" w:cs="Times New Roman"/>
          <w:sz w:val="24"/>
          <w:szCs w:val="24"/>
        </w:rPr>
        <w:t>Although federally protected, their recovery has been slow since various species of abalone suffered precipitous declines due to overharvesting and disease</w:t>
      </w:r>
      <w:r w:rsidR="00856F80" w:rsidRPr="000B4D61">
        <w:rPr>
          <w:rFonts w:ascii="Times New Roman" w:eastAsia="Times New Roman" w:hAnsi="Times New Roman" w:cs="Times New Roman"/>
          <w:sz w:val="24"/>
          <w:szCs w:val="24"/>
        </w:rPr>
        <w:t xml:space="preserve"> </w:t>
      </w:r>
      <w:r w:rsidR="00856F80" w:rsidRPr="000B4D61">
        <w:rPr>
          <w:rFonts w:ascii="Times New Roman" w:eastAsia="Times New Roman" w:hAnsi="Times New Roman" w:cs="Times New Roman"/>
          <w:sz w:val="24"/>
          <w:szCs w:val="24"/>
        </w:rPr>
        <w:fldChar w:fldCharType="begin"/>
      </w:r>
      <w:r w:rsidR="00646F67" w:rsidRPr="000B4D61">
        <w:rPr>
          <w:rFonts w:ascii="Times New Roman" w:eastAsia="Times New Roman" w:hAnsi="Times New Roman" w:cs="Times New Roman"/>
          <w:sz w:val="24"/>
          <w:szCs w:val="24"/>
        </w:rPr>
        <w:instrText xml:space="preserve"> ADDIN ZOTERO_ITEM CSL_CITATION {"citationID":"pHQrcMOY","properties":{"formattedCitation":"(Altstatt et al. 1996, Raimondi et al. 2002, Miner et al. 2006, Stierhoff et al. 2012, Ben-Horin et al. 2013)","plainCitation":"(Altstatt et al. 1996, Raimondi et al. 2002, Miner et al. 2006, Stierhoff et al. 2012, Ben-Horin et al. 2013)","noteIndex":0},"citationItems":[{"id":448,"uris":["http://zotero.org/users/6486635/items/3IAFU4VP"],"itemData":{"id":448,"type":"article-journal","container-title":"Marine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E."}],"issued":{"date-parts":[["2006"]]}}},{"id":198,"uris":["http://zotero.org/users/6486635/items/E3DP6TSC"],"itemData":{"id":198,"type":"article-journal","abstract":"In 2001, the white abalone (Haliotis sorenseni) became the ﬁrst marine invertebrate to be listed as endangered under the Endangered Species Act (ESA). Low densities and recruitment failure due to Allee effects were identiﬁed as being the major threats to the species’ long-term viability. Visual transect surveys conducted using a remotely operated vehicle (ROV) since 2002 indicate a dramatic and continued decline in white abalone total abundance ($78% decrease) and density (33–100% decrease, depending on depth and year) between 2002 and 2010 at Tanner Bank, an area of historically high abundance (&gt;1/m2). An increase in the size distribution over this same time period suggests individuals in the white abalone population are growing larger (and aging) with little or no indication of adequate recruitment success. The vast majority (between 77% and 89%, depending on the year) of white abalone were observed alone, which suggests that the likelihood of reproductive success within this population remains very low. The continuing decline 30 years after the last major commercial harvest demonstrates that the strategy of benign neglect, or allowing the population to recover without intervention, has clearly failed. We recommend immediate proactive conservation through population enhancement by out-planting healthy, captivebred white abalone in areas where populations have reached or are approaching local extinction.","container-title":"Biological Conservation","DOI":"10.1016/j.biocon.2012.03.013","ISSN":"00063207","journalAbbreviation":"Biological Conservation","language":"en","page":"46-52","source":"DOI.org (Crossref)","title":"On the road to extinction? Population declines of the endangered white abalone, Haliotis sorenseni","title-short":"On the road to extinction?","volume":"152","author":[{"family":"Stierhoff","given":"Kevin L."},{"family":"Neuman","given":"Melissa"},{"family":"Butler","given":"John L."}],"issued":{"date-parts":[["2012",8]]}}},{"id":447,"uris":["http://zotero.org/users/6486635/items/7DHGLJJP"],"itemData":{"id":447,"type":"article-journal","abstract":"Epidemiological theory suggests that pathogens will not cause host extinctions because agents of disease should fade out when the host population is driven below a threshold density. Nevertheless, infectious diseases have threatened species with extinction on local scales by maintaining high incidence and the ability to spread efﬁciently even as host populations decline. Intertidal black abalone (Haliotis cracherodii ), but not other abalone species, went extinct locally throughout much of southern California following the emergence of a Rickettsiales-like pathogen in the mid-1980s. The rickettsial disease, a condition known as withering syndrome (WS), and associated mortality occur at elevated water temperatures. We measured abalone body temperatures in the ﬁeld and experimentally manipulated intertidal environmental conditions in the laboratory, testing the inﬂuence of mean temperature and daily temperature variability on key epizootiological processes of WS. Daily temperature variability increased the susceptibility of black abalone to infection, but disease expression occurred only at warm water temperatures and was independent of temperature variability. These results imply that high thermal variation of the marine intertidal zone allows the pathogen to readily infect black abalone, but infected individuals remain asymptomatic until water temperatures periodically exceed thresholds modulating WS. Mass mortalities can therefore occur before pathogen transmission is limited by density-dependent factors.","container-title":"Ecology","DOI":"10.1890/11-2257.1","ISSN":"0012-9658","issue":"1","journalAbbreviation":"Ecology","language":"en","page":"161-168","source":"DOI.org (Crossref)","title":"Variable intertidal temperature explains why disease endangers black abalone","volume":"94","author":[{"family":"Ben-Horin","given":"Tal"},{"family":"Lenihan","given":"Hunter S."},{"family":"Lafferty","given":"Kevin D."}],"issued":{"date-parts":[["2013",1]]}}}],"schema":"https://github.com/citation-style-language/schema/raw/master/csl-citation.json"} </w:instrText>
      </w:r>
      <w:r w:rsidR="00856F80" w:rsidRPr="000B4D61">
        <w:rPr>
          <w:rFonts w:ascii="Times New Roman" w:eastAsia="Times New Roman" w:hAnsi="Times New Roman" w:cs="Times New Roman"/>
          <w:sz w:val="24"/>
          <w:szCs w:val="24"/>
        </w:rPr>
        <w:fldChar w:fldCharType="separate"/>
      </w:r>
      <w:r w:rsidR="00646F67" w:rsidRPr="000B4D61">
        <w:rPr>
          <w:rFonts w:ascii="Times New Roman" w:eastAsia="Times New Roman" w:hAnsi="Times New Roman" w:cs="Times New Roman"/>
          <w:noProof/>
          <w:sz w:val="24"/>
          <w:szCs w:val="24"/>
        </w:rPr>
        <w:t xml:space="preserve">(Altstatt et al. 1996, Raimondi et al. 2002, </w:t>
      </w:r>
      <w:r w:rsidR="00646F67" w:rsidRPr="000B4D61">
        <w:rPr>
          <w:rFonts w:ascii="Times New Roman" w:eastAsia="Times New Roman" w:hAnsi="Times New Roman" w:cs="Times New Roman"/>
          <w:noProof/>
          <w:sz w:val="24"/>
          <w:szCs w:val="24"/>
        </w:rPr>
        <w:lastRenderedPageBreak/>
        <w:t>Miner et al. 2006, Stierhoff et al. 2012, Ben-Horin et al. 2013)</w:t>
      </w:r>
      <w:r w:rsidR="00856F80"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Although not comparable to historical densities, the California Channel Islands support some populations of </w:t>
      </w:r>
      <w:r w:rsidR="001A6620">
        <w:rPr>
          <w:rFonts w:ascii="Times New Roman" w:eastAsia="Times New Roman" w:hAnsi="Times New Roman" w:cs="Times New Roman"/>
          <w:sz w:val="24"/>
          <w:szCs w:val="24"/>
        </w:rPr>
        <w:t>B</w:t>
      </w:r>
      <w:r w:rsidR="00062318" w:rsidRPr="000B4D61">
        <w:rPr>
          <w:rFonts w:ascii="Times New Roman" w:eastAsia="Times New Roman" w:hAnsi="Times New Roman" w:cs="Times New Roman"/>
          <w:sz w:val="24"/>
          <w:szCs w:val="24"/>
        </w:rPr>
        <w:t>lack abalone within rocky intertidal habitats</w:t>
      </w:r>
      <w:r w:rsidR="00646F67" w:rsidRPr="000B4D61">
        <w:rPr>
          <w:rFonts w:ascii="Times New Roman" w:eastAsia="Times New Roman" w:hAnsi="Times New Roman" w:cs="Times New Roman"/>
          <w:sz w:val="24"/>
          <w:szCs w:val="24"/>
        </w:rPr>
        <w:t xml:space="preserve"> </w:t>
      </w:r>
      <w:r w:rsidR="00646F67" w:rsidRPr="000B4D61">
        <w:rPr>
          <w:rFonts w:ascii="Times New Roman" w:eastAsia="Times New Roman" w:hAnsi="Times New Roman" w:cs="Times New Roman"/>
          <w:sz w:val="24"/>
          <w:szCs w:val="24"/>
        </w:rPr>
        <w:fldChar w:fldCharType="begin"/>
      </w:r>
      <w:r w:rsidR="00646F67" w:rsidRPr="000B4D61">
        <w:rPr>
          <w:rFonts w:ascii="Times New Roman" w:eastAsia="Times New Roman" w:hAnsi="Times New Roman" w:cs="Times New Roman"/>
          <w:sz w:val="24"/>
          <w:szCs w:val="24"/>
        </w:rPr>
        <w:instrText xml:space="preserve"> ADDIN ZOTERO_ITEM CSL_CITATION {"citationID":"ssd4hBFV","properties":{"formattedCitation":"(Newman et al. 2010, Raimondi et al. 2015, VanBlaricom and Kenner 2020)","plainCitation":"(Newman et al. 2010, Raimondi et al. 2015, VanBlaricom and Kenner 2020)","noteIndex":0},"citationItems":[{"id":90,"uris":["http://zotero.org/users/6486635/items/5DQVPCWU"],"itemData":{"id":90,"type":"document","abstract":"he black abalone (llaliotis t·rarherodii Leach, 1814) is a relatively large prosobranch gastropod n1ollusc ranging fron1 approxin1au:ly Point Arena in northern California 10 Bahia Tor1ugas and Isla Guadalupe. Mexico. In the United State.s. populations of black abalone on olTshore islands. especially those of southern California. were particularly large prior 10 the ,nid 1980s. An;1lysis oflong-1enn fishery-dependent and -independent data revealed that fishing pressure in co111bina1ion with a lethal disease. withering syndron1e. has resulted in ,nass 1nor1ali1ies of95°/o or greater in black abalone populations south of Monterey County. CA. Reduction in local densities bclo,v the threshold necessary for successful fertilization (0.34/ni2) has been a widespread and pervasive consequence of population reductions by withering syndrorne and other factors. The 1110s1 significant current and future threat that the black abalone faces i 1ha1 itnposed by the spread of withering syndron1e. known 10 be enhanced by periods of ocean wanning. Other factors. such as illegal take. ocean pollution. and natural predation. also pose risks 10 ren1aining populations and those 1ha1 ,nay be restored via active 1nanagen1ent in the future. \\Vi1hou1 ide111ifica1ion. develop1nen1. and in1plen1en1:11ion of e1Tec1ive n1easures 10 counter the popula1ion-level efTcc1s of withering syndron1c. ren,aining black abalone populations n1ay experience further declines.","title":"OVERALL STATUS ANO THREATS ASSESSMENT OF BLACK ABALO E (HAL/OTIS CRACHERODII LEACH, 1814) POPULATIONS IN CALIFORNIA","author":[{"family":"Newman et al.","given":""}],"issued":{"date-parts":[["2010"]]}}},{"id":909,"uris":["http://zotero.org/groups/4748485/items/HA9QZGFX"],"itemData":{"id":909,"type":"article-journal","abstract":"Population consequences of endangered species interacting as predators and prey have been considered theoretically and legally, but rarely investigated in the field. We examined relationships between spatially variable populations of a predator, the California sea otter, Enhydra lutris nereis, and a prey species, the black abalone, Haliotis cracherodii. Both species are federally listed under the Endangered Species Act and co-occur along the coast of California. We compared the local abundance and habitat distribution of black abalone at 12 sites with varying densities of sea otters. All of the populations of abalone we examined were in the geographic area currently unaffected by withering disease, which has decimated populations south of the study area. Surprisingly, our findings indicate that sea otter density is positively associated with increased black abalone density. The presence of sea otters also correlated with a shift in black abalone to habitat conferring greater refuge, which could decrease illegal human harvest. These results highlight the need for a multi-species approach to conservation management of the two species, and demonstrate the importance of using field-collected data rather than simple trophic assumptions to understand relationships between jointly vulnerable predator and prey populations.","container-title":"Ecology","DOI":"10.1890/15-0158.1","ISSN":"1939-9170","issue":"11","language":"en","note":"_eprint: https://onlinelibrary.wiley.com/doi/pdf/10.1890/15-0158.1","page":"3102-3108","source":"Wiley Online Library","title":"Evaluating potential conservation conflicts between two listed species: sea otters and black abalone","title-short":"Evaluating potential conservation conflicts between two listed species","volume":"96","author":[{"family":"Raimondi","given":"Peter"},{"family":"Jurgens","given":"Laura J."},{"family":"Tinker","given":"M. Tim"}],"issued":{"date-parts":[["2015"]]}}},{"id":390,"uris":["http://zotero.org/users/6486635/items/U9KNWEWP"],"itemData":{"id":390,"type":"article-journal","abstract":"Black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00646F67" w:rsidRPr="000B4D61">
        <w:rPr>
          <w:rFonts w:ascii="Times New Roman" w:eastAsia="Times New Roman" w:hAnsi="Times New Roman" w:cs="Times New Roman"/>
          <w:sz w:val="24"/>
          <w:szCs w:val="24"/>
        </w:rPr>
        <w:fldChar w:fldCharType="separate"/>
      </w:r>
      <w:r w:rsidR="00646F67" w:rsidRPr="000B4D61">
        <w:rPr>
          <w:rFonts w:ascii="Times New Roman" w:eastAsia="Times New Roman" w:hAnsi="Times New Roman" w:cs="Times New Roman"/>
          <w:noProof/>
          <w:sz w:val="24"/>
          <w:szCs w:val="24"/>
        </w:rPr>
        <w:t>(Newman et al. 2010, Raimondi et al. 2015, VanBlaricom and Kenner 2020)</w:t>
      </w:r>
      <w:r w:rsidR="00646F67"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Many rocky shore </w:t>
      </w:r>
      <w:r w:rsidR="006E5765" w:rsidRPr="000B4D61">
        <w:rPr>
          <w:rFonts w:ascii="Times New Roman" w:eastAsia="Times New Roman" w:hAnsi="Times New Roman" w:cs="Times New Roman"/>
          <w:sz w:val="24"/>
          <w:szCs w:val="24"/>
        </w:rPr>
        <w:t>consumers</w:t>
      </w:r>
      <w:r w:rsidR="00062318" w:rsidRPr="000B4D61">
        <w:rPr>
          <w:rFonts w:ascii="Times New Roman" w:eastAsia="Times New Roman" w:hAnsi="Times New Roman" w:cs="Times New Roman"/>
          <w:sz w:val="24"/>
          <w:szCs w:val="24"/>
        </w:rPr>
        <w:t>, including abalone at these sites consume various benthic seaweeds and are subsidized by drift kelp</w:t>
      </w:r>
      <w:r w:rsidR="00646F67" w:rsidRPr="000B4D61">
        <w:rPr>
          <w:rFonts w:ascii="Times New Roman" w:eastAsia="Times New Roman" w:hAnsi="Times New Roman" w:cs="Times New Roman"/>
          <w:sz w:val="24"/>
          <w:szCs w:val="24"/>
        </w:rPr>
        <w:t xml:space="preserve"> (</w:t>
      </w:r>
      <w:proofErr w:type="spellStart"/>
      <w:r w:rsidR="00646F67" w:rsidRPr="000B4D61">
        <w:rPr>
          <w:rFonts w:ascii="Times New Roman" w:eastAsia="Times New Roman" w:hAnsi="Times New Roman" w:cs="Times New Roman"/>
          <w:noProof/>
          <w:sz w:val="24"/>
          <w:szCs w:val="24"/>
        </w:rPr>
        <w:t>VanBlaricom</w:t>
      </w:r>
      <w:proofErr w:type="spellEnd"/>
      <w:r w:rsidR="00646F67" w:rsidRPr="000B4D61">
        <w:rPr>
          <w:rFonts w:ascii="Times New Roman" w:eastAsia="Times New Roman" w:hAnsi="Times New Roman" w:cs="Times New Roman"/>
          <w:noProof/>
          <w:sz w:val="24"/>
          <w:szCs w:val="24"/>
        </w:rPr>
        <w:t xml:space="preserve"> and Kenner 2020)</w:t>
      </w:r>
      <w:r w:rsidR="00062318" w:rsidRPr="000B4D61">
        <w:rPr>
          <w:rFonts w:ascii="Times New Roman" w:eastAsia="Times New Roman" w:hAnsi="Times New Roman" w:cs="Times New Roman"/>
          <w:sz w:val="24"/>
          <w:szCs w:val="24"/>
        </w:rPr>
        <w:t xml:space="preserve">. California Giant kelp is a relatively high preference food for abalone (Leighton and </w:t>
      </w:r>
      <w:proofErr w:type="spellStart"/>
      <w:r w:rsidR="00062318" w:rsidRPr="000B4D61">
        <w:rPr>
          <w:rFonts w:ascii="Times New Roman" w:eastAsia="Times New Roman" w:hAnsi="Times New Roman" w:cs="Times New Roman"/>
          <w:sz w:val="24"/>
          <w:szCs w:val="24"/>
        </w:rPr>
        <w:t>Boolootian</w:t>
      </w:r>
      <w:proofErr w:type="spellEnd"/>
      <w:r w:rsidR="00062318" w:rsidRPr="000B4D61">
        <w:rPr>
          <w:rFonts w:ascii="Times New Roman" w:eastAsia="Times New Roman" w:hAnsi="Times New Roman" w:cs="Times New Roman"/>
          <w:sz w:val="24"/>
          <w:szCs w:val="24"/>
        </w:rPr>
        <w:t xml:space="preserve"> 1963) often dominates the wrack composition</w:t>
      </w:r>
      <w:r w:rsidR="00646F67" w:rsidRPr="000B4D61">
        <w:rPr>
          <w:rFonts w:ascii="Times New Roman" w:eastAsia="Times New Roman" w:hAnsi="Times New Roman" w:cs="Times New Roman"/>
          <w:sz w:val="24"/>
          <w:szCs w:val="24"/>
        </w:rPr>
        <w:t xml:space="preserve"> </w:t>
      </w:r>
      <w:r w:rsidR="00646F67" w:rsidRPr="000B4D61">
        <w:rPr>
          <w:rFonts w:ascii="Times New Roman" w:eastAsia="Times New Roman" w:hAnsi="Times New Roman" w:cs="Times New Roman"/>
          <w:sz w:val="24"/>
          <w:szCs w:val="24"/>
        </w:rPr>
        <w:fldChar w:fldCharType="begin"/>
      </w:r>
      <w:r w:rsidR="007736E8" w:rsidRPr="000B4D61">
        <w:rPr>
          <w:rFonts w:ascii="Times New Roman" w:eastAsia="Times New Roman" w:hAnsi="Times New Roman" w:cs="Times New Roman"/>
          <w:sz w:val="24"/>
          <w:szCs w:val="24"/>
        </w:rPr>
        <w:instrText xml:space="preserve"> ADDIN ZOTERO_ITEM CSL_CITATION {"citationID":"6eKrvuh1","properties":{"formattedCitation":"(Hayes 1974, Dugan et al. 2003, VanBlaricom and Kenner 2020)","plainCitation":"(Hayes 1974, Dugan et al. 2003, VanBlaricom and Kenner 2020)","noteIndex":0},"citationItems":[{"id":10,"uris":["http://zotero.org/users/6486635/items/GKBAAFCL"],"itemData":{"id":10,"type":"article-journal","abstract":"The isopod Tylos punctatus dominates the supratidal sand-beach communities at a number of locations in southern California and northern Mexico. It feeds on the giant kelp Macrocystis pyrifera, which appears to be the major source of organic input for these beaches.","container-title":"Ecology","DOI":"10.2307/1934419","ISSN":"00129658","issue":"4","language":"en","page":"838-847","source":"DOI.org (Crossref)","title":"Sand-Beach Energetics: Importance of the Isopod Tylos Punctatus","title-short":"Sand-Beach Energetics","volume":"55","author":[{"family":"Hayes","given":"Willis B."}],"issued":{"date-parts":[["1974",7]]}}},{"id":11,"uris":["http://zotero.org/users/6486635/items/QRW5JNTS"],"itemData":{"id":11,"type":"article-journal","abstract":"To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O"}],"issued":{"date-parts":[["2003",10]]}}},{"id":390,"uris":["http://zotero.org/users/6486635/items/U9KNWEWP"],"itemData":{"id":390,"type":"article-journal","abstract":"Black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00646F67"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(Hayes 1974, Dugan et al. 2003, VanBlaricom and Kenner 2020)</w:t>
      </w:r>
      <w:r w:rsidR="00646F67" w:rsidRPr="000B4D61">
        <w:rPr>
          <w:rFonts w:ascii="Times New Roman" w:eastAsia="Times New Roman" w:hAnsi="Times New Roman" w:cs="Times New Roman"/>
          <w:sz w:val="24"/>
          <w:szCs w:val="24"/>
        </w:rPr>
        <w:fldChar w:fldCharType="end"/>
      </w:r>
      <w:r w:rsidR="007736E8" w:rsidRPr="000B4D61">
        <w:rPr>
          <w:rFonts w:ascii="Times New Roman" w:eastAsia="Times New Roman" w:hAnsi="Times New Roman" w:cs="Times New Roman"/>
          <w:sz w:val="24"/>
          <w:szCs w:val="24"/>
        </w:rPr>
        <w:t xml:space="preserve">. </w:t>
      </w:r>
      <w:r w:rsidR="00062318" w:rsidRPr="000B4D61">
        <w:rPr>
          <w:rFonts w:ascii="Times New Roman" w:eastAsia="Times New Roman" w:hAnsi="Times New Roman" w:cs="Times New Roman"/>
          <w:sz w:val="24"/>
          <w:szCs w:val="24"/>
        </w:rPr>
        <w:t>Many of these donor kelp forests have experienced</w:t>
      </w:r>
      <w:r w:rsidR="002A69B8" w:rsidRPr="000B4D61">
        <w:rPr>
          <w:rFonts w:ascii="Times New Roman" w:eastAsia="Times New Roman" w:hAnsi="Times New Roman" w:cs="Times New Roman"/>
          <w:sz w:val="24"/>
          <w:szCs w:val="24"/>
        </w:rPr>
        <w:t xml:space="preserve"> increases </w:t>
      </w:r>
      <w:r w:rsidR="00062318" w:rsidRPr="000B4D61">
        <w:rPr>
          <w:rFonts w:ascii="Times New Roman" w:eastAsia="Times New Roman" w:hAnsi="Times New Roman" w:cs="Times New Roman"/>
          <w:sz w:val="24"/>
          <w:szCs w:val="24"/>
        </w:rPr>
        <w:t>in abundance of devilweed since it was first detected in 2003</w:t>
      </w:r>
      <w:r w:rsidR="007736E8" w:rsidRPr="000B4D61">
        <w:rPr>
          <w:rFonts w:ascii="Times New Roman" w:eastAsia="Times New Roman" w:hAnsi="Times New Roman" w:cs="Times New Roman"/>
          <w:sz w:val="24"/>
          <w:szCs w:val="24"/>
        </w:rPr>
        <w:t xml:space="preserve"> </w:t>
      </w:r>
      <w:r w:rsidR="007736E8" w:rsidRPr="000B4D61">
        <w:rPr>
          <w:rFonts w:ascii="Times New Roman" w:eastAsia="Times New Roman" w:hAnsi="Times New Roman" w:cs="Times New Roman"/>
          <w:sz w:val="24"/>
          <w:szCs w:val="24"/>
        </w:rPr>
        <w:fldChar w:fldCharType="begin"/>
      </w:r>
      <w:r w:rsidR="007736E8" w:rsidRPr="000B4D61">
        <w:rPr>
          <w:rFonts w:ascii="Times New Roman" w:eastAsia="Times New Roman" w:hAnsi="Times New Roman" w:cs="Times New Roman"/>
          <w:sz w:val="24"/>
          <w:szCs w:val="24"/>
        </w:rPr>
        <w:instrText xml:space="preserve"> ADDIN ZOTERO_ITEM CSL_CITATION {"citationID":"xjTXpwpk","properties":{"formattedCitation":"(Marks et al. 2015)","plainCitation":"(Marks et al. 2015)","noteIndex":0},"citationItems":[{"id":337,"uris":["http://zotero.org/users/6486635/items/U95ZK5XD"],"itemData":{"id":337,"type":"article-journal","abstract":"Sargassum horneri (Turner) C. Agardh, 1820 is a fast growing brown alga native to shallow reefs of eastern Asia. It has spread aggressively throughout southern California, USA, and Baja California, México since it was discovered in the eastern Pacific in 2003 and poses a major threat to the sustainability of native marine ecosystems in this region. Here we present a chronology of the rapid geographic expansion of S. horneri in the eastern Pacific and discuss factors that potentially influence its spread.","container-title":"BioInvasions Records","DOI":"10.3391/bir.2015.4.4.02","ISSN":"22421300","issue":"4","journalAbbreviation":"BIR","language":"en","page":"243-248","source":"DOI.org (Crossref)","title":"Range expansion of a non-native, invasive macroalga Sargassum horneri (Turner) C. Agardh, 1820 in the eastern Pacific","volume":"4","author":[{"family":"Marks","given":"Lindsay"},{"family":"Salinas-Ruiz","given":"Paulina"},{"family":"Reed","given":"Daniel"},{"family":"Holbrook","given":"Sally"},{"family":"Culver","given":"Carolynn"},{"family":"Engle","given":"John"},{"family":"Kushner","given":"David"},{"family":"Caselle","given":"Jennifer"},{"family":"Freiwald","given":"Jan"},{"family":"Williams","given":"Jonathan"},{"family":"Smith","given":"Jayson"},{"family":"Aguilar-Rosas","given":"Luis"},{"family":"Kaplanis","given":"Nikolas"}],"issued":{"date-parts":[["2015",11]]}}}],"schema":"https://github.com/citation-style-language/schema/raw/master/csl-citation.json"} </w:instrText>
      </w:r>
      <w:r w:rsidR="007736E8"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(Marks et al. 2015)</w:t>
      </w:r>
      <w:r w:rsidR="007736E8" w:rsidRPr="000B4D61">
        <w:rPr>
          <w:rFonts w:ascii="Times New Roman" w:eastAsia="Times New Roman" w:hAnsi="Times New Roman" w:cs="Times New Roman"/>
          <w:sz w:val="24"/>
          <w:szCs w:val="24"/>
        </w:rPr>
        <w:fldChar w:fldCharType="end"/>
      </w:r>
      <w:r w:rsidR="007736E8" w:rsidRPr="000B4D61">
        <w:rPr>
          <w:rFonts w:ascii="Times New Roman" w:eastAsia="Times New Roman" w:hAnsi="Times New Roman" w:cs="Times New Roman"/>
          <w:sz w:val="24"/>
          <w:szCs w:val="24"/>
        </w:rPr>
        <w:t xml:space="preserve">. </w:t>
      </w:r>
      <w:r w:rsidR="00062318" w:rsidRPr="000B4D61">
        <w:rPr>
          <w:rFonts w:ascii="Times New Roman" w:eastAsia="Times New Roman" w:hAnsi="Times New Roman" w:cs="Times New Roman"/>
          <w:sz w:val="24"/>
          <w:szCs w:val="24"/>
        </w:rPr>
        <w:t xml:space="preserve">A report by Kenner and </w:t>
      </w:r>
      <w:proofErr w:type="spellStart"/>
      <w:r w:rsidR="00062318" w:rsidRPr="000B4D61">
        <w:rPr>
          <w:rFonts w:ascii="Times New Roman" w:eastAsia="Times New Roman" w:hAnsi="Times New Roman" w:cs="Times New Roman"/>
          <w:sz w:val="24"/>
          <w:szCs w:val="24"/>
        </w:rPr>
        <w:t>Tomoleoni</w:t>
      </w:r>
      <w:proofErr w:type="spellEnd"/>
      <w:r w:rsidR="00062318" w:rsidRPr="000B4D61">
        <w:rPr>
          <w:rFonts w:ascii="Times New Roman" w:eastAsia="Times New Roman" w:hAnsi="Times New Roman" w:cs="Times New Roman"/>
          <w:sz w:val="24"/>
          <w:szCs w:val="24"/>
        </w:rPr>
        <w:t xml:space="preserve"> (</w:t>
      </w:r>
      <w:r w:rsidR="007736E8" w:rsidRPr="000B4D61">
        <w:rPr>
          <w:rFonts w:ascii="Times New Roman" w:eastAsia="Times New Roman" w:hAnsi="Times New Roman" w:cs="Times New Roman"/>
          <w:sz w:val="24"/>
          <w:szCs w:val="24"/>
        </w:rPr>
        <w:fldChar w:fldCharType="begin"/>
      </w:r>
      <w:r w:rsidR="00FC1D8E" w:rsidRPr="000B4D61">
        <w:rPr>
          <w:rFonts w:ascii="Times New Roman" w:eastAsia="Times New Roman" w:hAnsi="Times New Roman" w:cs="Times New Roman"/>
          <w:sz w:val="24"/>
          <w:szCs w:val="24"/>
        </w:rPr>
        <w:instrText xml:space="preserve"> ADDIN ZOTERO_ITEM CSL_CITATION {"citationID":"2z0BwBml","properties":{"formattedCitation":"(Kenner and Tomoleni 2020)","plainCitation":"(Kenner and Tomoleni 2020)","dontUpdate":true,"noteIndex":0},"citationItems":[{"id":281,"uris":["http://zotero.org/users/6486635/items/J4CA5BHA"],"itemData":{"id":281,"type":"report","genre":"Open-File Report","language":"en","note":"collection-title: Open-File Report","source":"DOI.org (Crossref)","title":"Kelp Forest Monitoring at Naval Base Ventura County, San Nicolas Island, California: Fall 2018 and Spring 2019, Fifth Annual Report","author":[{"family":"Kenner","given":"Michael C"},{"family":"Tomoleni","given":"Joseph A"}],"issued":{"date-parts":[["2020"]]}}}],"schema":"https://github.com/citation-style-language/schema/raw/master/csl-citation.json"} </w:instrText>
      </w:r>
      <w:r w:rsidR="007736E8" w:rsidRPr="000B4D61">
        <w:rPr>
          <w:rFonts w:ascii="Times New Roman" w:eastAsia="Times New Roman" w:hAnsi="Times New Roman" w:cs="Times New Roman"/>
          <w:sz w:val="24"/>
          <w:szCs w:val="24"/>
        </w:rPr>
        <w:fldChar w:fldCharType="separate"/>
      </w:r>
      <w:r w:rsidR="007736E8" w:rsidRPr="000B4D61">
        <w:rPr>
          <w:rFonts w:ascii="Times New Roman" w:eastAsia="Times New Roman" w:hAnsi="Times New Roman" w:cs="Times New Roman"/>
          <w:noProof/>
          <w:sz w:val="24"/>
          <w:szCs w:val="24"/>
        </w:rPr>
        <w:t>2020)</w:t>
      </w:r>
      <w:r w:rsidR="007736E8" w:rsidRPr="000B4D61">
        <w:rPr>
          <w:rFonts w:ascii="Times New Roman" w:eastAsia="Times New Roman" w:hAnsi="Times New Roman" w:cs="Times New Roman"/>
          <w:sz w:val="24"/>
          <w:szCs w:val="24"/>
        </w:rPr>
        <w:fldChar w:fldCharType="end"/>
      </w:r>
      <w:r w:rsidR="00062318" w:rsidRPr="000B4D61">
        <w:rPr>
          <w:rFonts w:ascii="Times New Roman" w:eastAsia="Times New Roman" w:hAnsi="Times New Roman" w:cs="Times New Roman"/>
          <w:sz w:val="24"/>
          <w:szCs w:val="24"/>
        </w:rPr>
        <w:t xml:space="preserve"> estimated that devilweed density has increased from &lt;1 individual per 20m</w:t>
      </w:r>
      <w:r w:rsidR="00062318" w:rsidRPr="000B4D61">
        <w:rPr>
          <w:rFonts w:ascii="Times New Roman" w:eastAsia="Times New Roman" w:hAnsi="Times New Roman" w:cs="Times New Roman"/>
          <w:sz w:val="24"/>
          <w:szCs w:val="24"/>
          <w:vertAlign w:val="superscript"/>
        </w:rPr>
        <w:t xml:space="preserve">2 </w:t>
      </w:r>
      <w:r w:rsidR="00062318" w:rsidRPr="000B4D61">
        <w:rPr>
          <w:rFonts w:ascii="Times New Roman" w:eastAsia="Times New Roman" w:hAnsi="Times New Roman" w:cs="Times New Roman"/>
          <w:sz w:val="24"/>
          <w:szCs w:val="24"/>
        </w:rPr>
        <w:t xml:space="preserve">in 2015 to 23.1 in 2019. As such, we expect that wrack composition will increasingly include devilweed as donor kelp forests are invaded. Thus, it is important to understand if native </w:t>
      </w:r>
      <w:r w:rsidR="00860F68" w:rsidRPr="000B4D61">
        <w:rPr>
          <w:rFonts w:ascii="Times New Roman" w:eastAsia="Times New Roman" w:hAnsi="Times New Roman" w:cs="Times New Roman"/>
          <w:sz w:val="24"/>
          <w:szCs w:val="24"/>
        </w:rPr>
        <w:t>primary consumers</w:t>
      </w:r>
      <w:r w:rsidR="00062318" w:rsidRPr="000B4D61">
        <w:rPr>
          <w:rFonts w:ascii="Times New Roman" w:eastAsia="Times New Roman" w:hAnsi="Times New Roman" w:cs="Times New Roman"/>
          <w:sz w:val="24"/>
          <w:szCs w:val="24"/>
        </w:rPr>
        <w:t xml:space="preserve"> in the naïve community will consume the novel wrack subsidy.</w:t>
      </w:r>
    </w:p>
    <w:p w14:paraId="3D070221" w14:textId="3F4D0270" w:rsidR="00181BF4" w:rsidRPr="000B4D61" w:rsidRDefault="000E02B7"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r w:rsidR="00AD62B9" w:rsidRPr="000B4D61">
        <w:rPr>
          <w:rFonts w:ascii="Times New Roman" w:eastAsia="Times New Roman" w:hAnsi="Times New Roman" w:cs="Times New Roman"/>
          <w:sz w:val="24"/>
          <w:szCs w:val="24"/>
        </w:rPr>
        <w:t>There are few examples</w:t>
      </w:r>
      <w:r w:rsidR="00751127"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of</w:t>
      </w:r>
      <w:r w:rsidR="007B215C" w:rsidRPr="000B4D61">
        <w:rPr>
          <w:rFonts w:ascii="Times New Roman" w:eastAsia="Times New Roman" w:hAnsi="Times New Roman" w:cs="Times New Roman"/>
          <w:sz w:val="24"/>
          <w:szCs w:val="24"/>
        </w:rPr>
        <w:t xml:space="preserve"> the impact of seaweed invasions on detritivor</w:t>
      </w:r>
      <w:r w:rsidR="00AD62B9" w:rsidRPr="000B4D61">
        <w:rPr>
          <w:rFonts w:ascii="Times New Roman" w:eastAsia="Times New Roman" w:hAnsi="Times New Roman" w:cs="Times New Roman"/>
          <w:sz w:val="24"/>
          <w:szCs w:val="24"/>
        </w:rPr>
        <w:t xml:space="preserve">es and </w:t>
      </w:r>
      <w:r w:rsidR="00EF2F21" w:rsidRPr="000B4D61">
        <w:rPr>
          <w:rFonts w:ascii="Times New Roman" w:eastAsia="Times New Roman" w:hAnsi="Times New Roman" w:cs="Times New Roman"/>
          <w:sz w:val="24"/>
          <w:szCs w:val="24"/>
        </w:rPr>
        <w:t xml:space="preserve">contrasting results </w:t>
      </w:r>
      <w:r w:rsidR="00AD62B9" w:rsidRPr="000B4D61">
        <w:rPr>
          <w:rFonts w:ascii="Times New Roman" w:eastAsia="Times New Roman" w:hAnsi="Times New Roman" w:cs="Times New Roman"/>
          <w:sz w:val="24"/>
          <w:szCs w:val="24"/>
        </w:rPr>
        <w:t xml:space="preserve">make </w:t>
      </w:r>
      <w:r w:rsidR="00EF2F21" w:rsidRPr="000B4D61">
        <w:rPr>
          <w:rFonts w:ascii="Times New Roman" w:eastAsia="Times New Roman" w:hAnsi="Times New Roman" w:cs="Times New Roman"/>
          <w:sz w:val="24"/>
          <w:szCs w:val="24"/>
        </w:rPr>
        <w:t xml:space="preserve">clear predictions difficult. </w:t>
      </w:r>
      <w:r w:rsidR="00602EC9" w:rsidRPr="000B4D61">
        <w:rPr>
          <w:rFonts w:ascii="Times New Roman" w:eastAsia="Times New Roman" w:hAnsi="Times New Roman" w:cs="Times New Roman"/>
          <w:sz w:val="24"/>
          <w:szCs w:val="24"/>
        </w:rPr>
        <w:t>For example,</w:t>
      </w:r>
      <w:r w:rsidR="00007575" w:rsidRPr="000B4D61">
        <w:rPr>
          <w:rFonts w:ascii="Times New Roman" w:eastAsia="Times New Roman" w:hAnsi="Times New Roman" w:cs="Times New Roman"/>
          <w:sz w:val="24"/>
          <w:szCs w:val="24"/>
        </w:rPr>
        <w:t xml:space="preserve"> </w:t>
      </w:r>
      <w:r w:rsidR="0087544E" w:rsidRPr="000B4D61">
        <w:rPr>
          <w:rFonts w:ascii="Times New Roman" w:eastAsia="Times New Roman" w:hAnsi="Times New Roman" w:cs="Times New Roman"/>
          <w:sz w:val="24"/>
          <w:szCs w:val="24"/>
        </w:rPr>
        <w:t>one</w:t>
      </w:r>
      <w:r w:rsidR="00F123A8" w:rsidRPr="000B4D61">
        <w:rPr>
          <w:rFonts w:ascii="Times New Roman" w:eastAsia="Times New Roman" w:hAnsi="Times New Roman" w:cs="Times New Roman"/>
          <w:sz w:val="24"/>
          <w:szCs w:val="24"/>
        </w:rPr>
        <w:t xml:space="preserve"> meta-analysis found</w:t>
      </w:r>
      <w:r w:rsidR="00C50FD4" w:rsidRPr="000B4D61">
        <w:rPr>
          <w:rFonts w:ascii="Times New Roman" w:eastAsia="Times New Roman" w:hAnsi="Times New Roman" w:cs="Times New Roman"/>
          <w:sz w:val="24"/>
          <w:szCs w:val="24"/>
        </w:rPr>
        <w:t xml:space="preserve"> no </w:t>
      </w:r>
      <w:r w:rsidR="00007575" w:rsidRPr="000B4D61">
        <w:rPr>
          <w:rFonts w:ascii="Times New Roman" w:eastAsia="Times New Roman" w:hAnsi="Times New Roman" w:cs="Times New Roman"/>
          <w:sz w:val="24"/>
          <w:szCs w:val="24"/>
        </w:rPr>
        <w:t xml:space="preserve">overall </w:t>
      </w:r>
      <w:r w:rsidR="00C50FD4" w:rsidRPr="000B4D61">
        <w:rPr>
          <w:rFonts w:ascii="Times New Roman" w:eastAsia="Times New Roman" w:hAnsi="Times New Roman" w:cs="Times New Roman"/>
          <w:sz w:val="24"/>
          <w:szCs w:val="24"/>
        </w:rPr>
        <w:t>effect</w:t>
      </w:r>
      <w:r w:rsidR="00007575"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t xml:space="preserve">of </w:t>
      </w:r>
      <w:r w:rsidR="00007575" w:rsidRPr="000B4D61">
        <w:rPr>
          <w:rFonts w:ascii="Times New Roman" w:eastAsia="Times New Roman" w:hAnsi="Times New Roman" w:cs="Times New Roman"/>
          <w:sz w:val="24"/>
          <w:szCs w:val="24"/>
        </w:rPr>
        <w:t>seaweed invasions</w:t>
      </w:r>
      <w:r w:rsidR="00F123A8" w:rsidRPr="000B4D61">
        <w:rPr>
          <w:rFonts w:ascii="Times New Roman" w:eastAsia="Times New Roman" w:hAnsi="Times New Roman" w:cs="Times New Roman"/>
          <w:sz w:val="24"/>
          <w:szCs w:val="24"/>
        </w:rPr>
        <w:t xml:space="preserve"> on</w:t>
      </w:r>
      <w:r w:rsidR="00C50FD4" w:rsidRPr="000B4D61">
        <w:rPr>
          <w:rFonts w:ascii="Times New Roman" w:eastAsia="Times New Roman" w:hAnsi="Times New Roman" w:cs="Times New Roman"/>
          <w:sz w:val="24"/>
          <w:szCs w:val="24"/>
        </w:rPr>
        <w:t xml:space="preserve"> density </w:t>
      </w:r>
      <w:r w:rsidR="00F123A8" w:rsidRPr="000B4D61">
        <w:rPr>
          <w:rFonts w:ascii="Times New Roman" w:eastAsia="Times New Roman" w:hAnsi="Times New Roman" w:cs="Times New Roman"/>
          <w:sz w:val="24"/>
          <w:szCs w:val="24"/>
        </w:rPr>
        <w:t>or</w:t>
      </w:r>
      <w:r w:rsidR="00C50FD4" w:rsidRPr="000B4D61">
        <w:rPr>
          <w:rFonts w:ascii="Times New Roman" w:eastAsia="Times New Roman" w:hAnsi="Times New Roman" w:cs="Times New Roman"/>
          <w:sz w:val="24"/>
          <w:szCs w:val="24"/>
        </w:rPr>
        <w:t xml:space="preserve"> biomass of consumer communities, or density, biomass, and growth of consumer species</w:t>
      </w:r>
      <w:r w:rsidR="00F123A8"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fldChar w:fldCharType="begin"/>
      </w:r>
      <w:r w:rsidR="00F123A8" w:rsidRPr="000B4D61">
        <w:rPr>
          <w:rFonts w:ascii="Times New Roman" w:eastAsia="Times New Roman" w:hAnsi="Times New Roman" w:cs="Times New Roman"/>
          <w:sz w:val="24"/>
          <w:szCs w:val="24"/>
        </w:rPr>
        <w:instrText xml:space="preserve"> ADDIN ZOTERO_ITEM CSL_CITATION {"citationID":"XZkI4fTU","properties":{"formattedCitation":"(Maggi et al. 2015)","plainCitation":"(Maggi et al. 2015)","noteIndex":0},"citationItems":[{"id":1054,"uris":["http://zotero.org/users/6486635/items/JN8RLUNQ"],"itemData":{"id":1054,"type":"article-journal","abstract":"Aim Biological invasions are among the main threats to biodiversity. To promote a mechanistic understanding of the ecological impacts of non-native seaweeds, we assessed how effects on resident organisms vary according to their trophic level.","container-title":"Diversity and Distributions","DOI":"10.1111/ddi.12264","ISSN":"1366-9516, 1472-4642","issue":"1","journalAbbreviation":"Diversity Distrib.","language":"en","page":"1-12","source":"DOI.org (Crossref)","title":"Ecological impacts of invading seaweeds: a meta‐analysis of their effects at different trophic levels","title-short":"Ecological impacts of invading seaweeds","volume":"21","author":[{"family":"Maggi","given":"E."},{"family":"Benedetti‐Cecchi","given":"L."},{"family":"Castelli","given":"A."},{"family":"Chatzinikolaou","given":"E."},{"family":"Crowe","given":"T. P."},{"family":"Ghedini","given":"G."},{"family":"Kotta","given":"J."},{"family":"Lyons","given":"D. A."},{"family":"Ravaglioli","given":"C."},{"family":"Rilov","given":"G."},{"family":"Rindi","given":"L."},{"family":"Bulleri","given":"F."}],"editor":[{"family":"MacIsaac","given":"Hugh"}],"issued":{"date-parts":[["2015",1]]}}}],"schema":"https://github.com/citation-style-language/schema/raw/master/csl-citation.json"} </w:instrText>
      </w:r>
      <w:r w:rsidR="00F123A8"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(Maggi et al. 2015)</w:t>
      </w:r>
      <w:r w:rsidR="00F123A8" w:rsidRPr="000B4D61">
        <w:rPr>
          <w:rFonts w:ascii="Times New Roman" w:eastAsia="Times New Roman" w:hAnsi="Times New Roman" w:cs="Times New Roman"/>
          <w:sz w:val="24"/>
          <w:szCs w:val="24"/>
        </w:rPr>
        <w:fldChar w:fldCharType="end"/>
      </w:r>
      <w:r w:rsidR="00F123A8" w:rsidRPr="000B4D61">
        <w:rPr>
          <w:rFonts w:ascii="Times New Roman" w:eastAsia="Times New Roman" w:hAnsi="Times New Roman" w:cs="Times New Roman"/>
          <w:sz w:val="24"/>
          <w:szCs w:val="24"/>
        </w:rPr>
        <w:t xml:space="preserve">. </w:t>
      </w:r>
      <w:r w:rsidR="00C01BC9" w:rsidRPr="000B4D61">
        <w:rPr>
          <w:rFonts w:ascii="Times New Roman" w:eastAsia="Times New Roman" w:hAnsi="Times New Roman" w:cs="Times New Roman"/>
          <w:sz w:val="24"/>
          <w:szCs w:val="24"/>
        </w:rPr>
        <w:t xml:space="preserve">Another meta-analysis found that non-native red seaweeds had no effect on palatability to mollusks but were less palatable to arthropods while non-native brown seaweeds had no effect </w:t>
      </w:r>
      <w:r w:rsidR="002B413B" w:rsidRPr="000B4D61">
        <w:rPr>
          <w:rFonts w:ascii="Times New Roman" w:eastAsia="Times New Roman" w:hAnsi="Times New Roman" w:cs="Times New Roman"/>
          <w:sz w:val="24"/>
          <w:szCs w:val="24"/>
        </w:rPr>
        <w:fldChar w:fldCharType="begin"/>
      </w:r>
      <w:r w:rsidR="002B413B" w:rsidRPr="000B4D61">
        <w:rPr>
          <w:rFonts w:ascii="Times New Roman" w:eastAsia="Times New Roman" w:hAnsi="Times New Roman" w:cs="Times New Roman"/>
          <w:sz w:val="24"/>
          <w:szCs w:val="24"/>
        </w:rPr>
        <w:instrText xml:space="preserve"> ADDIN ZOTERO_ITEM CSL_CITATION {"citationID":"0Xw8vJyc","properties":{"formattedCitation":"(Swantje et al. 2017)","plainCitation":"(Swantje et al. 2017)","noteIndex":0},"citationItems":[{"id":1035,"uris":["http://zotero.org/users/6486635/items/N53VFJEN"],"itemData":{"id":1035,"type":"chapter","container-title":"Oceanography and Marine Biology","edition":"1","ISBN":"978-1-315-27227-6","language":"en","note":"DOI: 10.1201/b21944-7","page":"421-440","publisher":"CRC Press","source":"DOI.org (Crossref)","title":"A Review of Herbivore Effects on Seaweed Invasions","URL":"https://www.taylorfrancis.com/books/9781351987592/chapters/10.1201/b21944-7","editor":[{"family":"Hawkins","given":"S. J."},{"family":"Evans","given":"A. J."},{"family":"Dale","given":"A. C."},{"family":"Firth","given":"L. B."},{"family":"Hughes","given":"D. J."},{"family":"Smith","given":"I. P."}],"author":[{"family":"Swantje","given":"Enge"},{"family":"Josefin","given":"Sagerman"},{"family":"WikströM","given":"Sofia A."},{"family":"Henrik","given":"Pavia"}],"accessed":{"date-parts":[["2023",6,9]]},"issued":{"date-parts":[["2017",11,20]]}}}],"schema":"https://github.com/citation-style-language/schema/raw/master/csl-citation.json"} </w:instrText>
      </w:r>
      <w:r w:rsidR="002B413B"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(Swantje et al. 2017)</w:t>
      </w:r>
      <w:r w:rsidR="002B413B" w:rsidRPr="000B4D61">
        <w:rPr>
          <w:rFonts w:ascii="Times New Roman" w:eastAsia="Times New Roman" w:hAnsi="Times New Roman" w:cs="Times New Roman"/>
          <w:sz w:val="24"/>
          <w:szCs w:val="24"/>
        </w:rPr>
        <w:fldChar w:fldCharType="end"/>
      </w:r>
      <w:r w:rsidR="00602EC9" w:rsidRPr="000B4D61">
        <w:rPr>
          <w:rFonts w:ascii="Times New Roman" w:eastAsia="Times New Roman" w:hAnsi="Times New Roman" w:cs="Times New Roman"/>
          <w:sz w:val="24"/>
          <w:szCs w:val="24"/>
        </w:rPr>
        <w:t>.</w:t>
      </w:r>
      <w:r w:rsidR="00E0768B" w:rsidRPr="000B4D61">
        <w:rPr>
          <w:rFonts w:ascii="Times New Roman" w:eastAsia="Times New Roman" w:hAnsi="Times New Roman" w:cs="Times New Roman"/>
          <w:sz w:val="24"/>
          <w:szCs w:val="24"/>
        </w:rPr>
        <w:t xml:space="preserve"> </w:t>
      </w:r>
      <w:r w:rsidR="00602EC9" w:rsidRPr="000B4D61">
        <w:rPr>
          <w:rFonts w:ascii="Times New Roman" w:eastAsia="Times New Roman" w:hAnsi="Times New Roman" w:cs="Times New Roman"/>
          <w:sz w:val="24"/>
          <w:szCs w:val="24"/>
        </w:rPr>
        <w:t>Alternately,</w:t>
      </w:r>
      <w:r w:rsidR="00751127" w:rsidRPr="000B4D61">
        <w:rPr>
          <w:rFonts w:ascii="Times New Roman" w:eastAsia="Times New Roman" w:hAnsi="Times New Roman" w:cs="Times New Roman"/>
          <w:sz w:val="24"/>
          <w:szCs w:val="24"/>
        </w:rPr>
        <w:t xml:space="preserve"> an invasive seaweed may have a</w:t>
      </w:r>
      <w:r w:rsidR="00602EC9" w:rsidRPr="000B4D61">
        <w:rPr>
          <w:rFonts w:ascii="Times New Roman" w:eastAsia="Times New Roman" w:hAnsi="Times New Roman" w:cs="Times New Roman"/>
          <w:sz w:val="24"/>
          <w:szCs w:val="24"/>
        </w:rPr>
        <w:t xml:space="preserve"> positive influence on performance </w:t>
      </w:r>
      <w:r w:rsidR="00751127" w:rsidRPr="000B4D61">
        <w:rPr>
          <w:rFonts w:ascii="Times New Roman" w:eastAsia="Times New Roman" w:hAnsi="Times New Roman" w:cs="Times New Roman"/>
          <w:sz w:val="24"/>
          <w:szCs w:val="24"/>
        </w:rPr>
        <w:t xml:space="preserve">if it has a high nutritional value and is preferred by consumers in the invaded habitat, however, to our knowledge, </w:t>
      </w:r>
      <w:r w:rsidR="002E4F10" w:rsidRPr="000B4D61">
        <w:rPr>
          <w:rFonts w:ascii="Times New Roman" w:eastAsia="Times New Roman" w:hAnsi="Times New Roman" w:cs="Times New Roman"/>
          <w:sz w:val="24"/>
          <w:szCs w:val="24"/>
        </w:rPr>
        <w:t>there</w:t>
      </w:r>
      <w:r w:rsidR="00751127" w:rsidRPr="000B4D61">
        <w:rPr>
          <w:rFonts w:ascii="Times New Roman" w:eastAsia="Times New Roman" w:hAnsi="Times New Roman" w:cs="Times New Roman"/>
          <w:sz w:val="24"/>
          <w:szCs w:val="24"/>
        </w:rPr>
        <w:t xml:space="preserve"> are no examples to support this alternative hypothesis.</w:t>
      </w:r>
    </w:p>
    <w:p w14:paraId="764E39F1" w14:textId="7DE7A805" w:rsidR="00251126" w:rsidRDefault="004E6410"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We </w:t>
      </w:r>
      <w:r w:rsidR="00F75E0D" w:rsidRPr="000B4D61">
        <w:rPr>
          <w:rFonts w:ascii="Times New Roman" w:eastAsia="Times New Roman" w:hAnsi="Times New Roman" w:cs="Times New Roman"/>
          <w:sz w:val="24"/>
          <w:szCs w:val="24"/>
        </w:rPr>
        <w:t>tested the impacts of invasive devilweed on growth and preference of rocky intertidal wrack and benthic seaweed consumers to assess whether invasion-mediated changes to subsidies have positive or negative impacts on recipient communities.</w:t>
      </w:r>
      <w:r w:rsidR="00214DEC" w:rsidRPr="000B4D61">
        <w:rPr>
          <w:rFonts w:ascii="Times New Roman" w:eastAsia="Times New Roman" w:hAnsi="Times New Roman" w:cs="Times New Roman"/>
          <w:sz w:val="24"/>
          <w:szCs w:val="24"/>
        </w:rPr>
        <w:t xml:space="preserve"> To test how a diet including devilweed impacts the performance of consumers, we fed snails diets that include devilweed and measured soft tissue growth and </w:t>
      </w:r>
      <w:r w:rsidR="007D01F6">
        <w:rPr>
          <w:rFonts w:ascii="Times New Roman" w:eastAsia="Times New Roman" w:hAnsi="Times New Roman" w:cs="Times New Roman"/>
          <w:sz w:val="24"/>
          <w:szCs w:val="24"/>
        </w:rPr>
        <w:t>self-</w:t>
      </w:r>
      <w:r w:rsidR="00214DEC" w:rsidRPr="000B4D61">
        <w:rPr>
          <w:rFonts w:ascii="Times New Roman" w:eastAsia="Times New Roman" w:hAnsi="Times New Roman" w:cs="Times New Roman"/>
          <w:sz w:val="24"/>
          <w:szCs w:val="24"/>
        </w:rPr>
        <w:t xml:space="preserve">righting times. To test if devilweed changed the </w:t>
      </w:r>
      <w:r w:rsidR="00251126" w:rsidRPr="000B4D61">
        <w:rPr>
          <w:rFonts w:ascii="Times New Roman" w:eastAsia="Times New Roman" w:hAnsi="Times New Roman" w:cs="Times New Roman"/>
          <w:sz w:val="24"/>
          <w:szCs w:val="24"/>
        </w:rPr>
        <w:t>feeding preference</w:t>
      </w:r>
      <w:r w:rsidR="00214DEC" w:rsidRPr="000B4D61">
        <w:rPr>
          <w:rFonts w:ascii="Times New Roman" w:eastAsia="Times New Roman" w:hAnsi="Times New Roman" w:cs="Times New Roman"/>
          <w:sz w:val="24"/>
          <w:szCs w:val="24"/>
        </w:rPr>
        <w:t>,</w:t>
      </w:r>
      <w:r w:rsidR="00F75E0D"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w</w:t>
      </w:r>
      <w:r w:rsidR="00464987" w:rsidRPr="000B4D61">
        <w:rPr>
          <w:rFonts w:ascii="Times New Roman" w:eastAsia="Times New Roman" w:hAnsi="Times New Roman" w:cs="Times New Roman"/>
          <w:sz w:val="24"/>
          <w:szCs w:val="24"/>
        </w:rPr>
        <w:t xml:space="preserve">e offered several rocky intertidal </w:t>
      </w:r>
      <w:r w:rsidR="00C8350D" w:rsidRPr="000B4D61">
        <w:rPr>
          <w:rFonts w:ascii="Times New Roman" w:eastAsia="Times New Roman" w:hAnsi="Times New Roman" w:cs="Times New Roman"/>
          <w:sz w:val="24"/>
          <w:szCs w:val="24"/>
        </w:rPr>
        <w:t>primary consumers</w:t>
      </w:r>
      <w:r w:rsidR="00464987" w:rsidRPr="000B4D61">
        <w:rPr>
          <w:rFonts w:ascii="Times New Roman" w:eastAsia="Times New Roman" w:hAnsi="Times New Roman" w:cs="Times New Roman"/>
          <w:sz w:val="24"/>
          <w:szCs w:val="24"/>
        </w:rPr>
        <w:t xml:space="preserve"> a choice between native kelp and invasive devilweed. Lastly, we offered an assemblage of </w:t>
      </w:r>
      <w:r w:rsidR="00214DEC" w:rsidRPr="000B4D61">
        <w:rPr>
          <w:rFonts w:ascii="Times New Roman" w:eastAsia="Times New Roman" w:hAnsi="Times New Roman" w:cs="Times New Roman"/>
          <w:sz w:val="24"/>
          <w:szCs w:val="24"/>
        </w:rPr>
        <w:t>consumers</w:t>
      </w:r>
      <w:r w:rsidR="00464987" w:rsidRPr="000B4D61">
        <w:rPr>
          <w:rFonts w:ascii="Times New Roman" w:eastAsia="Times New Roman" w:hAnsi="Times New Roman" w:cs="Times New Roman"/>
          <w:sz w:val="24"/>
          <w:szCs w:val="24"/>
        </w:rPr>
        <w:t xml:space="preserve"> foods made from native benthic seaweeds and either kelp or devilweed to determine if replacement of kelp with devilweed shifts grazing onto native seaweeds</w:t>
      </w:r>
    </w:p>
    <w:p w14:paraId="6D197A21"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32EB359E" w14:textId="6D91DA5F" w:rsidR="0011538B" w:rsidRPr="000B4D61" w:rsidRDefault="00000000"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 xml:space="preserve">Methods </w:t>
      </w:r>
    </w:p>
    <w:p w14:paraId="0474C206" w14:textId="243BC842" w:rsidR="0011538B" w:rsidRPr="000B4D61" w:rsidRDefault="0011538B"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 xml:space="preserve">Study </w:t>
      </w:r>
      <w:r w:rsidR="007902AC" w:rsidRPr="000B4D61">
        <w:rPr>
          <w:rFonts w:ascii="Times New Roman" w:eastAsia="Times New Roman" w:hAnsi="Times New Roman" w:cs="Times New Roman"/>
          <w:i/>
          <w:sz w:val="24"/>
          <w:szCs w:val="24"/>
        </w:rPr>
        <w:t>o</w:t>
      </w:r>
      <w:r w:rsidRPr="000B4D61">
        <w:rPr>
          <w:rFonts w:ascii="Times New Roman" w:eastAsia="Times New Roman" w:hAnsi="Times New Roman" w:cs="Times New Roman"/>
          <w:i/>
          <w:sz w:val="24"/>
          <w:szCs w:val="24"/>
        </w:rPr>
        <w:t>rganisms</w:t>
      </w:r>
    </w:p>
    <w:p w14:paraId="630978D7" w14:textId="5756D38F" w:rsidR="0011538B" w:rsidRDefault="0011538B"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Striped shore crabs (</w:t>
      </w:r>
      <w:proofErr w:type="spellStart"/>
      <w:r w:rsidRPr="000B4D61">
        <w:rPr>
          <w:rFonts w:ascii="Times New Roman" w:eastAsia="Times New Roman" w:hAnsi="Times New Roman" w:cs="Times New Roman"/>
          <w:i/>
          <w:sz w:val="24"/>
          <w:szCs w:val="24"/>
        </w:rPr>
        <w:t>Pachygrapsus</w:t>
      </w:r>
      <w:proofErr w:type="spellEnd"/>
      <w:r w:rsidRPr="000B4D61">
        <w:rPr>
          <w:rFonts w:ascii="Times New Roman" w:eastAsia="Times New Roman" w:hAnsi="Times New Roman" w:cs="Times New Roman"/>
          <w:i/>
          <w:sz w:val="24"/>
          <w:szCs w:val="24"/>
        </w:rPr>
        <w:t xml:space="preserve"> crassipes</w:t>
      </w:r>
      <w:r w:rsidRPr="000B4D61">
        <w:rPr>
          <w:rFonts w:ascii="Times New Roman" w:eastAsia="Times New Roman" w:hAnsi="Times New Roman" w:cs="Times New Roman"/>
          <w:sz w:val="24"/>
          <w:szCs w:val="24"/>
        </w:rPr>
        <w:t>), Blue banded hermit crabs (</w:t>
      </w:r>
      <w:proofErr w:type="spellStart"/>
      <w:r w:rsidRPr="000B4D61">
        <w:rPr>
          <w:rFonts w:ascii="Times New Roman" w:eastAsia="Times New Roman" w:hAnsi="Times New Roman" w:cs="Times New Roman"/>
          <w:i/>
          <w:sz w:val="24"/>
          <w:szCs w:val="24"/>
        </w:rPr>
        <w:t>Pagurus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samuelis</w:t>
      </w:r>
      <w:proofErr w:type="spellEnd"/>
      <w:r w:rsidRPr="000B4D61">
        <w:rPr>
          <w:rFonts w:ascii="Times New Roman" w:eastAsia="Times New Roman" w:hAnsi="Times New Roman" w:cs="Times New Roman"/>
          <w:sz w:val="24"/>
          <w:szCs w:val="24"/>
        </w:rPr>
        <w:t>), and Black turban snails (</w:t>
      </w:r>
      <w:r w:rsidRPr="000B4D61">
        <w:rPr>
          <w:rFonts w:ascii="Times New Roman" w:eastAsia="Times New Roman" w:hAnsi="Times New Roman" w:cs="Times New Roman"/>
          <w:i/>
          <w:sz w:val="24"/>
          <w:szCs w:val="24"/>
        </w:rPr>
        <w:t xml:space="preserve">Tegula </w:t>
      </w:r>
      <w:proofErr w:type="spellStart"/>
      <w:r w:rsidRPr="000B4D61">
        <w:rPr>
          <w:rFonts w:ascii="Times New Roman" w:eastAsia="Times New Roman" w:hAnsi="Times New Roman" w:cs="Times New Roman"/>
          <w:i/>
          <w:sz w:val="24"/>
          <w:szCs w:val="24"/>
        </w:rPr>
        <w:t>funebralis</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are abundant </w:t>
      </w:r>
      <w:r w:rsidR="004D120D">
        <w:rPr>
          <w:rFonts w:ascii="Times New Roman" w:eastAsia="Times New Roman" w:hAnsi="Times New Roman" w:cs="Times New Roman"/>
          <w:sz w:val="24"/>
          <w:szCs w:val="24"/>
        </w:rPr>
        <w:t xml:space="preserve">invertebrates that often eat kelp wrack </w:t>
      </w:r>
      <w:r w:rsidR="008D4AAD">
        <w:rPr>
          <w:rFonts w:ascii="Times New Roman" w:eastAsia="Times New Roman" w:hAnsi="Times New Roman" w:cs="Times New Roman"/>
          <w:sz w:val="24"/>
          <w:szCs w:val="24"/>
        </w:rPr>
        <w:t xml:space="preserve"> </w:t>
      </w:r>
      <w:r w:rsidR="008D4AAD">
        <w:rPr>
          <w:rFonts w:ascii="Times New Roman" w:eastAsia="Times New Roman" w:hAnsi="Times New Roman" w:cs="Times New Roman"/>
          <w:sz w:val="24"/>
          <w:szCs w:val="24"/>
        </w:rPr>
        <w:fldChar w:fldCharType="begin"/>
      </w:r>
      <w:r w:rsidR="008D4AAD">
        <w:rPr>
          <w:rFonts w:ascii="Times New Roman" w:eastAsia="Times New Roman" w:hAnsi="Times New Roman" w:cs="Times New Roman"/>
          <w:sz w:val="24"/>
          <w:szCs w:val="24"/>
        </w:rPr>
        <w:instrText xml:space="preserve"> ADDIN ZOTERO_ITEM CSL_CITATION {"citationID":"4SPB4YVB","properties":{"formattedCitation":"(Braje and Erlandson 2009, Beheshti et al. 2021)","plainCitation":"(Braje and Erlandson 2009, Beheshti et al. 2021)","noteIndex":0},"citationItems":[{"id":1232,"uris":["http://zotero.org/users/6486635/items/6P3S2GGC"],"itemData":{"id":1232,"type":"article-journal","abstract":"Archaeological excavations at California Channel Island sites have produced a history of roughly 12,000 years of maritime subsistence, technological change, human-environmental interactions, and cultural evolution. These excavations provide valuable data on the dynamics of Channel Island nearshore marine ecosystems and the adaptive strategies of maritime hunter-gatherers who foraged, fished, and hunted in them for millennia. In this article, we summarize the context, chronology, and implications of two Middle Holocene sites on San Miguel Island, where black turban snails (Tegula funebralis) dominate the faunal assemblages. We discuss the dominance of small shellfish in relation to optimal foraging theory and the general belief that larger-bodied animals were more attractive to ancient coastal foragers.","container-title":"California Archaeology","DOI":"10.1179/cal.2009.1.2.269","ISSN":"1947-461X, 1947-4628","issue":"2","journalAbbreviation":"California Archaeology","language":"en","page":"269-289","source":"DOI.org (Crossref)","title":"Mollusks and Mass Harvesting in the Middle Holocene","volume":"1","author":[{"family":"Braje","given":"Todd"},{"family":"Erlandson","given":"Jon"}],"issued":{"date-parts":[["2009",12]]}}},{"id":1236,"uris":["http://zotero.org/users/6486635/items/2MSWWAYW"],"itemData":{"id":1236,"type":"article-journal","abstract":"Consumers can structure plant communities and may function as keystone species or ecosystem engineers. In salt marshes, the prevailing paradigm has shifted in recent decades from nearly complete focus on bottom-up processes to inclusion of top-down effects. Although the number of studies investigating top-down control continues to climb, few experiments span multiple years, so temporal variability in or long-term impacts of consumers have not been well characterized. In addition, while top-down control has been found to be common in Western and Eastern Atlantic and Western Paciﬁc salt marshes, our study is one of the ﬁrst to experimentally consider top-down control of salt marsh plants in the Eastern Paciﬁc. We conducted a ﬁve-year ﬁeld experiment along eroding creekbank edges of a California salt marsh in which we manipulated densities of the shore crab, Pachygrapsus crassipes, and tracked marsh responses over time. Our results demonstrate that, through both consumption and engineering activities, this superabundant crab is regulating marsh vegetation and soil structure. Experimentally reducing crab abundance enhanced vegetation biomass and sediment bulk density. Moreover, root biomass and bulk density—factors known to increase marsh resilience to erosion and sea-level rise—decreased linearly with increasing burrow density. Our long-term study uniquely revealed that burrows can persist for years after crab abundances are reduced and that plant responses from grazer exclusions gradually strengthen over time, likely due to the relatively slow growth of woody perennial foundational plants. Since shore crabs are abundant throughout the marsh in most major estuaries within the range of the species (from Baja California, Mexico to Oregon, USA), we hypothesize that this species is exerting signiﬁcant, yet underappreciated top-down control and modifying the sediment properties of many West Coast salt marshes.","container-title":"Ecosphere","DOI":"10.1002/ecs2.3703","ISSN":"2150-8925, 2150-8925","issue":"8","journalAbbreviation":"Ecosphere","language":"en","page":"e03703","source":"DOI.org (Crossref)","title":"Long‐term study reveals top‐down effect of crabs on a California salt marsh","volume":"12","author":[{"family":"Beheshti","given":"Kathryn M."},{"family":"Wasson","given":"Kerstin"},{"family":"Angelini","given":"Christine"},{"family":"Silliman","given":"Brian R."},{"family":"Hughes","given":"Brent B."}],"issued":{"date-parts":[["2021",8]]}}}],"schema":"https://github.com/citation-style-language/schema/raw/master/csl-citation.json"} </w:instrText>
      </w:r>
      <w:r w:rsidR="008D4AAD">
        <w:rPr>
          <w:rFonts w:ascii="Times New Roman" w:eastAsia="Times New Roman" w:hAnsi="Times New Roman" w:cs="Times New Roman"/>
          <w:sz w:val="24"/>
          <w:szCs w:val="24"/>
        </w:rPr>
        <w:fldChar w:fldCharType="separate"/>
      </w:r>
      <w:r w:rsidR="008D4AAD">
        <w:rPr>
          <w:rFonts w:ascii="Times New Roman" w:eastAsia="Times New Roman" w:hAnsi="Times New Roman" w:cs="Times New Roman"/>
          <w:noProof/>
          <w:sz w:val="24"/>
          <w:szCs w:val="24"/>
        </w:rPr>
        <w:t>(Braje and Erlandson 2009, Beheshti et al. 2021)</w:t>
      </w:r>
      <w:r w:rsidR="008D4AAD">
        <w:rPr>
          <w:rFonts w:ascii="Times New Roman" w:eastAsia="Times New Roman" w:hAnsi="Times New Roman" w:cs="Times New Roman"/>
          <w:sz w:val="24"/>
          <w:szCs w:val="24"/>
        </w:rPr>
        <w:fldChar w:fldCharType="end"/>
      </w:r>
      <w:r w:rsidR="008D4AAD">
        <w:rPr>
          <w:rFonts w:ascii="Times New Roman" w:eastAsia="Times New Roman" w:hAnsi="Times New Roman" w:cs="Times New Roman"/>
          <w:sz w:val="24"/>
          <w:szCs w:val="24"/>
        </w:rPr>
        <w:t xml:space="preserve">, and thus, </w:t>
      </w:r>
      <w:r w:rsidR="004D120D">
        <w:rPr>
          <w:rFonts w:ascii="Times New Roman" w:eastAsia="Times New Roman" w:hAnsi="Times New Roman" w:cs="Times New Roman"/>
          <w:sz w:val="24"/>
          <w:szCs w:val="24"/>
        </w:rPr>
        <w:t xml:space="preserve">can be classified, at least in part, as </w:t>
      </w:r>
      <w:r w:rsidRPr="000B4D61">
        <w:rPr>
          <w:rFonts w:ascii="Times New Roman" w:eastAsia="Times New Roman" w:hAnsi="Times New Roman" w:cs="Times New Roman"/>
          <w:sz w:val="24"/>
          <w:szCs w:val="24"/>
        </w:rPr>
        <w:t>detritivores</w:t>
      </w:r>
      <w:r w:rsidR="008D4AAD">
        <w:rPr>
          <w:rFonts w:ascii="Times New Roman" w:eastAsia="Times New Roman" w:hAnsi="Times New Roman" w:cs="Times New Roman"/>
          <w:sz w:val="24"/>
          <w:szCs w:val="24"/>
        </w:rPr>
        <w:t>. Thes</w:t>
      </w:r>
      <w:r w:rsidR="00AD3E39">
        <w:rPr>
          <w:rFonts w:ascii="Times New Roman" w:eastAsia="Times New Roman" w:hAnsi="Times New Roman" w:cs="Times New Roman"/>
          <w:sz w:val="24"/>
          <w:szCs w:val="24"/>
        </w:rPr>
        <w:t xml:space="preserve">e common along </w:t>
      </w:r>
      <w:r w:rsidR="008D4AAD">
        <w:rPr>
          <w:rFonts w:ascii="Times New Roman" w:eastAsia="Times New Roman" w:hAnsi="Times New Roman" w:cs="Times New Roman"/>
          <w:sz w:val="24"/>
          <w:szCs w:val="24"/>
        </w:rPr>
        <w:t xml:space="preserve">the </w:t>
      </w:r>
      <w:r w:rsidRPr="000B4D61">
        <w:rPr>
          <w:rFonts w:ascii="Times New Roman" w:eastAsia="Times New Roman" w:hAnsi="Times New Roman" w:cs="Times New Roman"/>
          <w:sz w:val="24"/>
          <w:szCs w:val="24"/>
        </w:rPr>
        <w:t>rocky shores of southern California and the Channel Islands</w:t>
      </w:r>
      <w:r w:rsidR="0028794B" w:rsidRPr="000B4D61">
        <w:rPr>
          <w:rFonts w:ascii="Times New Roman" w:eastAsia="Times New Roman" w:hAnsi="Times New Roman" w:cs="Times New Roman"/>
          <w:sz w:val="24"/>
          <w:szCs w:val="24"/>
        </w:rPr>
        <w:t xml:space="preserve"> </w:t>
      </w:r>
      <w:r w:rsidR="0028794B" w:rsidRPr="000B4D61">
        <w:rPr>
          <w:rFonts w:ascii="Times New Roman" w:eastAsia="Times New Roman" w:hAnsi="Times New Roman" w:cs="Times New Roman"/>
          <w:sz w:val="24"/>
          <w:szCs w:val="24"/>
        </w:rPr>
        <w:fldChar w:fldCharType="begin"/>
      </w:r>
      <w:r w:rsidR="0028794B" w:rsidRPr="000B4D61">
        <w:rPr>
          <w:rFonts w:ascii="Times New Roman" w:eastAsia="Times New Roman" w:hAnsi="Times New Roman" w:cs="Times New Roman"/>
          <w:sz w:val="24"/>
          <w:szCs w:val="24"/>
        </w:rPr>
        <w:instrText xml:space="preserve"> ADDIN ZOTERO_ITEM CSL_CITATION {"citationID":"KRX8gnvz","properties":{"formattedCitation":"(Abbott and Haderlie 1981, Barry and Ehret 1993, Aquilino and Stachowicz 2012)","plainCitation":"(Abbott and Haderlie 1981, Barry and Ehret 1993, Aquilino and Stachowicz 2012)","noteIndex":0},"citationItems":[{"id":164,"uris":["http://zotero.org/users/6486635/items/IA5N7N3L"],"itemData":{"id":164,"type":"article-journal","container-title":"Systematic Zoology","DOI":"10.2307/2992426","ISSN":"00397989","issue":"2","journalAbbreviation":"Systematic Zoology","language":"en","page":"218","source":"DOI.org (Crossref)","title":"Intertidal Invertebrates of California.","volume":"30","author":[{"family":"Abbott","given":"Donald P."},{"family":"Haderlie","given":"Eugene C."}],"issued":{"date-parts":[["1981",6]]}}},{"id":165,"uris":["http://zotero.org/users/6486635/items/CDAQG4QD"],"itemData":{"id":165,"type":"article-journal","container-title":"Environmental Biology of Fishes","DOI":"10.1007/BF00000715","ISSN":"0378-1909, 1573-5133","issue":"1","journalAbbreviation":"Environ Biol Fish","language":"en","page":"75-95","source":"DOI.org (Crossref)","title":"Diet, food preference, and algal availability for fishes and crabs on intertidal reef communities in southern California","volume":"37","author":[{"family":"Barry","given":"James P."},{"family":"Ehret","given":"Michael J."}],"issued":{"date-parts":[["1993",5]]}}},{"id":47,"uris":["http://zotero.org/users/6486635/items/FXYPAUE2"],"itemData":{"id":47,"type":"article-journal","abstract":"The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J."}],"issued":{"date-parts":[["2012",4]]}}}],"schema":"https://github.com/citation-style-language/schema/raw/master/csl-citation.json"} </w:instrText>
      </w:r>
      <w:r w:rsidR="0028794B" w:rsidRPr="000B4D61">
        <w:rPr>
          <w:rFonts w:ascii="Times New Roman" w:eastAsia="Times New Roman" w:hAnsi="Times New Roman" w:cs="Times New Roman"/>
          <w:sz w:val="24"/>
          <w:szCs w:val="24"/>
        </w:rPr>
        <w:fldChar w:fldCharType="separate"/>
      </w:r>
      <w:r w:rsidR="0028794B" w:rsidRPr="000B4D61">
        <w:rPr>
          <w:rFonts w:ascii="Times New Roman" w:eastAsia="Times New Roman" w:hAnsi="Times New Roman" w:cs="Times New Roman"/>
          <w:noProof/>
          <w:sz w:val="24"/>
          <w:szCs w:val="24"/>
        </w:rPr>
        <w:t>(Abbott and Haderlie 1981, Barry and Ehret 1993, Aquilino and Stachowicz 2012)</w:t>
      </w:r>
      <w:r w:rsidR="0028794B"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Additionally, abalone historically</w:t>
      </w:r>
      <w:r w:rsidR="00103EBE">
        <w:rPr>
          <w:rFonts w:ascii="Times New Roman" w:eastAsia="Times New Roman" w:hAnsi="Times New Roman" w:cs="Times New Roman"/>
          <w:sz w:val="24"/>
          <w:szCs w:val="24"/>
        </w:rPr>
        <w:t xml:space="preserve"> filled similar ecological roles along these shores</w:t>
      </w:r>
      <w:r w:rsidRPr="000B4D61">
        <w:rPr>
          <w:rFonts w:ascii="Times New Roman" w:eastAsia="Times New Roman" w:hAnsi="Times New Roman" w:cs="Times New Roman"/>
          <w:sz w:val="24"/>
          <w:szCs w:val="24"/>
        </w:rPr>
        <w:t xml:space="preserve"> prior to declines related to disease and overharvesting </w:t>
      </w:r>
      <w:r w:rsidR="007504D8" w:rsidRPr="000B4D61">
        <w:rPr>
          <w:rFonts w:ascii="Times New Roman" w:eastAsia="Times New Roman" w:hAnsi="Times New Roman" w:cs="Times New Roman"/>
          <w:sz w:val="24"/>
          <w:szCs w:val="24"/>
        </w:rPr>
        <w:fldChar w:fldCharType="begin"/>
      </w:r>
      <w:r w:rsidR="007504D8" w:rsidRPr="000B4D61">
        <w:rPr>
          <w:rFonts w:ascii="Times New Roman" w:eastAsia="Times New Roman" w:hAnsi="Times New Roman" w:cs="Times New Roman"/>
          <w:sz w:val="24"/>
          <w:szCs w:val="24"/>
        </w:rPr>
        <w:instrText xml:space="preserve"> ADDIN ZOTERO_ITEM CSL_CITATION {"citationID":"D8Lohvie","properties":{"formattedCitation":"(VanBlaricom 1993, Altstatt et al. 1996, Raimondi et al. 2002)","plainCitation":"(VanBlaricom 1993, Altstatt et al. 1996, Raimondi et al. 2002)","noteIndex":0},"citationItems":[{"id":1081,"uris":["http://zotero.org/users/6486635/items/BFPZ2727"],"itemData":{"id":1081,"type":"article-journal","abstract":"Dense populations of black abalones ( H a l i o t i s cracherodii L e a c h ) were monitored in permanent intertidal plots at nine sites on San Nicolas Island from 1981 through 1990. Densities were essentially constant at all four sites along the north shore of the island throughout the study period. Densities at five sites along the south shore were more variable, possibly reflecting asynchronous variation in recruitment, mortality resulting from wave disturbance, and removal by people. Temporal variation of abalone densities apparently was not influenced by sea otters or abalone withering syndrome during this study. Abalones were strongly aggregated in space. Highest densities occurred in areas of irregular substrata, apparently as a result of preference for crevices and vertical faces. T h e locations of dense patches were persistent in time.","language":"en","source":"Zotero","title":"Dynamics and Distribution of Black Abalone Populations at San Nicolas Island, California","author":[{"family":"VanBlaricom","given":"Glenn R"}],"issued":{"date-parts":[["1993"]]}}},{"id":448,"uris":["http://zotero.org/users/6486635/items/3IAFU4VP"],"itemData":{"id":448,"type":"article-journal","container-title":"Marine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label":"page"}],"schema":"https://github.com/citation-style-language/schema/raw/master/csl-citation.json"} </w:instrText>
      </w:r>
      <w:r w:rsidR="007504D8" w:rsidRPr="000B4D61">
        <w:rPr>
          <w:rFonts w:ascii="Times New Roman" w:eastAsia="Times New Roman" w:hAnsi="Times New Roman" w:cs="Times New Roman"/>
          <w:sz w:val="24"/>
          <w:szCs w:val="24"/>
        </w:rPr>
        <w:fldChar w:fldCharType="separate"/>
      </w:r>
      <w:r w:rsidR="007504D8" w:rsidRPr="000B4D61">
        <w:rPr>
          <w:rFonts w:ascii="Times New Roman" w:eastAsia="Times New Roman" w:hAnsi="Times New Roman" w:cs="Times New Roman"/>
          <w:noProof/>
          <w:sz w:val="24"/>
          <w:szCs w:val="24"/>
        </w:rPr>
        <w:t>(VanBlaricom 1993, Altstatt et al. 1996, Raimondi et al. 2002)</w:t>
      </w:r>
      <w:r w:rsidR="007504D8"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Although abalone densities have started to recover on some of the Channel Islands, densities remain at least an order of magnitude below historic levels </w:t>
      </w:r>
      <w:r w:rsidR="006D7C9D" w:rsidRPr="000B4D61">
        <w:rPr>
          <w:rFonts w:ascii="Times New Roman" w:eastAsia="Times New Roman" w:hAnsi="Times New Roman" w:cs="Times New Roman"/>
          <w:sz w:val="24"/>
          <w:szCs w:val="24"/>
        </w:rPr>
        <w:fldChar w:fldCharType="begin"/>
      </w:r>
      <w:r w:rsidR="006D7C9D" w:rsidRPr="000B4D61">
        <w:rPr>
          <w:rFonts w:ascii="Times New Roman" w:eastAsia="Times New Roman" w:hAnsi="Times New Roman" w:cs="Times New Roman"/>
          <w:sz w:val="24"/>
          <w:szCs w:val="24"/>
        </w:rPr>
        <w:instrText xml:space="preserve"> ADDIN ZOTERO_ITEM CSL_CITATION {"citationID":"PhobtFEv","properties":{"formattedCitation":"(Raimondi et al. 2002, Miner et al. 2006)","plainCitation":"(Raimondi et al. 2002, Miner et al. 2006)","noteIndex":0},"citationItems":[{"id":443,"uris":["http://zotero.org/users/6486635/items/DUBPD7JD"],"itemData":{"id":443,"type":"article-journal","abstract":"The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E."}],"issued":{"date-parts":[["2006"]]}}}],"schema":"https://github.com/citation-style-language/schema/raw/master/csl-citation.json"} </w:instrText>
      </w:r>
      <w:r w:rsidR="006D7C9D" w:rsidRPr="000B4D61">
        <w:rPr>
          <w:rFonts w:ascii="Times New Roman" w:eastAsia="Times New Roman" w:hAnsi="Times New Roman" w:cs="Times New Roman"/>
          <w:sz w:val="24"/>
          <w:szCs w:val="24"/>
        </w:rPr>
        <w:fldChar w:fldCharType="separate"/>
      </w:r>
      <w:r w:rsidR="006D7C9D" w:rsidRPr="000B4D61">
        <w:rPr>
          <w:rFonts w:ascii="Times New Roman" w:eastAsia="Times New Roman" w:hAnsi="Times New Roman" w:cs="Times New Roman"/>
          <w:noProof/>
          <w:sz w:val="24"/>
          <w:szCs w:val="24"/>
        </w:rPr>
        <w:t>(Raimondi et al. 2002, Miner et al. 2006)</w:t>
      </w:r>
      <w:r w:rsidR="006D7C9D"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w:t>
      </w:r>
    </w:p>
    <w:p w14:paraId="2413E2DD"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7D6DCBF5" w14:textId="670B5A0C" w:rsidR="0011538B" w:rsidRPr="000B4D61" w:rsidRDefault="004D120D"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Devilweed prevalence surveys</w:t>
      </w:r>
    </w:p>
    <w:p w14:paraId="61574E92" w14:textId="09A03DD9" w:rsidR="001B3A0F" w:rsidRDefault="0011538B" w:rsidP="007714C0">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w:t>
      </w:r>
      <w:r w:rsidR="007714C0">
        <w:rPr>
          <w:rFonts w:ascii="Times New Roman" w:eastAsia="Times New Roman" w:hAnsi="Times New Roman" w:cs="Times New Roman"/>
          <w:sz w:val="24"/>
          <w:szCs w:val="24"/>
        </w:rPr>
        <w:t xml:space="preserve">confirm that devilweed is present in wrack and to </w:t>
      </w:r>
      <w:r w:rsidRPr="000B4D61">
        <w:rPr>
          <w:rFonts w:ascii="Times New Roman" w:eastAsia="Times New Roman" w:hAnsi="Times New Roman" w:cs="Times New Roman"/>
          <w:sz w:val="24"/>
          <w:szCs w:val="24"/>
        </w:rPr>
        <w:t xml:space="preserve">determine the relative contribution of devilweed to wrack, we surveyed large wrack piles deposited on beaches at </w:t>
      </w:r>
      <w:r w:rsidR="003909AE" w:rsidRPr="000B4D61">
        <w:rPr>
          <w:rFonts w:ascii="Times New Roman" w:eastAsia="Times New Roman" w:hAnsi="Times New Roman" w:cs="Times New Roman"/>
          <w:sz w:val="24"/>
          <w:szCs w:val="24"/>
        </w:rPr>
        <w:t>two</w:t>
      </w:r>
      <w:r w:rsidRPr="000B4D61">
        <w:rPr>
          <w:rFonts w:ascii="Times New Roman" w:eastAsia="Times New Roman" w:hAnsi="Times New Roman" w:cs="Times New Roman"/>
          <w:sz w:val="24"/>
          <w:szCs w:val="24"/>
        </w:rPr>
        <w:t xml:space="preserve"> sites on San Nicolas Island</w:t>
      </w:r>
      <w:r w:rsidR="00103EBE">
        <w:rPr>
          <w:rFonts w:ascii="Times New Roman" w:eastAsia="Times New Roman" w:hAnsi="Times New Roman" w:cs="Times New Roman"/>
          <w:sz w:val="24"/>
          <w:szCs w:val="24"/>
        </w:rPr>
        <w:t xml:space="preserve"> </w:t>
      </w:r>
      <w:r w:rsidR="00720783" w:rsidRPr="000B4D61">
        <w:rPr>
          <w:rFonts w:ascii="Times New Roman" w:eastAsia="Times New Roman" w:hAnsi="Times New Roman" w:cs="Times New Roman"/>
          <w:sz w:val="24"/>
          <w:szCs w:val="24"/>
        </w:rPr>
        <w:t>(33.27335° N, 119.57629° W, 33.28310° N, 119.53557° W)</w:t>
      </w:r>
      <w:r w:rsidR="00720783">
        <w:rPr>
          <w:rFonts w:ascii="Times New Roman" w:eastAsia="Times New Roman" w:hAnsi="Times New Roman" w:cs="Times New Roman"/>
          <w:sz w:val="24"/>
          <w:szCs w:val="24"/>
        </w:rPr>
        <w:t xml:space="preserve"> </w:t>
      </w:r>
      <w:r w:rsidR="00103EBE">
        <w:rPr>
          <w:rFonts w:ascii="Times New Roman" w:eastAsia="Times New Roman" w:hAnsi="Times New Roman" w:cs="Times New Roman"/>
          <w:sz w:val="24"/>
          <w:szCs w:val="24"/>
        </w:rPr>
        <w:t>and measured</w:t>
      </w:r>
      <w:r w:rsidR="00720783">
        <w:rPr>
          <w:rFonts w:ascii="Times New Roman" w:eastAsia="Times New Roman" w:hAnsi="Times New Roman" w:cs="Times New Roman"/>
          <w:sz w:val="24"/>
          <w:szCs w:val="24"/>
        </w:rPr>
        <w:t xml:space="preserve"> the proportion of the wrack pile surface area devilweed</w:t>
      </w:r>
      <w:r w:rsidR="00103EBE">
        <w:rPr>
          <w:rFonts w:ascii="Times New Roman" w:eastAsia="Times New Roman" w:hAnsi="Times New Roman" w:cs="Times New Roman"/>
          <w:sz w:val="24"/>
          <w:szCs w:val="24"/>
        </w:rPr>
        <w:t xml:space="preserve"> </w:t>
      </w:r>
      <w:r w:rsidR="00720783">
        <w:rPr>
          <w:rFonts w:ascii="Times New Roman" w:eastAsia="Times New Roman" w:hAnsi="Times New Roman" w:cs="Times New Roman"/>
          <w:sz w:val="24"/>
          <w:szCs w:val="24"/>
        </w:rPr>
        <w:t>represented</w:t>
      </w:r>
      <w:r w:rsidRPr="000B4D61">
        <w:rPr>
          <w:rFonts w:ascii="Times New Roman" w:eastAsia="Times New Roman" w:hAnsi="Times New Roman" w:cs="Times New Roman"/>
          <w:sz w:val="24"/>
          <w:szCs w:val="24"/>
        </w:rPr>
        <w:t xml:space="preserve">. </w:t>
      </w:r>
      <w:r w:rsidR="001B3A0F">
        <w:rPr>
          <w:rFonts w:ascii="Times New Roman" w:eastAsia="Times New Roman" w:hAnsi="Times New Roman" w:cs="Times New Roman"/>
          <w:sz w:val="24"/>
          <w:szCs w:val="24"/>
        </w:rPr>
        <w:t xml:space="preserve">We adopted this qualitative metric of devilweed </w:t>
      </w:r>
      <w:r w:rsidR="00720783">
        <w:rPr>
          <w:rFonts w:ascii="Times New Roman" w:eastAsia="Times New Roman" w:hAnsi="Times New Roman" w:cs="Times New Roman"/>
          <w:sz w:val="24"/>
          <w:szCs w:val="24"/>
        </w:rPr>
        <w:t>prevalence</w:t>
      </w:r>
      <w:r w:rsidR="001B3A0F">
        <w:rPr>
          <w:rFonts w:ascii="Times New Roman" w:eastAsia="Times New Roman" w:hAnsi="Times New Roman" w:cs="Times New Roman"/>
          <w:sz w:val="24"/>
          <w:szCs w:val="24"/>
        </w:rPr>
        <w:t xml:space="preserve"> because our time at these sites was limited and surveying pile</w:t>
      </w:r>
      <w:r w:rsidR="00720783">
        <w:rPr>
          <w:rFonts w:ascii="Times New Roman" w:eastAsia="Times New Roman" w:hAnsi="Times New Roman" w:cs="Times New Roman"/>
          <w:sz w:val="24"/>
          <w:szCs w:val="24"/>
        </w:rPr>
        <w:t xml:space="preserve"> and devilweed surface area (as opposed to total biomass)</w:t>
      </w:r>
      <w:r w:rsidR="001B3A0F">
        <w:rPr>
          <w:rFonts w:ascii="Times New Roman" w:eastAsia="Times New Roman" w:hAnsi="Times New Roman" w:cs="Times New Roman"/>
          <w:sz w:val="24"/>
          <w:szCs w:val="24"/>
        </w:rPr>
        <w:t xml:space="preserve"> allowed us to quickly survey </w:t>
      </w:r>
      <w:r w:rsidR="00720783">
        <w:rPr>
          <w:rFonts w:ascii="Times New Roman" w:eastAsia="Times New Roman" w:hAnsi="Times New Roman" w:cs="Times New Roman"/>
          <w:sz w:val="24"/>
          <w:szCs w:val="24"/>
        </w:rPr>
        <w:t>a large amount of wrack</w:t>
      </w:r>
      <w:r w:rsidR="001B3A0F">
        <w:rPr>
          <w:rFonts w:ascii="Times New Roman" w:eastAsia="Times New Roman" w:hAnsi="Times New Roman" w:cs="Times New Roman"/>
          <w:sz w:val="24"/>
          <w:szCs w:val="24"/>
        </w:rPr>
        <w:t>. At each site, w</w:t>
      </w:r>
      <w:r w:rsidRPr="000B4D61">
        <w:rPr>
          <w:rFonts w:ascii="Times New Roman" w:eastAsia="Times New Roman" w:hAnsi="Times New Roman" w:cs="Times New Roman"/>
          <w:sz w:val="24"/>
          <w:szCs w:val="24"/>
        </w:rPr>
        <w:t xml:space="preserve">e </w:t>
      </w:r>
      <w:r w:rsidR="00103EBE" w:rsidRPr="000B4D61">
        <w:rPr>
          <w:rFonts w:ascii="Times New Roman" w:eastAsia="Times New Roman" w:hAnsi="Times New Roman" w:cs="Times New Roman"/>
          <w:sz w:val="24"/>
          <w:szCs w:val="24"/>
        </w:rPr>
        <w:t>select</w:t>
      </w:r>
      <w:r w:rsidR="00103EBE">
        <w:rPr>
          <w:rFonts w:ascii="Times New Roman" w:eastAsia="Times New Roman" w:hAnsi="Times New Roman" w:cs="Times New Roman"/>
          <w:sz w:val="24"/>
          <w:szCs w:val="24"/>
        </w:rPr>
        <w:t>ed</w:t>
      </w:r>
      <w:r w:rsidR="00103EBE" w:rsidRPr="000B4D61">
        <w:rPr>
          <w:rFonts w:ascii="Times New Roman" w:eastAsia="Times New Roman" w:hAnsi="Times New Roman" w:cs="Times New Roman"/>
          <w:sz w:val="24"/>
          <w:szCs w:val="24"/>
        </w:rPr>
        <w:t xml:space="preserve"> </w:t>
      </w:r>
      <w:r w:rsidR="001B3A0F">
        <w:rPr>
          <w:rFonts w:ascii="Times New Roman" w:eastAsia="Times New Roman" w:hAnsi="Times New Roman" w:cs="Times New Roman"/>
          <w:sz w:val="24"/>
          <w:szCs w:val="24"/>
        </w:rPr>
        <w:t xml:space="preserve">the first 10-15 large </w:t>
      </w:r>
      <w:r w:rsidRPr="000B4D61">
        <w:rPr>
          <w:rFonts w:ascii="Times New Roman" w:eastAsia="Times New Roman" w:hAnsi="Times New Roman" w:cs="Times New Roman"/>
          <w:sz w:val="24"/>
          <w:szCs w:val="24"/>
        </w:rPr>
        <w:t>wrack</w:t>
      </w:r>
      <w:r w:rsidR="00103EBE">
        <w:rPr>
          <w:rFonts w:ascii="Times New Roman" w:eastAsia="Times New Roman" w:hAnsi="Times New Roman" w:cs="Times New Roman"/>
          <w:sz w:val="24"/>
          <w:szCs w:val="24"/>
        </w:rPr>
        <w:t xml:space="preserve"> piles</w:t>
      </w:r>
      <w:r w:rsidRPr="000B4D61">
        <w:rPr>
          <w:rFonts w:ascii="Times New Roman" w:eastAsia="Times New Roman" w:hAnsi="Times New Roman" w:cs="Times New Roman"/>
          <w:sz w:val="24"/>
          <w:szCs w:val="24"/>
        </w:rPr>
        <w:t xml:space="preserve"> </w:t>
      </w:r>
      <w:r w:rsidR="001B3A0F">
        <w:rPr>
          <w:rFonts w:ascii="Times New Roman" w:eastAsia="Times New Roman" w:hAnsi="Times New Roman" w:cs="Times New Roman"/>
          <w:sz w:val="24"/>
          <w:szCs w:val="24"/>
        </w:rPr>
        <w:t>encountered along a haphazardly placed 50 m transect. We defined “large” wrack piles as those at least</w:t>
      </w:r>
      <w:r w:rsidRPr="000B4D61">
        <w:rPr>
          <w:rFonts w:ascii="Times New Roman" w:eastAsia="Times New Roman" w:hAnsi="Times New Roman" w:cs="Times New Roman"/>
          <w:sz w:val="24"/>
          <w:szCs w:val="24"/>
        </w:rPr>
        <w:t xml:space="preserve"> 1 m</w:t>
      </w:r>
      <w:r w:rsidR="001B3A0F">
        <w:rPr>
          <w:rFonts w:ascii="Times New Roman" w:eastAsia="Times New Roman" w:hAnsi="Times New Roman" w:cs="Times New Roman"/>
          <w:sz w:val="24"/>
          <w:szCs w:val="24"/>
        </w:rPr>
        <w:t xml:space="preserve"> long. </w:t>
      </w:r>
      <w:r w:rsidR="00720783">
        <w:rPr>
          <w:rFonts w:ascii="Times New Roman" w:eastAsia="Times New Roman" w:hAnsi="Times New Roman" w:cs="Times New Roman"/>
          <w:sz w:val="24"/>
          <w:szCs w:val="24"/>
        </w:rPr>
        <w:t xml:space="preserve">To determine the surface area </w:t>
      </w:r>
      <w:r w:rsidR="00C844A0">
        <w:rPr>
          <w:rFonts w:ascii="Times New Roman" w:eastAsia="Times New Roman" w:hAnsi="Times New Roman" w:cs="Times New Roman"/>
          <w:sz w:val="24"/>
          <w:szCs w:val="24"/>
        </w:rPr>
        <w:t xml:space="preserve">of </w:t>
      </w:r>
      <w:r w:rsidR="00A07436">
        <w:rPr>
          <w:rFonts w:ascii="Times New Roman" w:eastAsia="Times New Roman" w:hAnsi="Times New Roman" w:cs="Times New Roman"/>
          <w:sz w:val="24"/>
          <w:szCs w:val="24"/>
        </w:rPr>
        <w:t xml:space="preserve">each </w:t>
      </w:r>
      <w:r w:rsidR="00720783">
        <w:rPr>
          <w:rFonts w:ascii="Times New Roman" w:eastAsia="Times New Roman" w:hAnsi="Times New Roman" w:cs="Times New Roman"/>
          <w:sz w:val="24"/>
          <w:szCs w:val="24"/>
        </w:rPr>
        <w:t xml:space="preserve">pile, we </w:t>
      </w:r>
      <w:r w:rsidR="00720783" w:rsidRPr="000B4D61">
        <w:rPr>
          <w:rFonts w:ascii="Times New Roman" w:eastAsia="Times New Roman" w:hAnsi="Times New Roman" w:cs="Times New Roman"/>
          <w:sz w:val="24"/>
          <w:szCs w:val="24"/>
        </w:rPr>
        <w:t>measured the longest length</w:t>
      </w:r>
      <w:r w:rsidR="00F856EA">
        <w:rPr>
          <w:rFonts w:ascii="Times New Roman" w:eastAsia="Times New Roman" w:hAnsi="Times New Roman" w:cs="Times New Roman"/>
          <w:sz w:val="24"/>
          <w:szCs w:val="24"/>
        </w:rPr>
        <w:t xml:space="preserve"> and </w:t>
      </w:r>
      <w:r w:rsidR="00720783" w:rsidRPr="000B4D61">
        <w:rPr>
          <w:rFonts w:ascii="Times New Roman" w:eastAsia="Times New Roman" w:hAnsi="Times New Roman" w:cs="Times New Roman"/>
          <w:sz w:val="24"/>
          <w:szCs w:val="24"/>
        </w:rPr>
        <w:t>width</w:t>
      </w:r>
      <w:r w:rsidR="00F856EA" w:rsidRPr="00F856EA">
        <w:rPr>
          <w:rFonts w:ascii="Times New Roman" w:eastAsia="Times New Roman" w:hAnsi="Times New Roman" w:cs="Times New Roman"/>
          <w:sz w:val="24"/>
          <w:szCs w:val="24"/>
        </w:rPr>
        <w:t xml:space="preserve"> </w:t>
      </w:r>
      <w:r w:rsidR="00F856EA" w:rsidRPr="000B4D61">
        <w:rPr>
          <w:rFonts w:ascii="Times New Roman" w:eastAsia="Times New Roman" w:hAnsi="Times New Roman" w:cs="Times New Roman"/>
          <w:sz w:val="24"/>
          <w:szCs w:val="24"/>
        </w:rPr>
        <w:t xml:space="preserve">to calculate the area </w:t>
      </w:r>
      <w:r w:rsidR="00F856EA">
        <w:rPr>
          <w:rFonts w:ascii="Times New Roman" w:eastAsia="Times New Roman" w:hAnsi="Times New Roman" w:cs="Times New Roman"/>
          <w:sz w:val="24"/>
          <w:szCs w:val="24"/>
        </w:rPr>
        <w:t>of an</w:t>
      </w:r>
      <w:r w:rsidR="00F856EA" w:rsidRPr="000B4D61">
        <w:rPr>
          <w:rFonts w:ascii="Times New Roman" w:eastAsia="Times New Roman" w:hAnsi="Times New Roman" w:cs="Times New Roman"/>
          <w:sz w:val="24"/>
          <w:szCs w:val="24"/>
        </w:rPr>
        <w:t xml:space="preserve"> ellipse (</w:t>
      </w:r>
      <w:r w:rsidR="00F856EA" w:rsidRPr="000B4D61">
        <w:rPr>
          <w:rFonts w:ascii="Times New Roman" w:eastAsia="Times New Roman" w:hAnsi="Times New Roman" w:cs="Times New Roman"/>
          <w:i/>
          <w:sz w:val="24"/>
          <w:szCs w:val="24"/>
        </w:rPr>
        <w:t>A=πab</w:t>
      </w:r>
      <w:r w:rsidR="00F856EA" w:rsidRPr="000B4D61">
        <w:rPr>
          <w:rFonts w:ascii="Times New Roman" w:eastAsia="Times New Roman" w:hAnsi="Times New Roman" w:cs="Times New Roman"/>
          <w:sz w:val="24"/>
          <w:szCs w:val="24"/>
        </w:rPr>
        <w:t>), where “a” and “b” are the length and width</w:t>
      </w:r>
      <w:r w:rsidR="00720783" w:rsidRPr="000B4D61">
        <w:rPr>
          <w:rFonts w:ascii="Times New Roman" w:eastAsia="Times New Roman" w:hAnsi="Times New Roman" w:cs="Times New Roman"/>
          <w:sz w:val="24"/>
          <w:szCs w:val="24"/>
        </w:rPr>
        <w:t>.</w:t>
      </w:r>
      <w:r w:rsidR="00F856EA">
        <w:rPr>
          <w:rFonts w:ascii="Times New Roman" w:eastAsia="Times New Roman" w:hAnsi="Times New Roman" w:cs="Times New Roman"/>
          <w:sz w:val="24"/>
          <w:szCs w:val="24"/>
        </w:rPr>
        <w:t xml:space="preserve"> </w:t>
      </w:r>
      <w:r w:rsidR="001B3A0F">
        <w:rPr>
          <w:rFonts w:ascii="Times New Roman" w:eastAsia="Times New Roman" w:hAnsi="Times New Roman" w:cs="Times New Roman"/>
          <w:sz w:val="24"/>
          <w:szCs w:val="24"/>
        </w:rPr>
        <w:t xml:space="preserve">For each devilweed individual encountered on the surface of the pile, we </w:t>
      </w:r>
      <w:r w:rsidR="007714C0">
        <w:rPr>
          <w:rFonts w:ascii="Times New Roman" w:eastAsia="Times New Roman" w:hAnsi="Times New Roman" w:cs="Times New Roman"/>
          <w:sz w:val="24"/>
          <w:szCs w:val="24"/>
        </w:rPr>
        <w:t xml:space="preserve">also </w:t>
      </w:r>
      <w:r w:rsidR="001B3A0F">
        <w:rPr>
          <w:rFonts w:ascii="Times New Roman" w:eastAsia="Times New Roman" w:hAnsi="Times New Roman" w:cs="Times New Roman"/>
          <w:sz w:val="24"/>
          <w:szCs w:val="24"/>
        </w:rPr>
        <w:t xml:space="preserve">measured </w:t>
      </w:r>
      <w:r w:rsidR="007714C0">
        <w:rPr>
          <w:rFonts w:ascii="Times New Roman" w:eastAsia="Times New Roman" w:hAnsi="Times New Roman" w:cs="Times New Roman"/>
          <w:sz w:val="24"/>
          <w:szCs w:val="24"/>
        </w:rPr>
        <w:t>its</w:t>
      </w:r>
      <w:r w:rsidR="001B3A0F">
        <w:rPr>
          <w:rFonts w:ascii="Times New Roman" w:eastAsia="Times New Roman" w:hAnsi="Times New Roman" w:cs="Times New Roman"/>
          <w:sz w:val="24"/>
          <w:szCs w:val="24"/>
        </w:rPr>
        <w:t xml:space="preserve"> </w:t>
      </w:r>
      <w:r w:rsidR="007714C0">
        <w:rPr>
          <w:rFonts w:ascii="Times New Roman" w:eastAsia="Times New Roman" w:hAnsi="Times New Roman" w:cs="Times New Roman"/>
          <w:sz w:val="24"/>
          <w:szCs w:val="24"/>
        </w:rPr>
        <w:t xml:space="preserve">longest </w:t>
      </w:r>
      <w:r w:rsidR="001B3A0F">
        <w:rPr>
          <w:rFonts w:ascii="Times New Roman" w:eastAsia="Times New Roman" w:hAnsi="Times New Roman" w:cs="Times New Roman"/>
          <w:sz w:val="24"/>
          <w:szCs w:val="24"/>
        </w:rPr>
        <w:t>length and width</w:t>
      </w:r>
      <w:r w:rsidR="007714C0">
        <w:rPr>
          <w:rFonts w:ascii="Times New Roman" w:eastAsia="Times New Roman" w:hAnsi="Times New Roman" w:cs="Times New Roman"/>
          <w:sz w:val="24"/>
          <w:szCs w:val="24"/>
        </w:rPr>
        <w:t>.</w:t>
      </w:r>
      <w:r w:rsidR="001B3A0F">
        <w:rPr>
          <w:rFonts w:ascii="Times New Roman" w:eastAsia="Times New Roman" w:hAnsi="Times New Roman" w:cs="Times New Roman"/>
          <w:sz w:val="24"/>
          <w:szCs w:val="24"/>
        </w:rPr>
        <w:t xml:space="preserve"> </w:t>
      </w:r>
      <w:r w:rsidR="007714C0" w:rsidRPr="000B4D61">
        <w:rPr>
          <w:rFonts w:ascii="Times New Roman" w:eastAsia="Times New Roman" w:hAnsi="Times New Roman" w:cs="Times New Roman"/>
          <w:sz w:val="24"/>
          <w:szCs w:val="24"/>
        </w:rPr>
        <w:t xml:space="preserve">For a single pile, we </w:t>
      </w:r>
      <w:r w:rsidR="007714C0">
        <w:rPr>
          <w:rFonts w:ascii="Times New Roman" w:eastAsia="Times New Roman" w:hAnsi="Times New Roman" w:cs="Times New Roman"/>
          <w:sz w:val="24"/>
          <w:szCs w:val="24"/>
        </w:rPr>
        <w:t>calculated the sum area of</w:t>
      </w:r>
      <w:r w:rsidR="007714C0" w:rsidRPr="000B4D61">
        <w:rPr>
          <w:rFonts w:ascii="Times New Roman" w:eastAsia="Times New Roman" w:hAnsi="Times New Roman" w:cs="Times New Roman"/>
          <w:sz w:val="24"/>
          <w:szCs w:val="24"/>
        </w:rPr>
        <w:t xml:space="preserve"> all devilweed individuals. We divided total devilweed area by visible pile area to estimate the proportion of wrack that consisted of devilweed.</w:t>
      </w:r>
      <w:r w:rsidR="007714C0">
        <w:rPr>
          <w:rFonts w:ascii="Times New Roman" w:eastAsia="Times New Roman" w:hAnsi="Times New Roman" w:cs="Times New Roman"/>
          <w:sz w:val="24"/>
          <w:szCs w:val="24"/>
        </w:rPr>
        <w:t xml:space="preserve"> </w:t>
      </w:r>
      <w:r w:rsidR="00A07436">
        <w:rPr>
          <w:rFonts w:ascii="Times New Roman" w:eastAsia="Times New Roman" w:hAnsi="Times New Roman" w:cs="Times New Roman"/>
          <w:sz w:val="24"/>
          <w:szCs w:val="24"/>
        </w:rPr>
        <w:t xml:space="preserve">We understand that this formula does not fully capture the </w:t>
      </w:r>
      <w:r w:rsidR="00A07436">
        <w:rPr>
          <w:rFonts w:ascii="Times New Roman" w:eastAsia="Times New Roman" w:hAnsi="Times New Roman" w:cs="Times New Roman"/>
          <w:sz w:val="24"/>
          <w:szCs w:val="24"/>
        </w:rPr>
        <w:t>three-dimensional</w:t>
      </w:r>
      <w:r w:rsidR="00A07436">
        <w:rPr>
          <w:rFonts w:ascii="Times New Roman" w:eastAsia="Times New Roman" w:hAnsi="Times New Roman" w:cs="Times New Roman"/>
          <w:sz w:val="24"/>
          <w:szCs w:val="24"/>
        </w:rPr>
        <w:t xml:space="preserve"> shape of wrack deposits and may inflate the proportion of piles made up of devilweed</w:t>
      </w:r>
      <w:r w:rsidR="00A07436">
        <w:rPr>
          <w:rFonts w:ascii="Times New Roman" w:eastAsia="Times New Roman" w:hAnsi="Times New Roman" w:cs="Times New Roman"/>
          <w:sz w:val="24"/>
          <w:szCs w:val="24"/>
        </w:rPr>
        <w:t>;</w:t>
      </w:r>
      <w:r w:rsidR="00A07436">
        <w:rPr>
          <w:rFonts w:ascii="Times New Roman" w:eastAsia="Times New Roman" w:hAnsi="Times New Roman" w:cs="Times New Roman"/>
          <w:sz w:val="24"/>
          <w:szCs w:val="24"/>
        </w:rPr>
        <w:t xml:space="preserve"> </w:t>
      </w:r>
      <w:r w:rsidR="00A07436">
        <w:rPr>
          <w:rFonts w:ascii="Times New Roman" w:eastAsia="Times New Roman" w:hAnsi="Times New Roman" w:cs="Times New Roman"/>
          <w:sz w:val="24"/>
          <w:szCs w:val="24"/>
        </w:rPr>
        <w:t>H</w:t>
      </w:r>
      <w:r w:rsidR="00A07436">
        <w:rPr>
          <w:rFonts w:ascii="Times New Roman" w:eastAsia="Times New Roman" w:hAnsi="Times New Roman" w:cs="Times New Roman"/>
          <w:sz w:val="24"/>
          <w:szCs w:val="24"/>
        </w:rPr>
        <w:t>owever, the original intended purpose of these surveys was to catalog the presence of devilweed in wrack</w:t>
      </w:r>
      <w:r w:rsidR="00A07436">
        <w:rPr>
          <w:rFonts w:ascii="Times New Roman" w:eastAsia="Times New Roman" w:hAnsi="Times New Roman" w:cs="Times New Roman"/>
          <w:sz w:val="24"/>
          <w:szCs w:val="24"/>
        </w:rPr>
        <w:t xml:space="preserve"> and with </w:t>
      </w:r>
      <w:r w:rsidR="001B3A0F">
        <w:rPr>
          <w:rFonts w:ascii="Times New Roman" w:eastAsia="Times New Roman" w:hAnsi="Times New Roman" w:cs="Times New Roman"/>
          <w:sz w:val="24"/>
          <w:szCs w:val="24"/>
        </w:rPr>
        <w:t>this method, the relative contribution of devilweed to wrack for a large pile could be estimated in minutes as opposed to hours.</w:t>
      </w:r>
    </w:p>
    <w:p w14:paraId="79FF8403" w14:textId="77777777" w:rsidR="00623738"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Performance Assays</w:t>
      </w:r>
      <w:r w:rsidRPr="000B4D61">
        <w:rPr>
          <w:rFonts w:ascii="Times New Roman" w:eastAsia="Times New Roman" w:hAnsi="Times New Roman" w:cs="Times New Roman"/>
          <w:sz w:val="24"/>
          <w:szCs w:val="24"/>
        </w:rPr>
        <w:t xml:space="preserve"> </w:t>
      </w:r>
    </w:p>
    <w:p w14:paraId="54C9C07A" w14:textId="5079AC4E" w:rsidR="00623738" w:rsidRPr="000B4D61" w:rsidRDefault="00623738" w:rsidP="003C3B7B">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how shifting wrack populations </w:t>
      </w:r>
      <w:r w:rsidR="003C3B7B">
        <w:rPr>
          <w:rFonts w:ascii="Times New Roman" w:eastAsia="Times New Roman" w:hAnsi="Times New Roman" w:cs="Times New Roman"/>
          <w:sz w:val="24"/>
          <w:szCs w:val="24"/>
        </w:rPr>
        <w:t xml:space="preserve">could </w:t>
      </w:r>
      <w:r w:rsidRPr="000B4D61">
        <w:rPr>
          <w:rFonts w:ascii="Times New Roman" w:eastAsia="Times New Roman" w:hAnsi="Times New Roman" w:cs="Times New Roman"/>
          <w:sz w:val="24"/>
          <w:szCs w:val="24"/>
        </w:rPr>
        <w:t xml:space="preserve">affect the performance of rocky shore </w:t>
      </w:r>
      <w:r w:rsidR="005F3BB5">
        <w:rPr>
          <w:rFonts w:ascii="Times New Roman" w:eastAsia="Times New Roman" w:hAnsi="Times New Roman" w:cs="Times New Roman"/>
          <w:sz w:val="24"/>
          <w:szCs w:val="24"/>
        </w:rPr>
        <w:t>detritivores</w:t>
      </w:r>
      <w:r w:rsidRPr="000B4D61">
        <w:rPr>
          <w:rFonts w:ascii="Times New Roman" w:eastAsia="Times New Roman" w:hAnsi="Times New Roman" w:cs="Times New Roman"/>
          <w:sz w:val="24"/>
          <w:szCs w:val="24"/>
        </w:rPr>
        <w:t xml:space="preserve">, we measured the growth and </w:t>
      </w:r>
      <w:r w:rsidR="007D01F6">
        <w:rPr>
          <w:rFonts w:ascii="Times New Roman" w:eastAsia="Times New Roman" w:hAnsi="Times New Roman" w:cs="Times New Roman"/>
          <w:sz w:val="24"/>
          <w:szCs w:val="24"/>
        </w:rPr>
        <w:t>self-</w:t>
      </w:r>
      <w:r w:rsidR="003C3B7B">
        <w:rPr>
          <w:rFonts w:ascii="Times New Roman" w:eastAsia="Times New Roman" w:hAnsi="Times New Roman" w:cs="Times New Roman"/>
          <w:sz w:val="24"/>
          <w:szCs w:val="24"/>
        </w:rPr>
        <w:t xml:space="preserve">righting </w:t>
      </w:r>
      <w:r w:rsidRPr="000B4D61">
        <w:rPr>
          <w:rFonts w:ascii="Times New Roman" w:eastAsia="Times New Roman" w:hAnsi="Times New Roman" w:cs="Times New Roman"/>
          <w:sz w:val="24"/>
          <w:szCs w:val="24"/>
        </w:rPr>
        <w:t>behavior</w:t>
      </w:r>
      <w:r w:rsidR="003C3B7B">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xml:space="preserve"> of two </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[turban snails and juvenile abalone (</w:t>
      </w:r>
      <w:r w:rsidRPr="000B4D61">
        <w:rPr>
          <w:rFonts w:ascii="Times New Roman" w:eastAsia="Times New Roman" w:hAnsi="Times New Roman" w:cs="Times New Roman"/>
          <w:i/>
          <w:sz w:val="24"/>
          <w:szCs w:val="24"/>
        </w:rPr>
        <w:t>H</w:t>
      </w:r>
      <w:r w:rsidR="00677ABC">
        <w:rPr>
          <w:rFonts w:ascii="Times New Roman" w:eastAsia="Times New Roman" w:hAnsi="Times New Roman" w:cs="Times New Roman"/>
          <w:i/>
          <w:sz w:val="24"/>
          <w:szCs w:val="24"/>
        </w:rPr>
        <w:t>.</w:t>
      </w:r>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rufescens</w:t>
      </w:r>
      <w:proofErr w:type="spellEnd"/>
      <w:r w:rsidRPr="000B4D61">
        <w:rPr>
          <w:rFonts w:ascii="Times New Roman" w:eastAsia="Times New Roman" w:hAnsi="Times New Roman" w:cs="Times New Roman"/>
          <w:sz w:val="24"/>
          <w:szCs w:val="24"/>
        </w:rPr>
        <w:t xml:space="preserve">)] fed kelp, devilweed, or an equal mixture of the two. </w:t>
      </w:r>
      <w:r w:rsidR="003C3B7B">
        <w:rPr>
          <w:rFonts w:ascii="Times New Roman" w:eastAsia="Times New Roman" w:hAnsi="Times New Roman" w:cs="Times New Roman"/>
          <w:sz w:val="24"/>
          <w:szCs w:val="24"/>
        </w:rPr>
        <w:lastRenderedPageBreak/>
        <w:t>Because devilweed reduces kelp abundance in subtidal habitats but does not make it go locally extinct across short time scales (</w:t>
      </w:r>
      <w:proofErr w:type="spellStart"/>
      <w:r w:rsidR="003C3B7B">
        <w:rPr>
          <w:rFonts w:ascii="Times New Roman" w:eastAsia="Times New Roman" w:hAnsi="Times New Roman" w:cs="Times New Roman"/>
          <w:sz w:val="24"/>
          <w:szCs w:val="24"/>
        </w:rPr>
        <w:t>Sullaway</w:t>
      </w:r>
      <w:proofErr w:type="spellEnd"/>
      <w:r w:rsidR="003C3B7B">
        <w:rPr>
          <w:rFonts w:ascii="Times New Roman" w:eastAsia="Times New Roman" w:hAnsi="Times New Roman" w:cs="Times New Roman"/>
          <w:sz w:val="24"/>
          <w:szCs w:val="24"/>
        </w:rPr>
        <w:t xml:space="preserve"> and Edwards 2020), the mixture treatment is more ecologically realistic than the devilweed-only treatment. </w:t>
      </w:r>
      <w:r w:rsidRPr="000B4D61">
        <w:rPr>
          <w:rFonts w:ascii="Times New Roman" w:eastAsia="Times New Roman" w:hAnsi="Times New Roman" w:cs="Times New Roman"/>
          <w:sz w:val="24"/>
          <w:szCs w:val="24"/>
        </w:rPr>
        <w:t xml:space="preserve">We used </w:t>
      </w:r>
      <w:proofErr w:type="gramStart"/>
      <w:r w:rsidR="003C3B7B">
        <w:rPr>
          <w:rFonts w:ascii="Times New Roman" w:eastAsia="Times New Roman" w:hAnsi="Times New Roman" w:cs="Times New Roman"/>
          <w:sz w:val="24"/>
          <w:szCs w:val="24"/>
        </w:rPr>
        <w:t>R</w:t>
      </w:r>
      <w:r w:rsidR="003C3B7B" w:rsidRPr="000B4D61">
        <w:rPr>
          <w:rFonts w:ascii="Times New Roman" w:eastAsia="Times New Roman" w:hAnsi="Times New Roman" w:cs="Times New Roman"/>
          <w:sz w:val="24"/>
          <w:szCs w:val="24"/>
        </w:rPr>
        <w:t>ed</w:t>
      </w:r>
      <w:proofErr w:type="gramEnd"/>
      <w:r w:rsidR="003C3B7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abalone as a proxy for </w:t>
      </w:r>
      <w:r w:rsidR="003C3B7B">
        <w:rPr>
          <w:rFonts w:ascii="Times New Roman" w:eastAsia="Times New Roman" w:hAnsi="Times New Roman" w:cs="Times New Roman"/>
          <w:sz w:val="24"/>
          <w:szCs w:val="24"/>
        </w:rPr>
        <w:t>B</w:t>
      </w:r>
      <w:r w:rsidR="003C3B7B" w:rsidRPr="000B4D61">
        <w:rPr>
          <w:rFonts w:ascii="Times New Roman" w:eastAsia="Times New Roman" w:hAnsi="Times New Roman" w:cs="Times New Roman"/>
          <w:sz w:val="24"/>
          <w:szCs w:val="24"/>
        </w:rPr>
        <w:t xml:space="preserve">lack </w:t>
      </w:r>
      <w:r w:rsidRPr="000B4D61">
        <w:rPr>
          <w:rFonts w:ascii="Times New Roman" w:eastAsia="Times New Roman" w:hAnsi="Times New Roman" w:cs="Times New Roman"/>
          <w:sz w:val="24"/>
          <w:szCs w:val="24"/>
        </w:rPr>
        <w:t xml:space="preserve">abalone because of logistical challenges of conducting research with endangered </w:t>
      </w:r>
      <w:r w:rsidR="00B11203">
        <w:rPr>
          <w:rFonts w:ascii="Times New Roman" w:eastAsia="Times New Roman" w:hAnsi="Times New Roman" w:cs="Times New Roman"/>
          <w:sz w:val="24"/>
          <w:szCs w:val="24"/>
        </w:rPr>
        <w:t xml:space="preserve">species (i.e. </w:t>
      </w:r>
      <w:r w:rsidR="003C3B7B">
        <w:rPr>
          <w:rFonts w:ascii="Times New Roman" w:eastAsia="Times New Roman" w:hAnsi="Times New Roman" w:cs="Times New Roman"/>
          <w:sz w:val="24"/>
          <w:szCs w:val="24"/>
        </w:rPr>
        <w:t>B</w:t>
      </w:r>
      <w:r w:rsidR="003C3B7B" w:rsidRPr="000B4D61">
        <w:rPr>
          <w:rFonts w:ascii="Times New Roman" w:eastAsia="Times New Roman" w:hAnsi="Times New Roman" w:cs="Times New Roman"/>
          <w:sz w:val="24"/>
          <w:szCs w:val="24"/>
        </w:rPr>
        <w:t xml:space="preserve">lack </w:t>
      </w:r>
      <w:r w:rsidRPr="000B4D61">
        <w:rPr>
          <w:rFonts w:ascii="Times New Roman" w:eastAsia="Times New Roman" w:hAnsi="Times New Roman" w:cs="Times New Roman"/>
          <w:sz w:val="24"/>
          <w:szCs w:val="24"/>
        </w:rPr>
        <w:t>abalone</w:t>
      </w:r>
      <w:r w:rsidR="00B11203">
        <w:rPr>
          <w:rFonts w:ascii="Times New Roman" w:eastAsia="Times New Roman" w:hAnsi="Times New Roman" w:cs="Times New Roman"/>
          <w:sz w:val="24"/>
          <w:szCs w:val="24"/>
        </w:rPr>
        <w:t xml:space="preserve">). These challenges include the limitation that the few </w:t>
      </w:r>
      <w:r w:rsidRPr="000B4D61">
        <w:rPr>
          <w:rFonts w:ascii="Times New Roman" w:eastAsia="Times New Roman" w:hAnsi="Times New Roman" w:cs="Times New Roman"/>
          <w:sz w:val="24"/>
          <w:szCs w:val="24"/>
        </w:rPr>
        <w:t xml:space="preserve">captive individuals that we have access to are mature adults that might grow extremely slowly. </w:t>
      </w:r>
      <w:r w:rsidR="00B11203">
        <w:rPr>
          <w:rFonts w:ascii="Times New Roman" w:eastAsia="Times New Roman" w:hAnsi="Times New Roman" w:cs="Times New Roman"/>
          <w:sz w:val="24"/>
          <w:szCs w:val="24"/>
        </w:rPr>
        <w:t>B</w:t>
      </w:r>
      <w:r w:rsidRPr="000B4D61">
        <w:rPr>
          <w:rFonts w:ascii="Times New Roman" w:eastAsia="Times New Roman" w:hAnsi="Times New Roman" w:cs="Times New Roman"/>
          <w:sz w:val="24"/>
          <w:szCs w:val="24"/>
        </w:rPr>
        <w:t xml:space="preserve">ecause both abalone species </w:t>
      </w:r>
      <w:r w:rsidR="00B11203">
        <w:rPr>
          <w:rFonts w:ascii="Times New Roman" w:eastAsia="Times New Roman" w:hAnsi="Times New Roman" w:cs="Times New Roman"/>
          <w:sz w:val="24"/>
          <w:szCs w:val="24"/>
        </w:rPr>
        <w:t xml:space="preserve">1) </w:t>
      </w:r>
      <w:r w:rsidRPr="000B4D61">
        <w:rPr>
          <w:rFonts w:ascii="Times New Roman" w:eastAsia="Times New Roman" w:hAnsi="Times New Roman" w:cs="Times New Roman"/>
          <w:sz w:val="24"/>
          <w:szCs w:val="24"/>
        </w:rPr>
        <w:t>include brown seaweeds as important components of</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their</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diets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{"citationID":"tLodKsY5","properties":{"formattedCitation":"(Leighton and Boolootian 1963, Winter and Estes 1992, Nelson et al. 2002)","plainCitation":"(Leighton and Boolootian 1963, Winter and Estes 1992, Nelson et al. 2002)","noteIndex":0},"citationItems":[{"id":40,"uris":["http://zotero.org/users/6486635/items/SQJR3PVQ"],"itemData":{"id":40,"type":"article-journal","issue":"2","language":"en","page":"13","source":"Zotero","title":"DIET AND GROWTH IN THE BLACK ABALONE, HALJOTIS CRACHERODII","volume":"44","author":[{"family":"Leighton","given":"David"},{"family":"Boolootian","given":"Richard A"}],"issued":{"date-parts":[["1963"]]}}},{"id":152,"uris":["http://zotero.org/users/6486635/items/K7FS9MIN"],"itemData":{"id":152,"type":"article-journal","abstract":"The effects of polyphenolic compounds from brown algae on grazing and growth rate of the California red abalone Haliotis rufescens Swainson were examined. Abalone consumed three phenolic-poor algal species, Laminaria sinclarii (Harvey) Farlow, Macrocystis pyrifera Agardh, and Nereocystis iuetkeana Postels et Ruprecht (mean phenolic content = 0.52% dry mass), at a greater rate than two phenolic-rich species, Dictyoneurum californicum Ruprecht and Cystoseira osmundacea Agardh (mean phenolic content = 4.6090 dry mass). This inverse relationship between phenolic content and consumption rate also existed after the algae were macerated and the liquid portion of the blended slurry incorporated in agar discs. However, the correlation between grazing rate and phenolic content improved in this latter experiment, thus suggesting that abalone grazing was deterred significantly by the morphology ofL. sinclarii and, to a lesser extent, ofM. pyrifera. Polyphenolics extracted from D. californicum reduced abalone grazing rates by 90% when incorporated into agar discs at a concentration of 6 mg. ml- ~. Although abalone were unable to maintain body mass when fed ad libitum on macerated M. pyrifera incorporated into agar discs, polyphenolics from D. californicum further inhibited shell growth when added to the discs at 5 mg. ml - t. The abalone ate less of the phenol-containing discs than of the discs lacking phenolies. Our results support findings of several prior studies that polyphenolic compounds from brown algae deter grazing by coastal zone herbivores in the northeast Pacific Ocean.","container-title":"Journal of Experimental Marine Biology and Ecology","DOI":"10.1016/0022-0981(92)90067-K","ISSN":"00220981","issue":"2","journalAbbreviation":"Journal of Experimental Marine Biology and Ecology","language":"en","page":"263-277","source":"DOI.org (Crossref)","title":"Experimental evidence for the effects of polyphenolic compounds from Dictyoneurum californicum Ruprecht (Phaeophyta: Laminariales) on feeding rate and growth in the red abalone Haliotus rufescens Swainson","title-short":"Experimental evidence for the effects of polyphenolic compounds from Dictyoneurum californicum Ruprecht (Phaeophyta","volume":"155","author":[{"family":"Winter","given":"Frank C."},{"family":"Estes","given":"James A."}],"issued":{"date-parts":[["1992",3]]}}},{"id":155,"uris":["http://zotero.org/users/6486635/items/8M6FA3FF"],"itemData":{"id":155,"type":"article-journal","abstract":"Lipid composition of abalone was examined over a one-year interval. A feeding trial was designed to cover a full reproductive cycle in young adult green abalone, Haliotis fulgens, consisting of five diet treatments: the macrophytic algal phaeophyte Egregia menziesii, rhodophyte Chondracanthus canaliculatus, chlorophyte Ulva lobata, a composite of the three algae and a starvation control. The lipid class, fatty acid, sterol and 1-O-alkyl glyceryl ether profiles were determined for foot, hepatopancreasygonad tissues and larvae. The major fatty acids were 16:0, 18:0, 18:1(n-7)c, 18:1(n9)c, 20:4(n-6), 20:5(n-3) and 22:5(n-3), as well as 14:0 for abalone fed brown and red algae. 4,8,12-Trimethyltridecanoic acid, derived from algae, was detected for the first time in H. fulgens (hepatopancreas complex, 1.2–13.9%; larvae, 0.5% of total fatty acids). Diacylglyceryl ethers were present in larvae (0.6% of total lipid). The major 1-O-alkyl glycerols were 16:0, 16:1 and 18:0. Additionally, 18:1(n-9) was a major component in hepatopancreasygonad and larvae. The major sterol was cholesterol (96–100% of total sterols). Highest growth rates were linked to temperature and occurred in abalone fed the phaeophyte E. menziesii (43 mmØday–1, 56 mgØday–1 yearly mean), an alga containing the highest levels of C20 polyunsaturated fatty acids and the highest ratio of 20:4(n-6) to 20:5(n-3). This study provides evidence of the influence of diet and temperature on seasonal changes in abalone lipid profiles, where diet is most strongly related to body mass and temperature to shell length. The allocation of lipids to specific tissues in green abalone clarifies their lipid metabolism. These results provide a basis for improving nutrition of abalone in mariculture through formulation of artificial feeds. ᮊ 2002 Elsevier Science Inc. All rights reserved.","container-title":"Comparative Biochemistry and Physiology Part B: Biochemistry and Molecular Biology","DOI":"10.1016/S1096-4959(02)00042-8","ISSN":"10964959","issue":"4","journalAbbreviation":"Comparative Biochemistry and Physiology Part B: Biochemistry and Molecular Biology","language":"en","page":"695-712","source":"DOI.org (Crossref)","title":"Comparison of growth and lipid composition in the green abalone, Haliotis fulgens, provided specific macroalgal diets","volume":"131","author":[{"family":"Nelson","given":"Matthew M."},{"family":"Leighton","given":"David L."},{"family":"Phleger","given":"Charles F."},{"family":"Nichols","given":"Peter D."}],"issued":{"date-parts":[["2002",4]]}}}],"schema":"https://github.com/citation-style-language/schema/raw/master/csl-citation.json"}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(Leighton and Boolootian 1963, Winter and Estes 1992, Nelson et al. 2002)</w:t>
      </w:r>
      <w:r w:rsidRPr="000B4D61">
        <w:rPr>
          <w:rFonts w:ascii="Times New Roman" w:eastAsia="Times New Roman" w:hAnsi="Times New Roman" w:cs="Times New Roman"/>
          <w:sz w:val="24"/>
          <w:szCs w:val="24"/>
        </w:rPr>
        <w:fldChar w:fldCharType="end"/>
      </w:r>
      <w:del w:id="0" w:author="Jeremy Long" w:date="2023-08-25T14:04:00Z">
        <w:r w:rsidRPr="000B4D61" w:rsidDel="00B11203">
          <w:rPr>
            <w:rFonts w:ascii="Times New Roman" w:hAnsi="Times New Roman" w:cs="Times New Roman"/>
            <w:sz w:val="24"/>
            <w:szCs w:val="24"/>
          </w:rPr>
          <w:delText>,</w:delText>
        </w:r>
      </w:del>
      <w:r w:rsidRPr="000B4D61">
        <w:rPr>
          <w:rFonts w:ascii="Times New Roman" w:eastAsia="Times New Roman" w:hAnsi="Times New Roman" w:cs="Times New Roman"/>
          <w:sz w:val="24"/>
          <w:szCs w:val="24"/>
        </w:rPr>
        <w:t xml:space="preserve"> and </w:t>
      </w:r>
      <w:r w:rsidR="00B11203">
        <w:rPr>
          <w:rFonts w:ascii="Times New Roman" w:eastAsia="Times New Roman" w:hAnsi="Times New Roman" w:cs="Times New Roman"/>
          <w:sz w:val="24"/>
          <w:szCs w:val="24"/>
        </w:rPr>
        <w:t>2)</w:t>
      </w:r>
      <w:r w:rsidRPr="000B4D61">
        <w:rPr>
          <w:rFonts w:ascii="Times New Roman" w:eastAsia="Times New Roman" w:hAnsi="Times New Roman" w:cs="Times New Roman"/>
          <w:sz w:val="24"/>
          <w:szCs w:val="24"/>
        </w:rPr>
        <w:t xml:space="preserve"> have similar growth rates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{"citationID":"lc8Awher","properties":{"formattedCitation":"(Ault 2009)","plainCitation":"(Ault 2009)","noteIndex":0},"citationItems":[{"id":106,"uris":["http://zotero.org/users/6486635/items/7KH6WALU"],"itemData":{"id":106,"type":"article-journal","abstract":"Reproduction and growth o f a laboratory-held population of red abalone, H a l i o t i s rufescens, c o l l e c t e d a t Mendocino, C a l i f o r n i a , were studied a t the Telonicher Marine Laboratory, Trinidad, California. Specimens were c o n t i n u o u s l y s u p p l i e d w i t h and consumed b u l l k e l p f r o n d s , Nereocystis luetkeana. Following induction o f a r t i f i c i a l spawning, specimens w e r e s a c r i f i c e d a t 15-day i n t e r v a l s t o h i s t o l o g i c a l l y d e s c r i b e and record t h e timing of gonadal phases, and t o measure gonadal growth. A modified Gonad Bulk Index ( G B I t c ) d e t e c t e d temporal changes i n gonad volume and w a s highly c o r r e l a t e d with defined s t a g e s o f ovarian development. For specimens s e x u a l l y mature when c o l l e c t e d , v i a b l e gametes were spawned a g a i n 75 t o 90 days f o l l o w i n g a r t i f i c i a l spawning. Some specimens were spawned 3 times d u r i n g a one-year p e r i o d . The l a b o r a t o r y regime i n c r e a s e d somatic growth and f e c u n d i t y , and reduced t h e minimum s i z e a t spawning relative t o equivalent s i z e d specimens from t h e f i e l d . Estimated f e c u n d i t i e s f o r laboratory-conditioned specimens averaged 260% g r e a t e r t h a n f o r f i e l d - c o n d i t i o n e d specimens. The minimum s i z e a t spawning f o r laboratory-conditioned specimens was less than t h a t f o r fieldc o n d i t i o n e d specimens. The r a t i o o f spawners t o non-spawners f o r s p e c i mens less t h a n 100 nun long w a s s i g n i f i c a n t l y h i g h e r f o r l a b o r a t o r y conditioned specimens. Laboratory-conditioned specimens less than 1OOmm long had f e c u n d i t i e s comparable t o f i e l d - c o n d i t i o n e d specimens up t o 140 mm long. The c r i t e r i o n o f gonadal phases developed f o r l a b o r a t o r y s p e c i mens w a s compared t o a f i e l d p o p u l a t i o n from t h e c o l l e c t i o n area and i n d i c a t e d an annual gametogenic c y c l e . About 1 2 0 days are r e q u i r e d f o r the completion of a reproductive cycle for red abalone i n the field. N a t u r a l spawning o c c u r r e d from A p r i l through J u l y , w i t h a peak i n May. There w a s no evidence of p a r t i a l spawning.","container-title":"Journal of the World Mariculture Society","DOI":"10.1111/j.1749-7345.1985.tb00221.x","ISSN":"07350147","issue":"1-4","language":"en","page":"398-425","source":"DOI.org (Crossref)","title":"SOME QUANTITATIVE ASPECTS OF REPRODUCTION AND GROWTH OF THE RED ABALONE, Haliotis rufescens SWAINSON","volume":"16","author":[{"family":"Ault","given":"Jerald S."}],"issued":{"date-parts":[["2009",3,12]]}}}],"schema":"https://github.com/citation-style-language/schema/raw/master/csl-citation.json"}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(Ault 2009)</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w:t>
      </w:r>
      <w:r w:rsidR="00AC0ECA">
        <w:rPr>
          <w:rFonts w:ascii="Times New Roman" w:eastAsia="Times New Roman" w:hAnsi="Times New Roman" w:cs="Times New Roman"/>
          <w:sz w:val="24"/>
          <w:szCs w:val="24"/>
        </w:rPr>
        <w:t xml:space="preserve"> </w:t>
      </w:r>
    </w:p>
    <w:p w14:paraId="5B0E9FA0" w14:textId="73BBF2F5"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collected turban snails from Sunset Cliffs Natural Park (shell length = 6-10 mm). We used lab-reared, juvenile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 from a single cohort (May 2017) provided by NOAA Southwest Fisheries</w:t>
      </w:r>
      <w:r w:rsidR="00B11203">
        <w:rPr>
          <w:rFonts w:ascii="Times New Roman" w:eastAsia="Times New Roman" w:hAnsi="Times New Roman" w:cs="Times New Roman"/>
          <w:sz w:val="24"/>
          <w:szCs w:val="24"/>
        </w:rPr>
        <w:t xml:space="preserve"> </w:t>
      </w:r>
      <w:r w:rsidR="00B11203" w:rsidRPr="000B4D61">
        <w:rPr>
          <w:rFonts w:ascii="Times New Roman" w:eastAsia="Times New Roman" w:hAnsi="Times New Roman" w:cs="Times New Roman"/>
          <w:sz w:val="24"/>
          <w:szCs w:val="24"/>
        </w:rPr>
        <w:t xml:space="preserve">(shell length = </w:t>
      </w:r>
      <w:r w:rsidR="00B11203">
        <w:rPr>
          <w:rFonts w:ascii="Times New Roman" w:eastAsia="Times New Roman" w:hAnsi="Times New Roman" w:cs="Times New Roman"/>
          <w:sz w:val="24"/>
          <w:szCs w:val="24"/>
        </w:rPr>
        <w:t>45-60</w:t>
      </w:r>
      <w:r w:rsidR="00B11203" w:rsidRPr="000B4D61">
        <w:rPr>
          <w:rFonts w:ascii="Times New Roman" w:eastAsia="Times New Roman" w:hAnsi="Times New Roman" w:cs="Times New Roman"/>
          <w:sz w:val="24"/>
          <w:szCs w:val="24"/>
        </w:rPr>
        <w:t xml:space="preserve"> mm)</w:t>
      </w:r>
      <w:r w:rsidRPr="000B4D61">
        <w:rPr>
          <w:rFonts w:ascii="Times New Roman" w:eastAsia="Times New Roman" w:hAnsi="Times New Roman" w:cs="Times New Roman"/>
          <w:sz w:val="24"/>
          <w:szCs w:val="24"/>
        </w:rPr>
        <w:t xml:space="preserve">. All organisms were transported to </w:t>
      </w:r>
      <w:r w:rsidR="002C3D0B" w:rsidRPr="000B4D61">
        <w:rPr>
          <w:rFonts w:ascii="Times New Roman" w:eastAsia="Times New Roman" w:hAnsi="Times New Roman" w:cs="Times New Roman"/>
          <w:sz w:val="24"/>
          <w:szCs w:val="24"/>
        </w:rPr>
        <w:t xml:space="preserve">the San Diego State University’s Coastal and Marine Institute Laboratory </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CMIL</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placed in plastic containers (190 x 160 x 110 mm) with mesh (2 mm) covers. The performance assay began March 5, 2020. At this time, all containers were completely submerged in tanks with 14°C recirculating, aerated water with a pH of 7.75. Due to facility closures because of the COVID-19 pandemic, we transported all organisms to </w:t>
      </w:r>
      <w:proofErr w:type="spellStart"/>
      <w:r w:rsidRPr="000B4D61">
        <w:rPr>
          <w:rFonts w:ascii="Times New Roman" w:eastAsia="Times New Roman" w:hAnsi="Times New Roman" w:cs="Times New Roman"/>
          <w:sz w:val="24"/>
          <w:szCs w:val="24"/>
        </w:rPr>
        <w:t>GarageLab</w:t>
      </w:r>
      <w:proofErr w:type="spellEnd"/>
      <w:r w:rsidRPr="000B4D61">
        <w:rPr>
          <w:rFonts w:ascii="Times New Roman" w:eastAsia="Times New Roman" w:hAnsi="Times New Roman" w:cs="Times New Roman"/>
          <w:sz w:val="24"/>
          <w:szCs w:val="24"/>
        </w:rPr>
        <w:t xml:space="preserve"> (a temporary recirculating seawater system setup in J. Long’s home garage) on March 19, 2020. The experiment was continued at this location until the termination of the experiment (April 17, 2020). At the GarageLab, water temperature was maintained at 15°C. Because artificial seawater was used at this facility, the pH was more basic (range from 8.4-8.7). We monitored ammonia and ammonium daily during the GarageLab portion and used these data to determine dates of partial water replacements (conducted on March 28 and April 1, 2020; 30% and 80%, respectively).</w:t>
      </w:r>
    </w:p>
    <w:p w14:paraId="5946B8F6" w14:textId="608FC10F" w:rsidR="00623738" w:rsidRPr="000B4D61" w:rsidRDefault="00AD468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Animals</w:t>
      </w:r>
      <w:r w:rsidR="00623738" w:rsidRPr="000B4D61">
        <w:rPr>
          <w:rFonts w:ascii="Times New Roman" w:eastAsia="Times New Roman" w:hAnsi="Times New Roman" w:cs="Times New Roman"/>
          <w:sz w:val="24"/>
          <w:szCs w:val="24"/>
        </w:rPr>
        <w:t xml:space="preserve"> were offered one of four diets (kelp</w:t>
      </w:r>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sz w:val="24"/>
          <w:szCs w:val="24"/>
        </w:rPr>
        <w:t>devilweed</w:t>
      </w:r>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iCs/>
          <w:sz w:val="24"/>
          <w:szCs w:val="24"/>
        </w:rPr>
        <w:t xml:space="preserve">a ~1:1 </w:t>
      </w:r>
      <w:r w:rsidR="00623738" w:rsidRPr="000B4D61">
        <w:rPr>
          <w:rFonts w:ascii="Times New Roman" w:eastAsia="Times New Roman" w:hAnsi="Times New Roman" w:cs="Times New Roman"/>
          <w:sz w:val="24"/>
          <w:szCs w:val="24"/>
        </w:rPr>
        <w:t>mixture of kelp</w:t>
      </w:r>
      <w:r w:rsidR="00AB2A17">
        <w:rPr>
          <w:rFonts w:ascii="Times New Roman" w:eastAsia="Times New Roman" w:hAnsi="Times New Roman" w:cs="Times New Roman"/>
          <w:sz w:val="24"/>
          <w:szCs w:val="24"/>
        </w:rPr>
        <w:t xml:space="preserve"> and</w:t>
      </w:r>
      <w:r w:rsidR="00623738" w:rsidRPr="000B4D61">
        <w:rPr>
          <w:rFonts w:ascii="Times New Roman" w:eastAsia="Times New Roman" w:hAnsi="Times New Roman" w:cs="Times New Roman"/>
          <w:sz w:val="24"/>
          <w:szCs w:val="24"/>
        </w:rPr>
        <w:t xml:space="preserve"> devilweed, or starvation, n=20). </w:t>
      </w:r>
      <w:r w:rsidR="00AB2A17">
        <w:rPr>
          <w:rFonts w:ascii="Times New Roman" w:eastAsia="Times New Roman" w:hAnsi="Times New Roman" w:cs="Times New Roman"/>
          <w:sz w:val="24"/>
          <w:szCs w:val="24"/>
        </w:rPr>
        <w:t xml:space="preserve">Seaweed was offered </w:t>
      </w:r>
      <w:r w:rsidR="00AB2A17" w:rsidRPr="001E1433">
        <w:rPr>
          <w:rFonts w:ascii="Times New Roman" w:eastAsia="Times New Roman" w:hAnsi="Times New Roman" w:cs="Times New Roman"/>
          <w:i/>
          <w:iCs/>
          <w:sz w:val="24"/>
          <w:szCs w:val="24"/>
          <w:rPrChange w:id="1" w:author="Jeremy Long" w:date="2023-08-29T09:46:00Z">
            <w:rPr>
              <w:rFonts w:ascii="Times New Roman" w:eastAsia="Times New Roman" w:hAnsi="Times New Roman" w:cs="Times New Roman"/>
              <w:sz w:val="24"/>
              <w:szCs w:val="24"/>
            </w:rPr>
          </w:rPrChange>
        </w:rPr>
        <w:t>ad libitum</w:t>
      </w:r>
      <w:r w:rsidR="00AB2A17">
        <w:rPr>
          <w:rFonts w:ascii="Times New Roman" w:eastAsia="Times New Roman" w:hAnsi="Times New Roman" w:cs="Times New Roman"/>
          <w:sz w:val="24"/>
          <w:szCs w:val="24"/>
        </w:rPr>
        <w:t xml:space="preserve"> </w:t>
      </w:r>
      <w:r w:rsidR="00623738" w:rsidRPr="000B4D61">
        <w:rPr>
          <w:rFonts w:ascii="Times New Roman" w:eastAsia="Times New Roman" w:hAnsi="Times New Roman" w:cs="Times New Roman"/>
          <w:sz w:val="24"/>
          <w:szCs w:val="24"/>
        </w:rPr>
        <w:t xml:space="preserve">and we tried to add similar amounts of kelp and devilweed in the mixture treatment. We included the entire thallus (i.e., stipes, blades, and pneumatocysts) to account for tissue-specificity in </w:t>
      </w:r>
      <w:r w:rsidR="00AB2A17">
        <w:rPr>
          <w:rFonts w:ascii="Times New Roman" w:eastAsia="Times New Roman" w:hAnsi="Times New Roman" w:cs="Times New Roman"/>
          <w:sz w:val="24"/>
          <w:szCs w:val="24"/>
        </w:rPr>
        <w:t>feeding preferences</w:t>
      </w:r>
      <w:r w:rsidR="00623738" w:rsidRPr="000B4D61">
        <w:rPr>
          <w:rFonts w:ascii="Times New Roman" w:eastAsia="Times New Roman" w:hAnsi="Times New Roman" w:cs="Times New Roman"/>
          <w:sz w:val="24"/>
          <w:szCs w:val="24"/>
        </w:rPr>
        <w:t xml:space="preserve">. We assessed diet-related impacts on performance by calculating the change in dry soft tissue mass of the </w:t>
      </w:r>
      <w:r w:rsidR="00860F68"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Final dry tissue mass was calculated by weighing this tissue after dissecting it from the shell, freezing the tissue at -80°C, and freeze-drying it for 24 hours. To estimate initial dry tissue mass, we subsampled 20 </w:t>
      </w:r>
      <w:r w:rsidR="00BE5804" w:rsidRPr="000B4D61">
        <w:rPr>
          <w:rFonts w:ascii="Times New Roman" w:eastAsia="Times New Roman" w:hAnsi="Times New Roman" w:cs="Times New Roman"/>
          <w:sz w:val="24"/>
          <w:szCs w:val="24"/>
        </w:rPr>
        <w:t>animals</w:t>
      </w:r>
      <w:r w:rsidR="00AC0ECA">
        <w:rPr>
          <w:rFonts w:ascii="Times New Roman" w:eastAsia="Times New Roman" w:hAnsi="Times New Roman" w:cs="Times New Roman"/>
          <w:sz w:val="24"/>
          <w:szCs w:val="24"/>
        </w:rPr>
        <w:t xml:space="preserve"> </w:t>
      </w:r>
      <w:r w:rsidR="00922CD6">
        <w:rPr>
          <w:rFonts w:ascii="Times New Roman" w:eastAsia="Times New Roman" w:hAnsi="Times New Roman" w:cs="Times New Roman"/>
          <w:sz w:val="24"/>
          <w:szCs w:val="24"/>
        </w:rPr>
        <w:t xml:space="preserve">to </w:t>
      </w:r>
      <w:r w:rsidR="00623738" w:rsidRPr="000B4D61">
        <w:rPr>
          <w:rFonts w:ascii="Times New Roman" w:eastAsia="Times New Roman" w:hAnsi="Times New Roman" w:cs="Times New Roman"/>
          <w:sz w:val="24"/>
          <w:szCs w:val="24"/>
        </w:rPr>
        <w:t>estimate starting soft tissue biomass, non-lethally, based on initial shell lengths.</w:t>
      </w:r>
      <w:r w:rsidR="00AC0ECA">
        <w:rPr>
          <w:rFonts w:ascii="Times New Roman" w:eastAsia="Times New Roman" w:hAnsi="Times New Roman" w:cs="Times New Roman"/>
          <w:sz w:val="24"/>
          <w:szCs w:val="24"/>
        </w:rPr>
        <w:t xml:space="preserve"> T</w:t>
      </w:r>
      <w:r w:rsidR="00AC0ECA" w:rsidRPr="000B4D61">
        <w:rPr>
          <w:rFonts w:ascii="Times New Roman" w:eastAsia="Times New Roman" w:hAnsi="Times New Roman" w:cs="Times New Roman"/>
          <w:sz w:val="24"/>
          <w:szCs w:val="24"/>
        </w:rPr>
        <w:t>he relationship between maximum shell length and dry tissue mass was strong and linear for both turban snails (R</w:t>
      </w:r>
      <w:r w:rsidR="00AC0ECA" w:rsidRPr="000B4D61">
        <w:rPr>
          <w:rFonts w:ascii="Times New Roman" w:eastAsia="Times New Roman" w:hAnsi="Times New Roman" w:cs="Times New Roman"/>
          <w:sz w:val="24"/>
          <w:szCs w:val="24"/>
          <w:vertAlign w:val="superscript"/>
        </w:rPr>
        <w:t>2</w:t>
      </w:r>
      <w:r w:rsidR="00AC0ECA" w:rsidRPr="000B4D61">
        <w:rPr>
          <w:rFonts w:ascii="Times New Roman" w:eastAsia="Times New Roman" w:hAnsi="Times New Roman" w:cs="Times New Roman"/>
          <w:sz w:val="24"/>
          <w:szCs w:val="24"/>
        </w:rPr>
        <w:t xml:space="preserve"> = 0.89, F</w:t>
      </w:r>
      <w:r w:rsidR="00AC0ECA" w:rsidRPr="000B4D61">
        <w:rPr>
          <w:rFonts w:ascii="Times New Roman" w:eastAsia="Times New Roman" w:hAnsi="Times New Roman" w:cs="Times New Roman"/>
          <w:sz w:val="24"/>
          <w:szCs w:val="24"/>
          <w:vertAlign w:val="subscript"/>
        </w:rPr>
        <w:t>(1,18)</w:t>
      </w:r>
      <w:r w:rsidR="00AC0ECA" w:rsidRPr="000B4D61">
        <w:rPr>
          <w:rFonts w:ascii="Times New Roman" w:eastAsia="Times New Roman" w:hAnsi="Times New Roman" w:cs="Times New Roman"/>
          <w:sz w:val="24"/>
          <w:szCs w:val="24"/>
        </w:rPr>
        <w:t>=148.20, p&lt;0.001)</w:t>
      </w:r>
      <w:r w:rsidR="00AC0ECA" w:rsidRPr="000B4D61">
        <w:rPr>
          <w:rFonts w:ascii="Times New Roman" w:eastAsia="Times New Roman" w:hAnsi="Times New Roman" w:cs="Times New Roman"/>
          <w:i/>
          <w:sz w:val="24"/>
          <w:szCs w:val="24"/>
        </w:rPr>
        <w:t xml:space="preserve"> </w:t>
      </w:r>
      <w:r w:rsidR="00AC0ECA" w:rsidRPr="000B4D61">
        <w:rPr>
          <w:rFonts w:ascii="Times New Roman" w:eastAsia="Times New Roman" w:hAnsi="Times New Roman" w:cs="Times New Roman"/>
          <w:sz w:val="24"/>
          <w:szCs w:val="24"/>
        </w:rPr>
        <w:t xml:space="preserve">and </w:t>
      </w:r>
      <w:proofErr w:type="gramStart"/>
      <w:r w:rsidR="00AC0ECA" w:rsidRPr="000B4D61">
        <w:rPr>
          <w:rFonts w:ascii="Times New Roman" w:eastAsia="Times New Roman" w:hAnsi="Times New Roman" w:cs="Times New Roman"/>
          <w:sz w:val="24"/>
          <w:szCs w:val="24"/>
        </w:rPr>
        <w:t>Red</w:t>
      </w:r>
      <w:proofErr w:type="gramEnd"/>
      <w:r w:rsidR="00AC0ECA" w:rsidRPr="000B4D61">
        <w:rPr>
          <w:rFonts w:ascii="Times New Roman" w:eastAsia="Times New Roman" w:hAnsi="Times New Roman" w:cs="Times New Roman"/>
          <w:sz w:val="24"/>
          <w:szCs w:val="24"/>
        </w:rPr>
        <w:t xml:space="preserve"> abalone</w:t>
      </w:r>
      <w:r w:rsidR="00AC0ECA" w:rsidRPr="000B4D61">
        <w:rPr>
          <w:rFonts w:ascii="Times New Roman" w:eastAsia="Times New Roman" w:hAnsi="Times New Roman" w:cs="Times New Roman"/>
          <w:i/>
          <w:sz w:val="24"/>
          <w:szCs w:val="24"/>
        </w:rPr>
        <w:t xml:space="preserve"> </w:t>
      </w:r>
      <w:r w:rsidR="00AC0ECA" w:rsidRPr="000B4D61">
        <w:rPr>
          <w:rFonts w:ascii="Times New Roman" w:eastAsia="Times New Roman" w:hAnsi="Times New Roman" w:cs="Times New Roman"/>
          <w:sz w:val="24"/>
          <w:szCs w:val="24"/>
        </w:rPr>
        <w:t>(R</w:t>
      </w:r>
      <w:r w:rsidR="00AC0ECA" w:rsidRPr="000B4D61">
        <w:rPr>
          <w:rFonts w:ascii="Times New Roman" w:eastAsia="Times New Roman" w:hAnsi="Times New Roman" w:cs="Times New Roman"/>
          <w:sz w:val="24"/>
          <w:szCs w:val="24"/>
          <w:vertAlign w:val="superscript"/>
        </w:rPr>
        <w:t>2</w:t>
      </w:r>
      <w:r w:rsidR="00AC0ECA" w:rsidRPr="000B4D61">
        <w:rPr>
          <w:rFonts w:ascii="Times New Roman" w:eastAsia="Times New Roman" w:hAnsi="Times New Roman" w:cs="Times New Roman"/>
          <w:sz w:val="24"/>
          <w:szCs w:val="24"/>
        </w:rPr>
        <w:t xml:space="preserve"> = 0.89, F</w:t>
      </w:r>
      <w:r w:rsidR="00AC0ECA" w:rsidRPr="000B4D61">
        <w:rPr>
          <w:rFonts w:ascii="Times New Roman" w:eastAsia="Times New Roman" w:hAnsi="Times New Roman" w:cs="Times New Roman"/>
          <w:sz w:val="24"/>
          <w:szCs w:val="24"/>
          <w:vertAlign w:val="subscript"/>
        </w:rPr>
        <w:t>(1,18)</w:t>
      </w:r>
      <w:r w:rsidR="00AC0ECA" w:rsidRPr="000B4D61">
        <w:rPr>
          <w:rFonts w:ascii="Times New Roman" w:eastAsia="Times New Roman" w:hAnsi="Times New Roman" w:cs="Times New Roman"/>
          <w:sz w:val="24"/>
          <w:szCs w:val="24"/>
        </w:rPr>
        <w:t>=160.71, p&lt;0.001)</w:t>
      </w:r>
      <w:r w:rsidR="00AC0ECA">
        <w:rPr>
          <w:rFonts w:ascii="Times New Roman" w:eastAsia="Times New Roman" w:hAnsi="Times New Roman" w:cs="Times New Roman"/>
          <w:iCs/>
          <w:sz w:val="24"/>
          <w:szCs w:val="24"/>
        </w:rPr>
        <w:t>. Thus,</w:t>
      </w:r>
      <w:r w:rsidR="00AC0ECA" w:rsidRPr="000B4D61">
        <w:rPr>
          <w:rFonts w:ascii="Times New Roman" w:eastAsia="Times New Roman" w:hAnsi="Times New Roman" w:cs="Times New Roman"/>
          <w:i/>
          <w:sz w:val="24"/>
          <w:szCs w:val="24"/>
        </w:rPr>
        <w:t xml:space="preserve"> </w:t>
      </w:r>
      <w:r w:rsidR="00AC0ECA" w:rsidRPr="000B4D61">
        <w:rPr>
          <w:rFonts w:ascii="Times New Roman" w:eastAsia="Times New Roman" w:hAnsi="Times New Roman" w:cs="Times New Roman"/>
          <w:iCs/>
          <w:sz w:val="24"/>
          <w:szCs w:val="24"/>
        </w:rPr>
        <w:t>we estimated initial dry tissue mass from initial maximum shell length and included this estimate</w:t>
      </w:r>
      <w:r w:rsidR="00922CD6">
        <w:rPr>
          <w:rFonts w:ascii="Times New Roman" w:eastAsia="Times New Roman" w:hAnsi="Times New Roman" w:cs="Times New Roman"/>
          <w:iCs/>
          <w:sz w:val="24"/>
          <w:szCs w:val="24"/>
        </w:rPr>
        <w:t xml:space="preserve"> in the model</w:t>
      </w:r>
      <w:r w:rsidR="00AC0ECA" w:rsidRPr="000B4D61">
        <w:rPr>
          <w:rFonts w:ascii="Times New Roman" w:eastAsia="Times New Roman" w:hAnsi="Times New Roman" w:cs="Times New Roman"/>
          <w:sz w:val="24"/>
          <w:szCs w:val="24"/>
        </w:rPr>
        <w:t>.</w:t>
      </w:r>
      <w:r w:rsidR="00AC0ECA">
        <w:rPr>
          <w:rFonts w:ascii="Times New Roman" w:eastAsia="Times New Roman" w:hAnsi="Times New Roman" w:cs="Times New Roman"/>
          <w:sz w:val="24"/>
          <w:szCs w:val="24"/>
        </w:rPr>
        <w:t xml:space="preserve"> </w:t>
      </w:r>
    </w:p>
    <w:p w14:paraId="4CCD1375" w14:textId="3315770D" w:rsidR="0011538B" w:rsidRPr="000B4D61" w:rsidRDefault="00623738" w:rsidP="004E42A8">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In addition to growth, we assessed how diet impacted </w:t>
      </w:r>
      <w:r w:rsidR="00AB2A17">
        <w:rPr>
          <w:rFonts w:ascii="Times New Roman" w:eastAsia="Times New Roman" w:hAnsi="Times New Roman" w:cs="Times New Roman"/>
          <w:sz w:val="24"/>
          <w:szCs w:val="24"/>
        </w:rPr>
        <w:t xml:space="preserve">abalone </w:t>
      </w:r>
      <w:r w:rsidR="007D01F6">
        <w:rPr>
          <w:rFonts w:ascii="Times New Roman" w:eastAsia="Times New Roman" w:hAnsi="Times New Roman" w:cs="Times New Roman"/>
          <w:sz w:val="24"/>
          <w:szCs w:val="24"/>
        </w:rPr>
        <w:t>self-</w:t>
      </w:r>
      <w:r w:rsidR="00AB2A17">
        <w:rPr>
          <w:rFonts w:ascii="Times New Roman" w:eastAsia="Times New Roman" w:hAnsi="Times New Roman" w:cs="Times New Roman"/>
          <w:sz w:val="24"/>
          <w:szCs w:val="24"/>
        </w:rPr>
        <w:t xml:space="preserve">righting times. </w:t>
      </w:r>
      <w:r w:rsidR="00AB2A17" w:rsidRPr="000B4D61">
        <w:rPr>
          <w:rFonts w:ascii="Times New Roman" w:eastAsia="Times New Roman" w:hAnsi="Times New Roman" w:cs="Times New Roman"/>
          <w:sz w:val="24"/>
          <w:szCs w:val="24"/>
        </w:rPr>
        <w:t xml:space="preserve">Because abalone are extremely vulnerable to predators when their ventral tissues are exposed, such assays </w:t>
      </w:r>
      <w:r w:rsidR="004E42A8">
        <w:rPr>
          <w:rFonts w:ascii="Times New Roman" w:eastAsia="Times New Roman" w:hAnsi="Times New Roman" w:cs="Times New Roman"/>
          <w:sz w:val="24"/>
          <w:szCs w:val="24"/>
        </w:rPr>
        <w:t>can inform</w:t>
      </w:r>
      <w:r w:rsidR="00AB2A17" w:rsidRPr="000B4D61">
        <w:rPr>
          <w:rFonts w:ascii="Times New Roman" w:eastAsia="Times New Roman" w:hAnsi="Times New Roman" w:cs="Times New Roman"/>
          <w:sz w:val="24"/>
          <w:szCs w:val="24"/>
        </w:rPr>
        <w:t xml:space="preserve"> environment</w:t>
      </w:r>
      <w:r w:rsidR="004E42A8">
        <w:rPr>
          <w:rFonts w:ascii="Times New Roman" w:eastAsia="Times New Roman" w:hAnsi="Times New Roman" w:cs="Times New Roman"/>
          <w:sz w:val="24"/>
          <w:szCs w:val="24"/>
        </w:rPr>
        <w:t>al</w:t>
      </w:r>
      <w:r w:rsidR="00AB2A17" w:rsidRPr="000B4D61">
        <w:rPr>
          <w:rFonts w:ascii="Times New Roman" w:eastAsia="Times New Roman" w:hAnsi="Times New Roman" w:cs="Times New Roman"/>
          <w:sz w:val="24"/>
          <w:szCs w:val="24"/>
        </w:rPr>
        <w:t xml:space="preserve"> influence </w:t>
      </w:r>
      <w:r w:rsidR="004E42A8">
        <w:rPr>
          <w:rFonts w:ascii="Times New Roman" w:eastAsia="Times New Roman" w:hAnsi="Times New Roman" w:cs="Times New Roman"/>
          <w:sz w:val="24"/>
          <w:szCs w:val="24"/>
        </w:rPr>
        <w:t xml:space="preserve">on predator-prey </w:t>
      </w:r>
      <w:r w:rsidR="00AB2A17" w:rsidRPr="000B4D61">
        <w:rPr>
          <w:rFonts w:ascii="Times New Roman" w:eastAsia="Times New Roman" w:hAnsi="Times New Roman" w:cs="Times New Roman"/>
          <w:sz w:val="24"/>
          <w:szCs w:val="24"/>
        </w:rPr>
        <w:t xml:space="preserve">interactions </w:t>
      </w:r>
      <w:r w:rsidR="00AB2A17" w:rsidRPr="000B4D61">
        <w:rPr>
          <w:rFonts w:ascii="Times New Roman" w:eastAsia="Times New Roman" w:hAnsi="Times New Roman" w:cs="Times New Roman"/>
          <w:sz w:val="24"/>
          <w:szCs w:val="24"/>
        </w:rPr>
        <w:fldChar w:fldCharType="begin"/>
      </w:r>
      <w:r w:rsidR="00922CD6">
        <w:rPr>
          <w:rFonts w:ascii="Times New Roman" w:eastAsia="Times New Roman" w:hAnsi="Times New Roman" w:cs="Times New Roman"/>
          <w:sz w:val="24"/>
          <w:szCs w:val="24"/>
        </w:rPr>
        <w:instrText xml:space="preserve"> ADDIN ZOTERO_ITEM CSL_CITATION {"citationID":"IqXWRtOk","properties":{"formattedCitation":"(Ahmed et al. 2005, Baldwin et al. 2007, Lachambre et al. 2017)","plainCitation":"(Ahmed et al. 2005, Baldwin et al. 2007, Lachambre et al. 2017)","noteIndex":0},"citationItems":[{"id":1238,"uris":["http://zotero.org/users/6486635/items/S5R9D8BB"],"itemData":{"id":1238,"type":"article-journal","abstract":"The adoption of an upright posture in abalones is essential to enable them to use their foot, and hence to be able to move and seek shelter, as well as to avoid exposure of soft parts and possible predation. In mass restocking programs for abalone, juveniles are released by divers near the seabed, but without control over their posture when they reach the bottom. Thus, the time to recover the upright posture is an important consideration in abalone restocking programs as the quicker they assume this posture the higher the likelihood of survival. This study reports signi¢cant di¡erences in the speed of recovering the upright posture between juveniles of the abalones Haliotis discus discus, H. gigantea and H. madaka and between tests conducted under stagnant and £owing water conditions. Longer times were required for recovery in all species in stagnant than £owing water. On average, juveniles of H. discus discus (17.16 and 10.43 s) and H. gigantea (22.54 and 11.89 s) recovered faster than those of H. madaka (161.13 and 49.02 s) under stagnant and £owing water conditions respectively. These results suggest that di¡erent species require di¡erent levels of care and that water £ow or current at the time of release may a¡ect post-release survival.","container-title":"Aquaculture Research","DOI":"10.1111/j.1365-2109.2005.01289.x","ISSN":"1355-557X, 1365-2109","issue":"8","journalAbbreviation":"Aquac Research","language":"en","page":"799-802","source":"DOI.org (Crossref)","title":"Time to recover the upright posture in juvenile abalones (Haliotis discus discus Reeve, H. gigantea Gmelin and H. madaka Habe)","volume":"36","author":[{"family":"Ahmed","given":"Faruq"},{"family":"Yokota","given":"Masashi"},{"family":"Watanabe","given":"Seiichi"},{"family":"Koike","given":"Yasuyuki"},{"family":"Segawa","given":"Susumu"},{"family":"Strussmann","given":"Carlos Augusto"}],"issued":{"date-parts":[["2005",6]]}}},{"id":9,"uris":["http://zotero.org/users/6486635/items/PIW7GV4Q"],"itemData":{"id":9,"type":"article-journal","abstract":"The abalone, Haliotis asinina, is a large, highly active tropical abalone that feeds at night on shallow coral reefs where oxygen levels of the water may be low and the animals can be exposed to air. It is capable of more prolonged and rapid exercise than has been reported for temperate abalone. These unusual behaviours raised the question of whether H. asinina possesses enhanced capacities for aerobic or anaerobic metabolism. The blood oxygen transport system of H. asinina resembles that of temperate abalone in terms of a large hemolymph volume, similar hemocyanin concentrations, and in most hemocyanin oxygen binding properties; however, absence of a Root effect appears confined to hemocyanin from H. asinina and may assist oxygen uptake when hemolymph pH falls during exercise or environmental hypoxia. During exposure to air, H. asinina reduces oxygen uptake by at least 20-fold relative to animals at rest in aerated seawater, and there is no significant ATP production from anaerobic glycolysis or phosphagen hydrolysis in the foot or adductor muscles. This slowing of metabolism may contribute to survival at lower water oxygen levels than normally encountered by most temperate abalone. While crawling speeds of H. asinina in water are not exceptionally high, an aerobic expansibility of 5.5-fold at speeds less than 20% of maximum is more than 2.7-fold greater than reported for several temperate abalone. The high aerobic expansibility also supports the enhanced frequency and duration of flipping behaviour without recourse to the additional inputs from anaerobic glycolysis required by other abalone. Metabolic profiles of foot and adductor muscles of H. asinina are similar to those of other abalone. Common features are low activities of enzymes unique to aerobic ATP production, relatively high activities of arginine kinase, tauropine and D-lactate dehydrogenase as the predominant pyruvate reductases, and low intracellular pH buffering capacities. It is concluded that the exceptional abilities of H. asinina for prolonged and rapid exercise are supported by higher rates of aerobic metabolism rather than any enhanced capacity for anaerobic muscle work. It is unexpected, and instructive, that the exceptional aerobic expansibility is not apparent in obvious adjustments of the blood oxygen delivery system or muscle properties associated with aerobic ATP production. The absence of a hemocyanin Root effect, and the extent to which both aerobic and anaerobic metabolism can be reduced may be special features that assist prolonged exercise and survival of H. asinina when environmental oxygen becomes limiting.","container-title":"Journal of Experimental Marine Biology and Ecology","DOI":"10.1016/j.jembe.2006.09.005","ISSN":"00220981","issue":"2","journalAbbreviation":"Journal of Experimental Marine Biology and Ecology","language":"en","page":"213-225","source":"DOI.org (Crossref)","title":"Energy metabolism in the tropical abalone, Haliotis asinina Linné: Comparisons with temperate abalone species","title-short":"Energy metabolism in the tropical abalone, Haliotis asinina Linné","volume":"342","author":[{"family":"Baldwin","given":"J."},{"family":"Elias","given":"J.P."},{"family":"Wells","given":"R.M.G."},{"family":"Donovan","given":"D.A."}],"issued":{"date-parts":[["2007",4]]}}},{"id":161,"uris":["http://zotero.org/users/6486635/items/PEUTMRJI"],"itemData":{"id":161,"type":"article-journal","abstract":"Abalone growth rate is often identiﬁed among important traits to improve through selective breeding. However, the rapid success of some selective breeding plans has sometimes led to negative effects in some aquaculture species due to trade-offs. One of them is the loss of homeostasis of selected animals which results in the inability to resist the stress experienced during the rearing process. In this context, this study aimed to analyze the phenotypic relationships between growth, and physiological and behavioural traits in Haliotis tuberculata under stressful conditions. Eleven traits related to growth, immunity, reproduction and behaviour were recorded under laboratory conditions. A total of 120 adults from wild or farm origin were ﬁrst monitored during a 3week stress period (high density and acute stress handling) during winter, followed by 6 months on-growing in sea-cages. Relationships between parameters were analyzed using a multi-factorial approach. Wild and farm stocks could only be discriminated on behaviour traits, conﬁrming that the French abalone industry is in the beginning of the domestication process. After 3 weeks of chronic stress, the righting latency of an abalone was linked to better survival and faster growth. Abalones having the best growth after 6 months were characterized by higher activity during the previous winter period, whereas an early gonad maturation reduced the growth in summer. Our results provide a basis for the establishment of a multi-trait breeding program to improve the growth rate while controlling the evolution of physiological and behavioural traits.","container-title":"Aquaculture","DOI":"10.1016/j.aquaculture.2016.04.028","ISSN":"00448486","journalAbbreviation":"Aquaculture","language":"en","page":"190-197","source":"DOI.org (Crossref)","title":"Relationships between growth, survival, physiology and behaviour — A multi-criteria approach to Haliotis tuberculata phenotypic traits","volume":"467","author":[{"family":"Lachambre","given":"Sébastien"},{"family":"Huchette","given":"Sylvain"},{"family":"Day","given":"Rob"},{"family":"Boudry","given":"Pierre"},{"family":"Rio-Cabello","given":"Antoine"},{"family":"Fustec","given":"Timothée"},{"family":"Roussel","given":"Sabine"}],"issued":{"date-parts":[["2017",1]]}}}],"schema":"https://github.com/citation-style-language/schema/raw/master/csl-citation.json"} </w:instrText>
      </w:r>
      <w:r w:rsidR="00AB2A17" w:rsidRPr="000B4D61">
        <w:rPr>
          <w:rFonts w:ascii="Times New Roman" w:eastAsia="Times New Roman" w:hAnsi="Times New Roman" w:cs="Times New Roman"/>
          <w:sz w:val="24"/>
          <w:szCs w:val="24"/>
        </w:rPr>
        <w:fldChar w:fldCharType="separate"/>
      </w:r>
      <w:r w:rsidR="00922CD6">
        <w:rPr>
          <w:rFonts w:ascii="Times New Roman" w:eastAsia="Times New Roman" w:hAnsi="Times New Roman" w:cs="Times New Roman"/>
          <w:noProof/>
          <w:sz w:val="24"/>
          <w:szCs w:val="24"/>
        </w:rPr>
        <w:t>(Ahmed et al. 2005, Baldwin et al. 2007, Lachambre et al. 2017)</w:t>
      </w:r>
      <w:r w:rsidR="00AB2A17" w:rsidRPr="000B4D61">
        <w:rPr>
          <w:rFonts w:ascii="Times New Roman" w:eastAsia="Times New Roman" w:hAnsi="Times New Roman" w:cs="Times New Roman"/>
          <w:sz w:val="24"/>
          <w:szCs w:val="24"/>
        </w:rPr>
        <w:fldChar w:fldCharType="end"/>
      </w:r>
      <w:r w:rsidR="00AB2A17" w:rsidRPr="000B4D61">
        <w:rPr>
          <w:rFonts w:ascii="Times New Roman" w:eastAsia="Times New Roman" w:hAnsi="Times New Roman" w:cs="Times New Roman"/>
          <w:sz w:val="24"/>
          <w:szCs w:val="24"/>
        </w:rPr>
        <w:t xml:space="preserve">. </w:t>
      </w:r>
      <w:r w:rsidR="00AB2A17">
        <w:rPr>
          <w:rFonts w:ascii="Times New Roman" w:eastAsia="Times New Roman" w:hAnsi="Times New Roman" w:cs="Times New Roman"/>
          <w:sz w:val="24"/>
          <w:szCs w:val="24"/>
        </w:rPr>
        <w:t xml:space="preserve">During </w:t>
      </w:r>
      <w:r w:rsidR="007D01F6">
        <w:rPr>
          <w:rFonts w:ascii="Times New Roman" w:eastAsia="Times New Roman" w:hAnsi="Times New Roman" w:cs="Times New Roman"/>
          <w:sz w:val="24"/>
          <w:szCs w:val="24"/>
        </w:rPr>
        <w:t>self-</w:t>
      </w:r>
      <w:r w:rsidR="00AB2A17">
        <w:rPr>
          <w:rFonts w:ascii="Times New Roman" w:eastAsia="Times New Roman" w:hAnsi="Times New Roman" w:cs="Times New Roman"/>
          <w:sz w:val="24"/>
          <w:szCs w:val="24"/>
        </w:rPr>
        <w:t>r</w:t>
      </w:r>
      <w:r w:rsidR="00AB2A17" w:rsidRPr="000B4D61">
        <w:rPr>
          <w:rFonts w:ascii="Times New Roman" w:eastAsia="Times New Roman" w:hAnsi="Times New Roman" w:cs="Times New Roman"/>
          <w:sz w:val="24"/>
          <w:szCs w:val="24"/>
        </w:rPr>
        <w:t>ighting tests</w:t>
      </w:r>
      <w:r w:rsidR="00AB2A17">
        <w:rPr>
          <w:rFonts w:ascii="Times New Roman" w:eastAsia="Times New Roman" w:hAnsi="Times New Roman" w:cs="Times New Roman"/>
          <w:sz w:val="24"/>
          <w:szCs w:val="24"/>
        </w:rPr>
        <w:t>, abalone were placed</w:t>
      </w:r>
      <w:r w:rsidR="00AB2A17" w:rsidRPr="000B4D61">
        <w:rPr>
          <w:rFonts w:ascii="Times New Roman" w:eastAsia="Times New Roman" w:hAnsi="Times New Roman" w:cs="Times New Roman"/>
          <w:sz w:val="24"/>
          <w:szCs w:val="24"/>
        </w:rPr>
        <w:t>, dorsal side down, in 14</w:t>
      </w:r>
      <w:r w:rsidR="004E42A8">
        <w:rPr>
          <w:rFonts w:ascii="Times New Roman" w:eastAsia="Times New Roman" w:hAnsi="Times New Roman" w:cs="Times New Roman"/>
          <w:sz w:val="24"/>
          <w:szCs w:val="24"/>
        </w:rPr>
        <w:t>-15</w:t>
      </w:r>
      <w:r w:rsidR="00AB2A17" w:rsidRPr="000B4D61">
        <w:rPr>
          <w:rFonts w:ascii="Times New Roman" w:eastAsia="Times New Roman" w:hAnsi="Times New Roman" w:cs="Times New Roman"/>
          <w:sz w:val="24"/>
          <w:szCs w:val="24"/>
        </w:rPr>
        <w:t xml:space="preserve">°C </w:t>
      </w:r>
      <w:r w:rsidR="004E42A8">
        <w:rPr>
          <w:rFonts w:ascii="Times New Roman" w:eastAsia="Times New Roman" w:hAnsi="Times New Roman" w:cs="Times New Roman"/>
          <w:sz w:val="24"/>
          <w:szCs w:val="24"/>
        </w:rPr>
        <w:t>seawater</w:t>
      </w:r>
      <w:r w:rsidR="00AB2A17">
        <w:rPr>
          <w:rFonts w:ascii="Times New Roman" w:eastAsia="Times New Roman" w:hAnsi="Times New Roman" w:cs="Times New Roman"/>
          <w:sz w:val="24"/>
          <w:szCs w:val="24"/>
        </w:rPr>
        <w:t>. We measured the time</w:t>
      </w:r>
      <w:r w:rsidR="00AB2A17" w:rsidRPr="000B4D61">
        <w:rPr>
          <w:rFonts w:ascii="Times New Roman" w:eastAsia="Times New Roman" w:hAnsi="Times New Roman" w:cs="Times New Roman"/>
          <w:sz w:val="24"/>
          <w:szCs w:val="24"/>
        </w:rPr>
        <w:t xml:space="preserve"> it took abalone to flip over so that the</w:t>
      </w:r>
      <w:r w:rsidR="00AB2A17">
        <w:rPr>
          <w:rFonts w:ascii="Times New Roman" w:eastAsia="Times New Roman" w:hAnsi="Times New Roman" w:cs="Times New Roman"/>
          <w:sz w:val="24"/>
          <w:szCs w:val="24"/>
        </w:rPr>
        <w:t xml:space="preserve"> dorsal side of the</w:t>
      </w:r>
      <w:r w:rsidR="00AB2A17" w:rsidRPr="000B4D61">
        <w:rPr>
          <w:rFonts w:ascii="Times New Roman" w:eastAsia="Times New Roman" w:hAnsi="Times New Roman" w:cs="Times New Roman"/>
          <w:sz w:val="24"/>
          <w:szCs w:val="24"/>
        </w:rPr>
        <w:t xml:space="preserve">ir shell </w:t>
      </w:r>
      <w:r w:rsidR="00AB2A17">
        <w:rPr>
          <w:rFonts w:ascii="Times New Roman" w:eastAsia="Times New Roman" w:hAnsi="Times New Roman" w:cs="Times New Roman"/>
          <w:sz w:val="24"/>
          <w:szCs w:val="24"/>
        </w:rPr>
        <w:t>faced up</w:t>
      </w:r>
      <w:r w:rsidR="00AB2A17" w:rsidRPr="000B4D61">
        <w:rPr>
          <w:rFonts w:ascii="Times New Roman" w:eastAsia="Times New Roman" w:hAnsi="Times New Roman" w:cs="Times New Roman"/>
          <w:sz w:val="24"/>
          <w:szCs w:val="24"/>
        </w:rPr>
        <w:t>. These tests were conducted until abalone corrected their orientation or 4 minutes</w:t>
      </w:r>
      <w:r w:rsidR="004E42A8">
        <w:rPr>
          <w:rFonts w:ascii="Times New Roman" w:eastAsia="Times New Roman" w:hAnsi="Times New Roman" w:cs="Times New Roman"/>
          <w:sz w:val="24"/>
          <w:szCs w:val="24"/>
        </w:rPr>
        <w:t xml:space="preserve"> passed</w:t>
      </w:r>
      <w:r w:rsidR="00F03353">
        <w:rPr>
          <w:rFonts w:ascii="Times New Roman" w:eastAsia="Times New Roman" w:hAnsi="Times New Roman" w:cs="Times New Roman"/>
          <w:sz w:val="24"/>
          <w:szCs w:val="24"/>
        </w:rPr>
        <w:t>. Individuals that were unable to correct their orientation within the time limit were not included in the analysis</w:t>
      </w:r>
      <w:r w:rsidR="00AB2A17" w:rsidRPr="000B4D61">
        <w:rPr>
          <w:rFonts w:ascii="Times New Roman" w:eastAsia="Times New Roman" w:hAnsi="Times New Roman" w:cs="Times New Roman"/>
          <w:sz w:val="24"/>
          <w:szCs w:val="24"/>
        </w:rPr>
        <w:t>.</w:t>
      </w:r>
      <w:r w:rsidR="00DD6772">
        <w:rPr>
          <w:rFonts w:ascii="Times New Roman" w:eastAsia="Times New Roman" w:hAnsi="Times New Roman" w:cs="Times New Roman"/>
          <w:sz w:val="24"/>
          <w:szCs w:val="24"/>
        </w:rPr>
        <w:t xml:space="preserve"> </w:t>
      </w:r>
      <w:r w:rsidR="004E42A8">
        <w:rPr>
          <w:rFonts w:ascii="Times New Roman" w:eastAsia="Times New Roman" w:hAnsi="Times New Roman" w:cs="Times New Roman"/>
          <w:sz w:val="24"/>
          <w:szCs w:val="24"/>
        </w:rPr>
        <w:t>W</w:t>
      </w:r>
      <w:r w:rsidR="00AB2A17">
        <w:rPr>
          <w:rFonts w:ascii="Times New Roman" w:eastAsia="Times New Roman" w:hAnsi="Times New Roman" w:cs="Times New Roman"/>
          <w:sz w:val="24"/>
          <w:szCs w:val="24"/>
        </w:rPr>
        <w:t>e conducted these assays</w:t>
      </w:r>
      <w:r w:rsidR="004E42A8">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at the start and end of the experiment. </w:t>
      </w:r>
    </w:p>
    <w:p w14:paraId="5C6192A9"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72705734" w14:textId="309243B8" w:rsidR="0011538B"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Preference</w:t>
      </w:r>
      <w:r w:rsidR="0011538B" w:rsidRPr="000B4D61">
        <w:rPr>
          <w:rFonts w:ascii="Times New Roman" w:eastAsia="Times New Roman" w:hAnsi="Times New Roman" w:cs="Times New Roman"/>
          <w:i/>
          <w:sz w:val="24"/>
          <w:szCs w:val="24"/>
        </w:rPr>
        <w:t xml:space="preserve"> Assays</w:t>
      </w:r>
    </w:p>
    <w:p w14:paraId="37AEA0D1" w14:textId="6A7E654A" w:rsidR="0011538B" w:rsidRPr="000B4D61" w:rsidRDefault="0011538B" w:rsidP="00922CD6">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To understand how shifting wrack composition affects feeding preferences, we offered </w:t>
      </w:r>
      <w:r w:rsidR="004E42A8" w:rsidRPr="000B4D61">
        <w:rPr>
          <w:rFonts w:ascii="Times New Roman" w:eastAsia="Times New Roman" w:hAnsi="Times New Roman" w:cs="Times New Roman"/>
          <w:sz w:val="24"/>
          <w:szCs w:val="24"/>
        </w:rPr>
        <w:t xml:space="preserve">rocky intertidal </w:t>
      </w:r>
      <w:r w:rsidR="00922CD6">
        <w:rPr>
          <w:rFonts w:ascii="Times New Roman" w:eastAsia="Times New Roman" w:hAnsi="Times New Roman" w:cs="Times New Roman"/>
          <w:sz w:val="24"/>
          <w:szCs w:val="24"/>
        </w:rPr>
        <w:t>detritivores</w:t>
      </w:r>
      <w:r w:rsidR="004E42A8"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a choice of kelp and devilweed. Kelp was collected as fresh wrack from Ocean Beach (32.75380° N, -117.25284° W) and benthic devilweed was collected by snorkel from the jetty at Mission Bay in San Diego (32.76158° N, -117.24521° W). We transported seaweeds to CMIL. Separate feeding choice assays were conducted with each of the four </w:t>
      </w:r>
      <w:r w:rsidR="00922CD6">
        <w:rPr>
          <w:rFonts w:ascii="Times New Roman" w:eastAsia="Times New Roman" w:hAnsi="Times New Roman" w:cs="Times New Roman"/>
          <w:sz w:val="24"/>
          <w:szCs w:val="24"/>
        </w:rPr>
        <w:t xml:space="preserve">detritivores </w:t>
      </w:r>
      <w:r w:rsidRPr="000B4D61">
        <w:rPr>
          <w:rFonts w:ascii="Times New Roman" w:eastAsia="Times New Roman" w:hAnsi="Times New Roman" w:cs="Times New Roman"/>
          <w:sz w:val="24"/>
          <w:szCs w:val="24"/>
        </w:rPr>
        <w:t>species (</w:t>
      </w:r>
      <w:r w:rsidR="001A6620">
        <w:rPr>
          <w:rFonts w:ascii="Times New Roman" w:eastAsia="Times New Roman" w:hAnsi="Times New Roman" w:cs="Times New Roman"/>
          <w:sz w:val="24"/>
          <w:szCs w:val="24"/>
        </w:rPr>
        <w:t>s</w:t>
      </w:r>
      <w:r w:rsidRPr="000B4D61">
        <w:rPr>
          <w:rFonts w:ascii="Times New Roman" w:eastAsia="Times New Roman" w:hAnsi="Times New Roman" w:cs="Times New Roman"/>
          <w:sz w:val="24"/>
          <w:szCs w:val="24"/>
        </w:rPr>
        <w:t xml:space="preserve">hore crabs, </w:t>
      </w:r>
      <w:r w:rsidR="00922CD6">
        <w:rPr>
          <w:rFonts w:ascii="Times New Roman" w:eastAsia="Times New Roman" w:hAnsi="Times New Roman" w:cs="Times New Roman"/>
          <w:sz w:val="24"/>
          <w:szCs w:val="24"/>
        </w:rPr>
        <w:t>h</w:t>
      </w:r>
      <w:r w:rsidRPr="000B4D61">
        <w:rPr>
          <w:rFonts w:ascii="Times New Roman" w:eastAsia="Times New Roman" w:hAnsi="Times New Roman" w:cs="Times New Roman"/>
          <w:sz w:val="24"/>
          <w:szCs w:val="24"/>
        </w:rPr>
        <w:t xml:space="preserve">ermit crabs, </w:t>
      </w:r>
      <w:r w:rsidR="001A6620">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rPr>
        <w:t>urban snails, and abalone). Non-abalone animals were collected from Sunset Cliffs Natural Park</w:t>
      </w:r>
      <w:r w:rsidR="00AC0ECA">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transported to CMIL</w:t>
      </w:r>
      <w:r w:rsidR="004E42A8">
        <w:rPr>
          <w:rFonts w:ascii="Times New Roman" w:eastAsia="Times New Roman" w:hAnsi="Times New Roman" w:cs="Times New Roman"/>
          <w:sz w:val="24"/>
          <w:szCs w:val="24"/>
        </w:rPr>
        <w:t>, and</w:t>
      </w:r>
      <w:r w:rsidRPr="000B4D61">
        <w:rPr>
          <w:rFonts w:ascii="Times New Roman" w:eastAsia="Times New Roman" w:hAnsi="Times New Roman" w:cs="Times New Roman"/>
          <w:sz w:val="24"/>
          <w:szCs w:val="24"/>
        </w:rPr>
        <w:t xml:space="preserve"> held in flow-through seawater. </w:t>
      </w:r>
      <w:r w:rsidR="004E42A8">
        <w:rPr>
          <w:rFonts w:ascii="Times New Roman" w:eastAsia="Times New Roman" w:hAnsi="Times New Roman" w:cs="Times New Roman"/>
          <w:sz w:val="24"/>
          <w:szCs w:val="24"/>
        </w:rPr>
        <w:t xml:space="preserve">Adult </w:t>
      </w:r>
      <w:r w:rsidRPr="000B4D61">
        <w:rPr>
          <w:rFonts w:ascii="Times New Roman" w:eastAsia="Times New Roman" w:hAnsi="Times New Roman" w:cs="Times New Roman"/>
          <w:sz w:val="24"/>
          <w:szCs w:val="24"/>
        </w:rPr>
        <w:t xml:space="preserve">Black abalone (collected and held under ESA Permit </w:t>
      </w:r>
      <w:r w:rsidRPr="000B4D61">
        <w:rPr>
          <w:rFonts w:ascii="Times New Roman" w:hAnsi="Times New Roman" w:cs="Times New Roman"/>
          <w:color w:val="000000"/>
          <w:sz w:val="24"/>
          <w:szCs w:val="24"/>
        </w:rPr>
        <w:t xml:space="preserve">#19571-2R) were held in chilled, recirculating seawater at </w:t>
      </w:r>
      <w:r w:rsidRPr="000B4D61">
        <w:rPr>
          <w:rFonts w:ascii="Times New Roman" w:eastAsia="Times New Roman" w:hAnsi="Times New Roman" w:cs="Times New Roman"/>
          <w:sz w:val="24"/>
          <w:szCs w:val="24"/>
        </w:rPr>
        <w:t>NOAA Southwest Fisheries Center (La Jolla, California).</w:t>
      </w:r>
      <w:r w:rsidR="00922CD6">
        <w:rPr>
          <w:rFonts w:ascii="Times New Roman" w:eastAsia="Times New Roman" w:hAnsi="Times New Roman" w:cs="Times New Roman"/>
          <w:sz w:val="24"/>
          <w:szCs w:val="24"/>
        </w:rPr>
        <w:t xml:space="preserve"> </w:t>
      </w:r>
      <w:r w:rsidR="004E42A8">
        <w:rPr>
          <w:rFonts w:ascii="Times New Roman" w:eastAsia="Times New Roman" w:hAnsi="Times New Roman" w:cs="Times New Roman"/>
          <w:sz w:val="24"/>
          <w:szCs w:val="24"/>
        </w:rPr>
        <w:t>T</w:t>
      </w:r>
      <w:r w:rsidR="004E42A8" w:rsidRPr="000B4D61">
        <w:rPr>
          <w:rFonts w:ascii="Times New Roman" w:eastAsia="Times New Roman" w:hAnsi="Times New Roman" w:cs="Times New Roman"/>
          <w:sz w:val="24"/>
          <w:szCs w:val="24"/>
        </w:rPr>
        <w:t>o standardize hunger level and to motivate our animals to feed</w:t>
      </w:r>
      <w:r w:rsidRPr="000B4D61">
        <w:rPr>
          <w:rFonts w:ascii="Times New Roman" w:eastAsia="Times New Roman" w:hAnsi="Times New Roman" w:cs="Times New Roman"/>
          <w:sz w:val="24"/>
          <w:szCs w:val="24"/>
        </w:rPr>
        <w:t xml:space="preserve">,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fed</w:t>
      </w:r>
      <w:r w:rsidR="00922CD6">
        <w:rPr>
          <w:rFonts w:ascii="Times New Roman" w:eastAsia="Times New Roman" w:hAnsi="Times New Roman" w:cs="Times New Roman"/>
          <w:i/>
          <w:sz w:val="24"/>
          <w:szCs w:val="24"/>
        </w:rPr>
        <w:t xml:space="preserve"> </w:t>
      </w:r>
      <w:r w:rsidR="00922CD6">
        <w:rPr>
          <w:rFonts w:ascii="Times New Roman" w:eastAsia="Times New Roman" w:hAnsi="Times New Roman" w:cs="Times New Roman"/>
          <w:iCs/>
          <w:sz w:val="24"/>
          <w:szCs w:val="24"/>
        </w:rPr>
        <w:t>sea lettuce</w:t>
      </w:r>
      <w:r w:rsidRPr="000B4D61">
        <w:rPr>
          <w:rFonts w:ascii="Times New Roman" w:eastAsia="Times New Roman" w:hAnsi="Times New Roman" w:cs="Times New Roman"/>
          <w:sz w:val="24"/>
          <w:szCs w:val="24"/>
        </w:rPr>
        <w:t xml:space="preserve"> for three days </w:t>
      </w:r>
      <w:r w:rsidR="004E42A8">
        <w:rPr>
          <w:rFonts w:ascii="Times New Roman" w:eastAsia="Times New Roman" w:hAnsi="Times New Roman" w:cs="Times New Roman"/>
          <w:sz w:val="24"/>
          <w:szCs w:val="24"/>
        </w:rPr>
        <w:t>and then starved</w:t>
      </w:r>
      <w:r w:rsidRPr="000B4D61">
        <w:rPr>
          <w:rFonts w:ascii="Times New Roman" w:eastAsia="Times New Roman" w:hAnsi="Times New Roman" w:cs="Times New Roman"/>
          <w:sz w:val="24"/>
          <w:szCs w:val="24"/>
        </w:rPr>
        <w:t xml:space="preserve"> for two days</w:t>
      </w:r>
      <w:r w:rsidR="004E42A8" w:rsidRPr="004E42A8">
        <w:rPr>
          <w:rFonts w:ascii="Times New Roman" w:eastAsia="Times New Roman" w:hAnsi="Times New Roman" w:cs="Times New Roman"/>
          <w:sz w:val="24"/>
          <w:szCs w:val="24"/>
        </w:rPr>
        <w:t xml:space="preserve"> </w:t>
      </w:r>
      <w:r w:rsidR="004E42A8">
        <w:rPr>
          <w:rFonts w:ascii="Times New Roman" w:eastAsia="Times New Roman" w:hAnsi="Times New Roman" w:cs="Times New Roman"/>
          <w:sz w:val="24"/>
          <w:szCs w:val="24"/>
        </w:rPr>
        <w:t>p</w:t>
      </w:r>
      <w:r w:rsidR="004E42A8" w:rsidRPr="000B4D61">
        <w:rPr>
          <w:rFonts w:ascii="Times New Roman" w:eastAsia="Times New Roman" w:hAnsi="Times New Roman" w:cs="Times New Roman"/>
          <w:sz w:val="24"/>
          <w:szCs w:val="24"/>
        </w:rPr>
        <w:t xml:space="preserve">rior to the </w:t>
      </w:r>
      <w:r w:rsidR="004E42A8">
        <w:rPr>
          <w:rFonts w:ascii="Times New Roman" w:eastAsia="Times New Roman" w:hAnsi="Times New Roman" w:cs="Times New Roman"/>
          <w:sz w:val="24"/>
          <w:szCs w:val="24"/>
        </w:rPr>
        <w:t>preference assays</w:t>
      </w:r>
      <w:r w:rsidRPr="000B4D61">
        <w:rPr>
          <w:rFonts w:ascii="Times New Roman" w:eastAsia="Times New Roman" w:hAnsi="Times New Roman" w:cs="Times New Roman"/>
          <w:sz w:val="24"/>
          <w:szCs w:val="24"/>
        </w:rPr>
        <w:t xml:space="preserve">. All feeding assays were conducted in June 2019, </w:t>
      </w:r>
      <w:proofErr w:type="gramStart"/>
      <w:r w:rsidRPr="000B4D61">
        <w:rPr>
          <w:rFonts w:ascii="Times New Roman" w:eastAsia="Times New Roman" w:hAnsi="Times New Roman" w:cs="Times New Roman"/>
          <w:sz w:val="24"/>
          <w:szCs w:val="24"/>
        </w:rPr>
        <w:t>with the exception of</w:t>
      </w:r>
      <w:proofErr w:type="gramEnd"/>
      <w:r w:rsidRPr="000B4D61">
        <w:rPr>
          <w:rFonts w:ascii="Times New Roman" w:eastAsia="Times New Roman" w:hAnsi="Times New Roman" w:cs="Times New Roman"/>
          <w:sz w:val="24"/>
          <w:szCs w:val="24"/>
        </w:rPr>
        <w:t xml:space="preserve"> abalone (August 2019).</w:t>
      </w:r>
    </w:p>
    <w:p w14:paraId="415C3FB4" w14:textId="6A782804" w:rsidR="0011538B"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We offered 3 turban snails (n=14), 3 hermit crabs (n=14), or a single shore crab (n=15) a choice of devilweed and kelp in plastic containers (190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160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110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Container walls included six 35mm holes lined with window screen (2</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mm openings) to improve water exchange. </w:t>
      </w:r>
      <w:r w:rsidR="001A6620">
        <w:rPr>
          <w:rFonts w:ascii="Times New Roman" w:eastAsia="Times New Roman" w:hAnsi="Times New Roman" w:cs="Times New Roman"/>
          <w:sz w:val="24"/>
          <w:szCs w:val="24"/>
        </w:rPr>
        <w:t>A</w:t>
      </w:r>
      <w:r w:rsidRPr="000B4D61">
        <w:rPr>
          <w:rFonts w:ascii="Times New Roman" w:eastAsia="Times New Roman" w:hAnsi="Times New Roman" w:cs="Times New Roman"/>
          <w:sz w:val="24"/>
          <w:szCs w:val="24"/>
        </w:rPr>
        <w:t>balone were housed individually in 280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230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1</w:t>
      </w:r>
      <w:r w:rsidRPr="000B4D61">
        <w:rPr>
          <w:rFonts w:ascii="Times New Roman" w:eastAsia="Times New Roman" w:hAnsi="Times New Roman" w:cs="Times New Roman"/>
          <w:sz w:val="24"/>
          <w:szCs w:val="24"/>
        </w:rPr>
        <w:t>80</w:t>
      </w:r>
      <w:r w:rsidR="003F3719"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mesh-lined (5</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PVC-framed cages with a Plexiglas</w:t>
      </w:r>
      <w:r w:rsidR="00A1158E"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floor.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 equivalent biomass of </w:t>
      </w:r>
      <w:r w:rsidR="003F3719" w:rsidRPr="000B4D61">
        <w:rPr>
          <w:rFonts w:ascii="Times New Roman" w:eastAsia="Times New Roman" w:hAnsi="Times New Roman" w:cs="Times New Roman"/>
          <w:sz w:val="24"/>
          <w:szCs w:val="24"/>
        </w:rPr>
        <w:t>kelp</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r w:rsidR="003F3719" w:rsidRPr="000B4D61">
        <w:rPr>
          <w:rFonts w:ascii="Times New Roman" w:eastAsia="Times New Roman" w:hAnsi="Times New Roman" w:cs="Times New Roman"/>
          <w:sz w:val="24"/>
          <w:szCs w:val="24"/>
        </w:rPr>
        <w:t>devilweed</w:t>
      </w:r>
      <w:r w:rsidRPr="000B4D61">
        <w:rPr>
          <w:rFonts w:ascii="Times New Roman" w:eastAsia="Times New Roman" w:hAnsi="Times New Roman" w:cs="Times New Roman"/>
          <w:sz w:val="24"/>
          <w:szCs w:val="24"/>
        </w:rPr>
        <w:t>, and we anchored</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iCs/>
          <w:sz w:val="24"/>
          <w:szCs w:val="24"/>
        </w:rPr>
        <w:t xml:space="preserve">these </w:t>
      </w:r>
      <w:r w:rsidRPr="000B4D61">
        <w:rPr>
          <w:rFonts w:ascii="Times New Roman" w:eastAsia="Times New Roman" w:hAnsi="Times New Roman" w:cs="Times New Roman"/>
          <w:sz w:val="24"/>
          <w:szCs w:val="24"/>
        </w:rPr>
        <w:t>with binder clips (mean ± SE: 7.</w:t>
      </w:r>
      <w:r w:rsidR="00D25110">
        <w:rPr>
          <w:rFonts w:ascii="Times New Roman" w:eastAsia="Times New Roman" w:hAnsi="Times New Roman" w:cs="Times New Roman"/>
          <w:sz w:val="24"/>
          <w:szCs w:val="24"/>
        </w:rPr>
        <w:t>5</w:t>
      </w:r>
      <w:r w:rsidR="00D25110"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0.4 g for hermit crabs, 7.</w:t>
      </w:r>
      <w:r w:rsidR="00D25110">
        <w:rPr>
          <w:rFonts w:ascii="Times New Roman" w:eastAsia="Times New Roman" w:hAnsi="Times New Roman" w:cs="Times New Roman"/>
          <w:sz w:val="24"/>
          <w:szCs w:val="24"/>
        </w:rPr>
        <w:t>5</w:t>
      </w:r>
      <w:r w:rsidR="00D25110"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 0.3 g for shore crabs, 6.5 ± 0.3 g for </w:t>
      </w:r>
      <w:r w:rsidR="00677ABC">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rPr>
        <w:t>urban snails, 2</w:t>
      </w:r>
      <w:r w:rsidR="00D25110">
        <w:rPr>
          <w:rFonts w:ascii="Times New Roman" w:eastAsia="Times New Roman" w:hAnsi="Times New Roman" w:cs="Times New Roman"/>
          <w:sz w:val="24"/>
          <w:szCs w:val="24"/>
        </w:rPr>
        <w:t>1</w:t>
      </w:r>
      <w:r w:rsidRPr="000B4D61">
        <w:rPr>
          <w:rFonts w:ascii="Times New Roman" w:eastAsia="Times New Roman" w:hAnsi="Times New Roman" w:cs="Times New Roman"/>
          <w:sz w:val="24"/>
          <w:szCs w:val="24"/>
        </w:rPr>
        <w:t>± 0.</w:t>
      </w:r>
      <w:r w:rsidR="00D25110">
        <w:rPr>
          <w:rFonts w:ascii="Times New Roman" w:eastAsia="Times New Roman" w:hAnsi="Times New Roman" w:cs="Times New Roman"/>
          <w:sz w:val="24"/>
          <w:szCs w:val="24"/>
        </w:rPr>
        <w:t>4</w:t>
      </w:r>
      <w:r w:rsidR="00D25110"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g for abalone). All replicates were paired with no-</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controls to account for changes in mass unrelated to consumption</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{"citationID":"1lZ2Q30i","properties":{"formattedCitation":"(Dolecal and Long 2013)","plainCitation":"(Dolecal and Long 2013)","noteIndex":0},"citationItems":[{"id":359,"uris":["http://zotero.org/users/6486635/items/HKV33CWI"],"itemData":{"id":359,"type":"article-journal","abstract":"Although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Individual replicates were stopped when ~3/4 of either seaweed was consumed or after 6 days. All remaining seaweed and seaweed fragments were blotted dry and weighed. We adjusted for autogenic growth using the equation T</w:t>
      </w:r>
      <w:r w:rsidRPr="000B4D61">
        <w:rPr>
          <w:rFonts w:ascii="Times New Roman" w:eastAsia="Times New Roman" w:hAnsi="Times New Roman" w:cs="Times New Roman"/>
          <w:sz w:val="24"/>
          <w:szCs w:val="24"/>
          <w:vertAlign w:val="subscript"/>
        </w:rPr>
        <w:t xml:space="preserve">i </w:t>
      </w:r>
      <w:r w:rsidRPr="000B4D61">
        <w:rPr>
          <w:rFonts w:ascii="Times New Roman" w:eastAsia="Times New Roman" w:hAnsi="Times New Roman" w:cs="Times New Roman"/>
          <w:sz w:val="24"/>
          <w:szCs w:val="24"/>
        </w:rPr>
        <w:t>(C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/C</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 T</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where T</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xml:space="preserve"> and T</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represent the seaweed </w:t>
      </w:r>
      <w:r w:rsidRPr="000B4D61">
        <w:rPr>
          <w:rFonts w:ascii="Times New Roman" w:eastAsia="Times New Roman" w:hAnsi="Times New Roman" w:cs="Times New Roman"/>
          <w:sz w:val="24"/>
          <w:szCs w:val="24"/>
        </w:rPr>
        <w:lastRenderedPageBreak/>
        <w:t>masses of the experimental treatments and 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and C</w:t>
      </w:r>
      <w:r w:rsidRPr="000B4D61">
        <w:rPr>
          <w:rFonts w:ascii="Times New Roman" w:eastAsia="Times New Roman" w:hAnsi="Times New Roman" w:cs="Times New Roman"/>
          <w:sz w:val="24"/>
          <w:szCs w:val="24"/>
          <w:vertAlign w:val="subscript"/>
        </w:rPr>
        <w:t>i</w:t>
      </w:r>
      <w:r w:rsidR="00A1158E" w:rsidRPr="000B4D61">
        <w:rPr>
          <w:rFonts w:ascii="Times New Roman" w:eastAsia="Times New Roman" w:hAnsi="Times New Roman" w:cs="Times New Roman"/>
          <w:sz w:val="24"/>
          <w:szCs w:val="24"/>
          <w:vertAlign w:val="subscript"/>
        </w:rPr>
        <w:t xml:space="preserve"> </w:t>
      </w:r>
      <w:r w:rsidRPr="000B4D61">
        <w:rPr>
          <w:rFonts w:ascii="Times New Roman" w:eastAsia="Times New Roman" w:hAnsi="Times New Roman" w:cs="Times New Roman"/>
          <w:sz w:val="24"/>
          <w:szCs w:val="24"/>
        </w:rPr>
        <w:t>represent the seaweed masses in control treatments before (</w:t>
      </w:r>
      <w:r w:rsidR="00A1158E" w:rsidRPr="000B4D61">
        <w:rPr>
          <w:rFonts w:ascii="Times New Roman" w:eastAsia="Times New Roman" w:hAnsi="Times New Roman" w:cs="Times New Roman"/>
          <w:sz w:val="24"/>
          <w:szCs w:val="24"/>
        </w:rPr>
        <w:t>i</w:t>
      </w:r>
      <w:r w:rsidRPr="000B4D61">
        <w:rPr>
          <w:rFonts w:ascii="Times New Roman" w:eastAsia="Times New Roman" w:hAnsi="Times New Roman" w:cs="Times New Roman"/>
          <w:sz w:val="24"/>
          <w:szCs w:val="24"/>
        </w:rPr>
        <w:t>) and after (f) the assay</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{"citationID":"y3iTB7HA","properties":{"formattedCitation":"(Sotka and Hay 2002, Dolecal and Long 2013)","plainCitation":"(Sotka and Hay 2002, Dolecal and Long 2013)","noteIndex":0},"citationItems":[{"id":315,"uris":["http://zotero.org/users/6486635/items/C5E3WMLE"],"itemData":{"id":315,"type":"article-journal","abstract":"Previous investigations have shown that the sedentary amphipod Ampithoe longimana escapes consumers by selectively living on and eating chemically defended seaweeds in the genus Dictyota. However, A. longimana and Dictyota overlap only in the southern portion of the amphipod’s range; Dictyota is not available to amphipods from more northerly regions. We used this disjunction in distribution to test the hypothesis that A. longimana populations co-occurring with Dictyota would have greater tolerance for the seaweed’s chemical defenses and would display higher feeding preference for, and ﬁtness on, the seaweed than would more northerly populations. We also evaluated the genetic vs. phenotypic basis of these patterns and attempted to detect trade-offs between tolerance for Dictyota and ability to use other plants as foods. Such geographic studies of herbivory have been conducted using terrestrial insects, but few studies have focused on other herbivores, and this is especially true for marine systems. In multiple-choice feeding assays with both ﬁeld-collected and laboratory-reared adults, a North Carolina population of A. longimana sympatric with Dictyota more readily fed on Dictyota and was more resistant to Dictyota’s deterrent chemistry than was a Connecticut population from outside of Dictyota’s geographic range. When raised on Dictyota menstrualis and D. ciliolata, A. longimana juveniles from North Carolina grew faster, matured faster, and produced more reproductive females than did Connecticut juveniles. The differential tolerance for Dictyota has a genetic basis, as it was maintained through two generations grown to maturity in a common environment. When several northern and southern populations were assayed, they displayed similar regional differences in feeding preferences.","issue":"10","language":"en","page":"15","source":"Zotero","title":"GEOGRAPHIC VARIATION AMONG HERBIVORE POPULATIONS IN TOLERANCE FOR A CHEMICALLY RICH SEAWEED","volume":"83","author":[{"family":"Sotka","given":"Erik E"},{"family":"Hay","given":"Mark E"}],"issued":{"date-parts":[["2002"]]}}},{"id":359,"uris":["http://zotero.org/users/6486635/items/HKV33CWI"],"itemData":{"id":359,"type":"article-journal","abstract":"Although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(Sotka and Hay 2002, 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p>
    <w:p w14:paraId="43A23CBC" w14:textId="77777777" w:rsidR="00FE7306" w:rsidRPr="000B4D61" w:rsidRDefault="00FE7306" w:rsidP="000B4D61">
      <w:pPr>
        <w:spacing w:line="480" w:lineRule="auto"/>
        <w:jc w:val="both"/>
        <w:rPr>
          <w:rFonts w:ascii="Times New Roman" w:eastAsia="Times New Roman" w:hAnsi="Times New Roman" w:cs="Times New Roman"/>
          <w:sz w:val="24"/>
          <w:szCs w:val="24"/>
        </w:rPr>
      </w:pPr>
    </w:p>
    <w:p w14:paraId="5691FD51" w14:textId="77777777"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012E7D85" w14:textId="6E0EF3F9" w:rsidR="004D120D" w:rsidRDefault="00FE7306" w:rsidP="001B5D6B">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if shifts in wrack composition (e.g., from kelp to devilweed) cause intertidal </w:t>
      </w:r>
      <w:r w:rsidR="00922CD6">
        <w:rPr>
          <w:rFonts w:ascii="Times New Roman" w:eastAsia="Times New Roman" w:hAnsi="Times New Roman" w:cs="Times New Roman"/>
          <w:sz w:val="24"/>
          <w:szCs w:val="24"/>
        </w:rPr>
        <w:t>detritivores</w:t>
      </w:r>
      <w:r w:rsidRPr="000B4D61">
        <w:rPr>
          <w:rFonts w:ascii="Times New Roman" w:eastAsia="Times New Roman" w:hAnsi="Times New Roman" w:cs="Times New Roman"/>
          <w:sz w:val="24"/>
          <w:szCs w:val="24"/>
        </w:rPr>
        <w:t xml:space="preserve"> to change consumption of native benthic seaweeds, we offered an assemblage of intertidal </w:t>
      </w:r>
      <w:r w:rsidR="00AD1A4E" w:rsidRPr="000B4D61">
        <w:rPr>
          <w:rFonts w:ascii="Times New Roman" w:eastAsia="Times New Roman" w:hAnsi="Times New Roman" w:cs="Times New Roman"/>
          <w:sz w:val="24"/>
          <w:szCs w:val="24"/>
        </w:rPr>
        <w:t xml:space="preserve">seaweed and wrack </w:t>
      </w:r>
      <w:r w:rsidR="00922CD6">
        <w:rPr>
          <w:rFonts w:ascii="Times New Roman" w:eastAsia="Times New Roman" w:hAnsi="Times New Roman" w:cs="Times New Roman"/>
          <w:sz w:val="24"/>
          <w:szCs w:val="24"/>
        </w:rPr>
        <w:t>detritivores</w:t>
      </w:r>
      <w:r w:rsidRPr="000B4D61">
        <w:rPr>
          <w:rFonts w:ascii="Times New Roman" w:eastAsia="Times New Roman" w:hAnsi="Times New Roman" w:cs="Times New Roman"/>
          <w:sz w:val="24"/>
          <w:szCs w:val="24"/>
        </w:rPr>
        <w:t xml:space="preserve"> a choice of native benthic seaweeds in the presence of either kelp or devilweed. </w:t>
      </w:r>
      <w:r w:rsidR="001B5D6B">
        <w:rPr>
          <w:rFonts w:ascii="Times New Roman" w:eastAsia="Times New Roman" w:hAnsi="Times New Roman" w:cs="Times New Roman"/>
          <w:sz w:val="24"/>
          <w:szCs w:val="24"/>
        </w:rPr>
        <w:t xml:space="preserve">To create realistic assemblages of wrack </w:t>
      </w:r>
      <w:r w:rsidR="00922CD6">
        <w:rPr>
          <w:rFonts w:ascii="Times New Roman" w:eastAsia="Times New Roman" w:hAnsi="Times New Roman" w:cs="Times New Roman"/>
          <w:sz w:val="24"/>
          <w:szCs w:val="24"/>
        </w:rPr>
        <w:t>detritivores</w:t>
      </w:r>
      <w:r w:rsidR="001B5D6B">
        <w:rPr>
          <w:rFonts w:ascii="Times New Roman" w:eastAsia="Times New Roman" w:hAnsi="Times New Roman" w:cs="Times New Roman"/>
          <w:sz w:val="24"/>
          <w:szCs w:val="24"/>
        </w:rPr>
        <w:t>, w</w:t>
      </w:r>
      <w:r w:rsidR="004D120D" w:rsidRPr="000B4D61">
        <w:rPr>
          <w:rFonts w:ascii="Times New Roman" w:eastAsia="Times New Roman" w:hAnsi="Times New Roman" w:cs="Times New Roman"/>
          <w:sz w:val="24"/>
          <w:szCs w:val="24"/>
        </w:rPr>
        <w:t xml:space="preserve">e surveyed </w:t>
      </w:r>
      <w:r w:rsidR="004D120D">
        <w:rPr>
          <w:rFonts w:ascii="Times New Roman" w:eastAsia="Times New Roman" w:hAnsi="Times New Roman" w:cs="Times New Roman"/>
          <w:sz w:val="24"/>
          <w:szCs w:val="24"/>
        </w:rPr>
        <w:t xml:space="preserve">the abundance of </w:t>
      </w:r>
      <w:r w:rsidR="004D120D" w:rsidRPr="000B4D61">
        <w:rPr>
          <w:rFonts w:ascii="Times New Roman" w:eastAsia="Times New Roman" w:hAnsi="Times New Roman" w:cs="Times New Roman"/>
          <w:sz w:val="24"/>
          <w:szCs w:val="24"/>
        </w:rPr>
        <w:t xml:space="preserve">rocky intertidal </w:t>
      </w:r>
      <w:r w:rsidR="008B3E21">
        <w:rPr>
          <w:rFonts w:ascii="Times New Roman" w:eastAsia="Times New Roman" w:hAnsi="Times New Roman" w:cs="Times New Roman"/>
          <w:sz w:val="24"/>
          <w:szCs w:val="24"/>
        </w:rPr>
        <w:t>detritivores</w:t>
      </w:r>
      <w:r w:rsidR="004D120D" w:rsidRPr="000B4D61">
        <w:rPr>
          <w:rFonts w:ascii="Times New Roman" w:eastAsia="Times New Roman" w:hAnsi="Times New Roman" w:cs="Times New Roman"/>
          <w:sz w:val="24"/>
          <w:szCs w:val="24"/>
        </w:rPr>
        <w:t xml:space="preserve"> at Sunset Cliffs Natural Park (32.71972° N, -117.25725° W) in August 2019. We recorded all snails and crabs found within a 0.50 x 0.50 m quadrat that was flipped end over end and parallel to shore (n=10). This procedure was repeated in the low, mid, and high intertidal zones. Although this technique accurately sampled </w:t>
      </w:r>
      <w:r w:rsidR="00F03353">
        <w:rPr>
          <w:rFonts w:ascii="Times New Roman" w:eastAsia="Times New Roman" w:hAnsi="Times New Roman" w:cs="Times New Roman"/>
          <w:sz w:val="24"/>
          <w:szCs w:val="24"/>
        </w:rPr>
        <w:t>t</w:t>
      </w:r>
      <w:r w:rsidR="004D120D" w:rsidRPr="000B4D61">
        <w:rPr>
          <w:rFonts w:ascii="Times New Roman" w:eastAsia="Times New Roman" w:hAnsi="Times New Roman" w:cs="Times New Roman"/>
          <w:sz w:val="24"/>
          <w:szCs w:val="24"/>
        </w:rPr>
        <w:t>urban snails and hermit crabs, it did not sample mobile shore crabs.</w:t>
      </w:r>
      <w:r w:rsidR="001B5D6B" w:rsidRPr="001B5D6B">
        <w:rPr>
          <w:rFonts w:ascii="Times New Roman" w:eastAsia="Times New Roman" w:hAnsi="Times New Roman" w:cs="Times New Roman"/>
          <w:sz w:val="24"/>
          <w:szCs w:val="24"/>
        </w:rPr>
        <w:t xml:space="preserve"> </w:t>
      </w:r>
      <w:r w:rsidR="001B5D6B" w:rsidRPr="000B4D61">
        <w:rPr>
          <w:rFonts w:ascii="Times New Roman" w:eastAsia="Times New Roman" w:hAnsi="Times New Roman" w:cs="Times New Roman"/>
          <w:sz w:val="24"/>
          <w:szCs w:val="24"/>
        </w:rPr>
        <w:t xml:space="preserve">To determine </w:t>
      </w:r>
      <w:r w:rsidR="001B5D6B">
        <w:rPr>
          <w:rFonts w:ascii="Times New Roman" w:eastAsia="Times New Roman" w:hAnsi="Times New Roman" w:cs="Times New Roman"/>
          <w:sz w:val="24"/>
          <w:szCs w:val="24"/>
        </w:rPr>
        <w:t>a realistic</w:t>
      </w:r>
      <w:r w:rsidR="001B5D6B" w:rsidRPr="000B4D61">
        <w:rPr>
          <w:rFonts w:ascii="Times New Roman" w:eastAsia="Times New Roman" w:hAnsi="Times New Roman" w:cs="Times New Roman"/>
          <w:sz w:val="24"/>
          <w:szCs w:val="24"/>
        </w:rPr>
        <w:t xml:space="preserve"> number of animals to add to our experiments, we multiplied field densities by the floor area of the plastic containers used in the assay. </w:t>
      </w:r>
      <w:r w:rsidR="001B5D6B">
        <w:rPr>
          <w:rFonts w:ascii="Times New Roman" w:eastAsia="Times New Roman" w:hAnsi="Times New Roman" w:cs="Times New Roman"/>
          <w:sz w:val="24"/>
          <w:szCs w:val="24"/>
        </w:rPr>
        <w:t>Because we did not have density data for shore crabs, we added a single individual to each replicate.</w:t>
      </w:r>
    </w:p>
    <w:p w14:paraId="107AC97B" w14:textId="48B31932" w:rsidR="00D646FB" w:rsidRPr="000B4D61" w:rsidRDefault="00FE7306" w:rsidP="00881A63">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collected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and seaweed from Sunset Cliffs Natural Park and transported them to CMIL.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 choice between </w:t>
      </w:r>
      <w:r w:rsidR="00881A63">
        <w:rPr>
          <w:rFonts w:ascii="Times New Roman" w:eastAsia="Times New Roman" w:hAnsi="Times New Roman" w:cs="Times New Roman"/>
          <w:sz w:val="24"/>
          <w:szCs w:val="24"/>
        </w:rPr>
        <w:t xml:space="preserve">artificial </w:t>
      </w:r>
      <w:r w:rsidRPr="000B4D61">
        <w:rPr>
          <w:rFonts w:ascii="Times New Roman" w:eastAsia="Times New Roman" w:hAnsi="Times New Roman" w:cs="Times New Roman"/>
          <w:sz w:val="24"/>
          <w:szCs w:val="24"/>
        </w:rPr>
        <w:t>foods made from</w:t>
      </w:r>
      <w:r w:rsidR="00D646FB" w:rsidRPr="000B4D61">
        <w:rPr>
          <w:rFonts w:ascii="Times New Roman" w:eastAsia="Times New Roman" w:hAnsi="Times New Roman" w:cs="Times New Roman"/>
          <w:sz w:val="24"/>
          <w:szCs w:val="24"/>
        </w:rPr>
        <w:t xml:space="preserve"> </w:t>
      </w:r>
      <w:r w:rsidR="001E1433">
        <w:rPr>
          <w:rFonts w:ascii="Times New Roman" w:eastAsia="Times New Roman" w:hAnsi="Times New Roman" w:cs="Times New Roman"/>
          <w:sz w:val="24"/>
          <w:szCs w:val="24"/>
        </w:rPr>
        <w:t>three native benthic seaweeds (</w:t>
      </w:r>
      <w:r w:rsidR="00922CD6">
        <w:rPr>
          <w:rFonts w:ascii="Times New Roman" w:eastAsia="Times New Roman" w:hAnsi="Times New Roman" w:cs="Times New Roman"/>
          <w:iCs/>
          <w:sz w:val="24"/>
          <w:szCs w:val="24"/>
        </w:rPr>
        <w:t>sea lettuce, brown rockweed, and red seaweed</w:t>
      </w:r>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r w:rsidR="001E1433">
        <w:rPr>
          <w:rFonts w:ascii="Times New Roman" w:eastAsia="Times New Roman" w:hAnsi="Times New Roman" w:cs="Times New Roman"/>
          <w:sz w:val="24"/>
          <w:szCs w:val="24"/>
        </w:rPr>
        <w:t>a wrack seaweed (</w:t>
      </w:r>
      <w:r w:rsidRPr="000B4D61">
        <w:rPr>
          <w:rFonts w:ascii="Times New Roman" w:eastAsia="Times New Roman" w:hAnsi="Times New Roman" w:cs="Times New Roman"/>
          <w:sz w:val="24"/>
          <w:szCs w:val="24"/>
        </w:rPr>
        <w:t>either devilweed or kelp</w:t>
      </w:r>
      <w:r w:rsidR="001E1433">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Because we were unable to collect </w:t>
      </w:r>
      <w:proofErr w:type="gramStart"/>
      <w:r w:rsidRPr="000B4D61">
        <w:rPr>
          <w:rFonts w:ascii="Times New Roman" w:eastAsia="Times New Roman" w:hAnsi="Times New Roman" w:cs="Times New Roman"/>
          <w:sz w:val="24"/>
          <w:szCs w:val="24"/>
        </w:rPr>
        <w:t>all of</w:t>
      </w:r>
      <w:proofErr w:type="gramEnd"/>
      <w:r w:rsidRPr="000B4D61">
        <w:rPr>
          <w:rFonts w:ascii="Times New Roman" w:eastAsia="Times New Roman" w:hAnsi="Times New Roman" w:cs="Times New Roman"/>
          <w:sz w:val="24"/>
          <w:szCs w:val="24"/>
        </w:rPr>
        <w:t xml:space="preserve"> our seaweeds at the same time and we were concerned about changes to palatability while maintaining seaweeds in our lab, we fed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t>
      </w:r>
      <w:r w:rsidR="001E1433">
        <w:rPr>
          <w:rFonts w:ascii="Times New Roman" w:eastAsia="Times New Roman" w:hAnsi="Times New Roman" w:cs="Times New Roman"/>
          <w:sz w:val="24"/>
          <w:szCs w:val="24"/>
        </w:rPr>
        <w:t xml:space="preserve">artificial, </w:t>
      </w:r>
      <w:r w:rsidRPr="000B4D61">
        <w:rPr>
          <w:rFonts w:ascii="Times New Roman" w:eastAsia="Times New Roman" w:hAnsi="Times New Roman" w:cs="Times New Roman"/>
          <w:sz w:val="24"/>
          <w:szCs w:val="24"/>
        </w:rPr>
        <w:t xml:space="preserve">agar-based foods made from freeze-dried, homogenized seaweeds. We note that this process maintains chemical traits while removing morphological traits that may also impact </w:t>
      </w:r>
      <w:r w:rsidRPr="000B4D61">
        <w:rPr>
          <w:rFonts w:ascii="Times New Roman" w:eastAsia="Times New Roman" w:hAnsi="Times New Roman" w:cs="Times New Roman"/>
          <w:sz w:val="24"/>
          <w:szCs w:val="24"/>
        </w:rPr>
        <w:lastRenderedPageBreak/>
        <w:t>palatability. Following methods adopted from previous studies</w:t>
      </w:r>
      <w:r w:rsidR="00D646FB" w:rsidRPr="000B4D61">
        <w:rPr>
          <w:rFonts w:ascii="Times New Roman" w:eastAsia="Times New Roman" w:hAnsi="Times New Roman" w:cs="Times New Roman"/>
          <w:sz w:val="24"/>
          <w:szCs w:val="24"/>
        </w:rPr>
        <w:t xml:space="preserve"> </w:t>
      </w:r>
      <w:r w:rsidR="00D646FB" w:rsidRPr="000B4D61">
        <w:rPr>
          <w:rFonts w:ascii="Times New Roman" w:eastAsia="Times New Roman" w:hAnsi="Times New Roman" w:cs="Times New Roman"/>
          <w:sz w:val="24"/>
          <w:szCs w:val="24"/>
        </w:rPr>
        <w:fldChar w:fldCharType="begin"/>
      </w:r>
      <w:r w:rsidR="00D646FB" w:rsidRPr="000B4D61">
        <w:rPr>
          <w:rFonts w:ascii="Times New Roman" w:eastAsia="Times New Roman" w:hAnsi="Times New Roman" w:cs="Times New Roman"/>
          <w:sz w:val="24"/>
          <w:szCs w:val="24"/>
        </w:rPr>
        <w:instrText xml:space="preserve"> ADDIN ZOTERO_ITEM CSL_CITATION {"citationID":"swXJOfe7","properties":{"formattedCitation":"(Bolser and Hay 1996, Thornber et al. 2008, Dolecal and Long 2013)","plainCitation":"(Bolser and Hay 1996, Thornber et al. 2008, Dolecal and Long 2013)","noteIndex":0},"citationItems":[{"id":384,"uris":["http://zotero.org/users/6486635/items/4DCU7Q4F"],"itemData":{"id":384,"type":"article-journal","abstract":"Investigators working in both terrestrial and marine systems hypothesize that prey defenses are better developed in tropical than in temperate habitats because tropical consumers are more active and diverse. To investigate the hypothesis that chemical defenses are more potent in tropical than in temperate seaweeds, we conducted 38 feeding assays involving seven genera of algae. We offered tropical and temperate sea urchins the choice of a temperate alga from North Carolina or a closely related tropical alga from the Bahamas. Plants were freeze-dried, ground to a fine powder, embedded in agar, and presented in congeneric pairs (North Carolina species vs. Bahamian species), or same-species pairs, to the temperate urchin Arbacia punctulata and the tropical urchin Lytechinus variegatus. For the genera we tested (the red alga Amphiroa, the green alga Udotea, and the brown algae Dictyopteris, Dictyota, Lobophora, Padina, and Sargassum), we documented a general pattern in which the mean amount of North Carolina seaweeds eaten was approximately twice that of their Bahamian congeners. Dictyota was an exception to the overall pattern, in that mean consumption of temperate and tropical species was equivalent. In addition to showing a latitudinal difference in seaweed palatability, we found that some species exhibited significant, between-population variation in herbivore resistance on a local scale. The most notable example was Dictyota menstrualis from North Carolina. When collected from a shallow inshore site, this species was significantly more palatable than tropical species of Dictyota in four of six contrasts. When collected from a deeper offshore site, it was significantly less palatable than the tropical species in four of six contrasts. Thus, for this species, the between-population variance in palatability within a geographic region (North Carolina) bracketed the variance in palatability that we found among species and between regions.","container-title":"Ecology","DOI":"10.2307/2265730","ISSN":"00129658","issue":"8","language":"en","page":"2269-2286","source":"DOI.org (Crossref)","title":"Are Tropical Plants Better Defended? Palatability and Defenses of Temperate vs. Tropical Seaweeds","title-short":"Are Tropical Plants Better Defended?","volume":"77","author":[{"family":"Bolser","given":"Robin C."},{"family":"Hay","given":"Mark E."}],"issued":{"date-parts":[["1996",12]]}}},{"id":296,"uris":["http://zotero.org/users/6486635/items/ZNSAMNPB"],"itemData":{"id":296,"type":"article-journal","abstract":"Primary producers such as plants and macroalgae can vary in palatability to their herbivorous grazers; this leads to variation in the intensity of herbivory, which can play an important role in setting the composition and diversity of producer assemblages. However, despite strong gradients in the composition and abundance of herbivores across intertidal gradients, little is known about how macroalgal palatability and associated herbivore defenses vary across strong vertical gradients in marine rocky intertidal zones. Plant defense theory predicts that decreasing intensity of herbivory with increasing tidal elevation should result in higher intertidal species being more palatable and less defended than their lower intertidal counterparts. In this study, we examined the relative palatability of 9 pairs of closely related macroalgal species that occupy different elevations across this vertical gradient, to 3 of the most common local herbivores. We conducted controlled paired-choice feeding assays for every herbivore-algal species combination. Although we found no evidence for a vertical gradient in palatability consistent across all 3 herbivores, there were many significant, species-specific herbivore preferences driven by morphological and/or chemical properties of the macroalgae. In general, herbivores consumed more of the algae that they did not co-occur with: the lower intertidal herbivores Strongylocentrotus purpuratus and Tegula brunnea preferred higher intertidal algae overall, and the higher intertidal herbivore Tegula funebralis preferred lower intertidal algae. Our results suggest that the intensity of herbivory may change with tidal elevation in more complex ways than previously suspected, and that studies of macroalgal palatability and antiherbivore defenses in these systems will need to examine the relative impacts of a range of herbivores on algal community structure.","container-title":"Marine Ecology Progress Series","DOI":"10.3354/meps07406","ISSN":"0171-8630, 1616-1599","journalAbbreviation":"Mar. Ecol. Prog. Ser.","language":"en","page":"51-62","source":"DOI.org (Crossref)","title":"Differences in herbivore feeding preferences across a vertical rocky intertidal gradient","volume":"363","author":[{"family":"Thornber","given":"Cs"},{"family":"Jones","given":"E"},{"family":"Stachowicz","given":"Jj"}],"issued":{"date-parts":[["2008",7,15]]}}},{"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D646FB" w:rsidRPr="000B4D61">
        <w:rPr>
          <w:rFonts w:ascii="Times New Roman" w:eastAsia="Times New Roman" w:hAnsi="Times New Roman" w:cs="Times New Roman"/>
          <w:sz w:val="24"/>
          <w:szCs w:val="24"/>
        </w:rPr>
        <w:fldChar w:fldCharType="separate"/>
      </w:r>
      <w:r w:rsidR="00D646FB" w:rsidRPr="000B4D61">
        <w:rPr>
          <w:rFonts w:ascii="Times New Roman" w:eastAsia="Times New Roman" w:hAnsi="Times New Roman" w:cs="Times New Roman"/>
          <w:noProof/>
          <w:sz w:val="24"/>
          <w:szCs w:val="24"/>
        </w:rPr>
        <w:t>(Bolser and Hay 1996, Thornber et al. 2008, Dolecal and Long 2013)</w:t>
      </w:r>
      <w:r w:rsidR="00D646FB" w:rsidRPr="000B4D61">
        <w:rPr>
          <w:rFonts w:ascii="Times New Roman" w:eastAsia="Times New Roman" w:hAnsi="Times New Roman" w:cs="Times New Roman"/>
          <w:sz w:val="24"/>
          <w:szCs w:val="24"/>
        </w:rPr>
        <w:fldChar w:fldCharType="end"/>
      </w:r>
      <w:r w:rsidR="007D01F6">
        <w:rPr>
          <w:rFonts w:ascii="Times New Roman" w:eastAsia="Times New Roman" w:hAnsi="Times New Roman" w:cs="Times New Roman"/>
          <w:sz w:val="24"/>
          <w:szCs w:val="24"/>
        </w:rPr>
        <w:t>,</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we mixed homogenized </w:t>
      </w:r>
      <w:r w:rsidR="001E1433">
        <w:rPr>
          <w:rFonts w:ascii="Times New Roman" w:eastAsia="Times New Roman" w:hAnsi="Times New Roman" w:cs="Times New Roman"/>
          <w:sz w:val="24"/>
          <w:szCs w:val="24"/>
        </w:rPr>
        <w:t xml:space="preserve">freeze-dried </w:t>
      </w:r>
      <w:r w:rsidRPr="000B4D61">
        <w:rPr>
          <w:rFonts w:ascii="Times New Roman" w:eastAsia="Times New Roman" w:hAnsi="Times New Roman" w:cs="Times New Roman"/>
          <w:sz w:val="24"/>
          <w:szCs w:val="24"/>
        </w:rPr>
        <w:t xml:space="preserve">seaweed (5.6%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xml:space="preserve">) into a heated agar solution (2.0%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This mixture was poured into polypropylene petri dishes (50 mm) and allowed to cool for ~30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min. Once </w:t>
      </w:r>
      <w:r w:rsidR="001E1433">
        <w:rPr>
          <w:rFonts w:ascii="Times New Roman" w:eastAsia="Times New Roman" w:hAnsi="Times New Roman" w:cs="Times New Roman"/>
          <w:sz w:val="24"/>
          <w:szCs w:val="24"/>
        </w:rPr>
        <w:t>the food was solidified</w:t>
      </w:r>
      <w:r w:rsidRPr="000B4D61">
        <w:rPr>
          <w:rFonts w:ascii="Times New Roman" w:eastAsia="Times New Roman" w:hAnsi="Times New Roman" w:cs="Times New Roman"/>
          <w:sz w:val="24"/>
          <w:szCs w:val="24"/>
        </w:rPr>
        <w:t xml:space="preserve">, the agar-foods were blotted </w:t>
      </w:r>
      <w:r w:rsidR="00AC0ECA" w:rsidRPr="000B4D61">
        <w:rPr>
          <w:rFonts w:ascii="Times New Roman" w:eastAsia="Times New Roman" w:hAnsi="Times New Roman" w:cs="Times New Roman"/>
          <w:sz w:val="24"/>
          <w:szCs w:val="24"/>
        </w:rPr>
        <w:t>dry</w:t>
      </w:r>
      <w:r w:rsidR="00AC0ECA">
        <w:rPr>
          <w:rFonts w:ascii="Times New Roman" w:eastAsia="Times New Roman" w:hAnsi="Times New Roman" w:cs="Times New Roman"/>
          <w:sz w:val="24"/>
          <w:szCs w:val="24"/>
        </w:rPr>
        <w:t>,</w:t>
      </w:r>
      <w:r w:rsidR="00AC0ECA" w:rsidRPr="000B4D61">
        <w:rPr>
          <w:rFonts w:ascii="Times New Roman" w:eastAsia="Times New Roman" w:hAnsi="Times New Roman" w:cs="Times New Roman"/>
          <w:sz w:val="24"/>
          <w:szCs w:val="24"/>
        </w:rPr>
        <w:t xml:space="preserve"> weighed</w:t>
      </w:r>
      <w:r w:rsidR="001E1433">
        <w:rPr>
          <w:rFonts w:ascii="Times New Roman" w:eastAsia="Times New Roman" w:hAnsi="Times New Roman" w:cs="Times New Roman"/>
          <w:sz w:val="24"/>
          <w:szCs w:val="24"/>
        </w:rPr>
        <w:t>, and then</w:t>
      </w:r>
      <w:r w:rsidRPr="000B4D61">
        <w:rPr>
          <w:rFonts w:ascii="Times New Roman" w:eastAsia="Times New Roman" w:hAnsi="Times New Roman" w:cs="Times New Roman"/>
          <w:sz w:val="24"/>
          <w:szCs w:val="24"/>
        </w:rPr>
        <w:t xml:space="preserve"> offered to </w:t>
      </w:r>
      <w:r w:rsidR="00EF7DB4"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p>
    <w:p w14:paraId="0B04A4B3" w14:textId="1DC0C8DB" w:rsidR="0011538B" w:rsidRPr="000B4D61" w:rsidRDefault="00FE730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We secure</w:t>
      </w:r>
      <w:r w:rsidR="001E1433">
        <w:rPr>
          <w:rFonts w:ascii="Times New Roman" w:eastAsia="Times New Roman" w:hAnsi="Times New Roman" w:cs="Times New Roman"/>
          <w:sz w:val="24"/>
          <w:szCs w:val="24"/>
        </w:rPr>
        <w:t>d</w:t>
      </w:r>
      <w:r w:rsidRPr="000B4D61">
        <w:rPr>
          <w:rFonts w:ascii="Times New Roman" w:eastAsia="Times New Roman" w:hAnsi="Times New Roman" w:cs="Times New Roman"/>
          <w:sz w:val="24"/>
          <w:szCs w:val="24"/>
        </w:rPr>
        <w:t xml:space="preserve"> the petri dishes containing agar-based foods in random order along the length of 330 x 190 x 108 mm containers with mesh (</w:t>
      </w:r>
      <w:r w:rsidR="00380168" w:rsidRPr="000B4D61">
        <w:rPr>
          <w:rFonts w:ascii="Times New Roman" w:eastAsia="Times New Roman" w:hAnsi="Times New Roman" w:cs="Times New Roman"/>
          <w:sz w:val="24"/>
          <w:szCs w:val="24"/>
        </w:rPr>
        <w:t xml:space="preserve">2 </w:t>
      </w:r>
      <w:r w:rsidRPr="000B4D61">
        <w:rPr>
          <w:rFonts w:ascii="Times New Roman" w:eastAsia="Times New Roman" w:hAnsi="Times New Roman" w:cs="Times New Roman"/>
          <w:sz w:val="24"/>
          <w:szCs w:val="24"/>
        </w:rPr>
        <w:t xml:space="preserve">mm) covered tops (n=20, and n=10 controls). </w:t>
      </w:r>
      <w:r w:rsidR="001E1433">
        <w:rPr>
          <w:rFonts w:ascii="Times New Roman" w:eastAsia="Times New Roman" w:hAnsi="Times New Roman" w:cs="Times New Roman"/>
          <w:sz w:val="24"/>
          <w:szCs w:val="24"/>
        </w:rPr>
        <w:t>Because</w:t>
      </w:r>
      <w:r w:rsidR="001E1433" w:rsidRPr="000B4D61">
        <w:rPr>
          <w:rFonts w:ascii="Times New Roman" w:eastAsia="Times New Roman" w:hAnsi="Times New Roman" w:cs="Times New Roman"/>
          <w:sz w:val="24"/>
          <w:szCs w:val="24"/>
        </w:rPr>
        <w:t xml:space="preserve"> </w:t>
      </w:r>
      <w:r w:rsidR="001E1433">
        <w:rPr>
          <w:rFonts w:ascii="Times New Roman" w:eastAsia="Times New Roman" w:hAnsi="Times New Roman" w:cs="Times New Roman"/>
          <w:sz w:val="24"/>
          <w:szCs w:val="24"/>
        </w:rPr>
        <w:t xml:space="preserve">our </w:t>
      </w:r>
      <w:r w:rsidR="001E1433" w:rsidRPr="000B4D61">
        <w:rPr>
          <w:rFonts w:ascii="Times New Roman" w:eastAsia="Times New Roman" w:hAnsi="Times New Roman" w:cs="Times New Roman"/>
          <w:sz w:val="24"/>
          <w:szCs w:val="24"/>
        </w:rPr>
        <w:t xml:space="preserve">previous experiments </w:t>
      </w:r>
      <w:r w:rsidR="001E1433">
        <w:rPr>
          <w:rFonts w:ascii="Times New Roman" w:eastAsia="Times New Roman" w:hAnsi="Times New Roman" w:cs="Times New Roman"/>
          <w:sz w:val="24"/>
          <w:szCs w:val="24"/>
        </w:rPr>
        <w:t>found</w:t>
      </w:r>
      <w:r w:rsidR="001E1433" w:rsidRPr="000B4D61">
        <w:rPr>
          <w:rFonts w:ascii="Times New Roman" w:eastAsia="Times New Roman" w:hAnsi="Times New Roman" w:cs="Times New Roman"/>
          <w:sz w:val="24"/>
          <w:szCs w:val="24"/>
        </w:rPr>
        <w:t xml:space="preserve"> negligible autogenic growth in agar-based foods </w:t>
      </w:r>
      <w:r w:rsidR="001E1433">
        <w:rPr>
          <w:rFonts w:ascii="Times New Roman" w:eastAsia="Times New Roman" w:hAnsi="Times New Roman" w:cs="Times New Roman"/>
          <w:sz w:val="24"/>
          <w:szCs w:val="24"/>
        </w:rPr>
        <w:t>not exposed to consumers</w:t>
      </w:r>
      <w:r w:rsidR="001E1433" w:rsidRPr="000B4D61">
        <w:rPr>
          <w:rFonts w:ascii="Times New Roman" w:eastAsia="Times New Roman" w:hAnsi="Times New Roman" w:cs="Times New Roman"/>
          <w:sz w:val="24"/>
          <w:szCs w:val="24"/>
        </w:rPr>
        <w:t xml:space="preserve">, we reduced the number of controls to one control for every two experimental replicates. </w:t>
      </w:r>
      <w:r w:rsidRPr="000B4D61">
        <w:rPr>
          <w:rFonts w:ascii="Times New Roman" w:eastAsia="Times New Roman" w:hAnsi="Times New Roman" w:cs="Times New Roman"/>
          <w:sz w:val="24"/>
          <w:szCs w:val="24"/>
        </w:rPr>
        <w:t xml:space="preserve">The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placed on the opposite side of the container and allowed to feed. These assays began simultaneously on November 11, 2019. After ~36 hours, all petri dishes were removed from the replicate, blotted dry, and reweighed. We calculated changes in mass using the </w:t>
      </w:r>
      <w:r w:rsidR="001E1433">
        <w:rPr>
          <w:rFonts w:ascii="Times New Roman" w:eastAsia="Times New Roman" w:hAnsi="Times New Roman" w:cs="Times New Roman"/>
          <w:sz w:val="24"/>
          <w:szCs w:val="24"/>
        </w:rPr>
        <w:t xml:space="preserve">previous </w:t>
      </w:r>
      <w:r w:rsidR="00F626BD">
        <w:rPr>
          <w:rFonts w:ascii="Times New Roman" w:eastAsia="Times New Roman" w:hAnsi="Times New Roman" w:cs="Times New Roman"/>
          <w:sz w:val="24"/>
          <w:szCs w:val="24"/>
        </w:rPr>
        <w:t xml:space="preserve">autogenic growth </w:t>
      </w:r>
      <w:r w:rsidR="001E1433">
        <w:rPr>
          <w:rFonts w:ascii="Times New Roman" w:eastAsia="Times New Roman" w:hAnsi="Times New Roman" w:cs="Times New Roman"/>
          <w:sz w:val="24"/>
          <w:szCs w:val="24"/>
        </w:rPr>
        <w:t>formula</w:t>
      </w:r>
      <w:r w:rsidRPr="000B4D61">
        <w:rPr>
          <w:rFonts w:ascii="Times New Roman" w:eastAsia="Times New Roman" w:hAnsi="Times New Roman" w:cs="Times New Roman"/>
          <w:sz w:val="24"/>
          <w:szCs w:val="24"/>
        </w:rPr>
        <w:t>.</w:t>
      </w:r>
    </w:p>
    <w:p w14:paraId="52C02920"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25B32C8A" w14:textId="5F05EF42" w:rsidR="00214DEC" w:rsidRPr="000B4D61" w:rsidRDefault="0011538B"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Statistical Analyses</w:t>
      </w:r>
    </w:p>
    <w:p w14:paraId="6A80DB2A" w14:textId="761E32C5"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7D01F6">
        <w:rPr>
          <w:rFonts w:ascii="Times New Roman" w:eastAsia="Times New Roman" w:hAnsi="Times New Roman" w:cs="Times New Roman"/>
          <w:sz w:val="24"/>
          <w:szCs w:val="24"/>
          <w:highlight w:val="yellow"/>
        </w:rPr>
        <w:t xml:space="preserve">To test the effect of all diet treatments including seaweeds (i.e., all but “starved” treatment) on final dry tissue </w:t>
      </w:r>
      <w:r w:rsidR="00DF1CEE" w:rsidRPr="007D01F6">
        <w:rPr>
          <w:rFonts w:ascii="Times New Roman" w:eastAsia="Times New Roman" w:hAnsi="Times New Roman" w:cs="Times New Roman"/>
          <w:sz w:val="24"/>
          <w:szCs w:val="24"/>
          <w:highlight w:val="yellow"/>
        </w:rPr>
        <w:t>mass</w:t>
      </w:r>
      <w:r w:rsidRPr="007D01F6">
        <w:rPr>
          <w:rFonts w:ascii="Times New Roman" w:eastAsia="Times New Roman" w:hAnsi="Times New Roman" w:cs="Times New Roman"/>
          <w:sz w:val="24"/>
          <w:szCs w:val="24"/>
          <w:highlight w:val="yellow"/>
        </w:rPr>
        <w:t xml:space="preserve">, </w:t>
      </w:r>
      <w:r w:rsidR="00CB591A" w:rsidRPr="007D01F6">
        <w:rPr>
          <w:rFonts w:ascii="Times New Roman" w:eastAsia="Times New Roman" w:hAnsi="Times New Roman" w:cs="Times New Roman"/>
          <w:sz w:val="24"/>
          <w:szCs w:val="24"/>
          <w:highlight w:val="yellow"/>
        </w:rPr>
        <w:t xml:space="preserve">we analyzed final dry </w:t>
      </w:r>
      <w:r w:rsidR="003B7CBD" w:rsidRPr="007D01F6">
        <w:rPr>
          <w:rFonts w:ascii="Times New Roman" w:eastAsia="Times New Roman" w:hAnsi="Times New Roman" w:cs="Times New Roman"/>
          <w:sz w:val="24"/>
          <w:szCs w:val="24"/>
          <w:highlight w:val="yellow"/>
        </w:rPr>
        <w:t>tissue mass</w:t>
      </w:r>
      <w:commentRangeStart w:id="2"/>
      <w:r w:rsidRPr="007D01F6">
        <w:rPr>
          <w:rFonts w:ascii="Times New Roman" w:eastAsia="Times New Roman" w:hAnsi="Times New Roman" w:cs="Times New Roman"/>
          <w:sz w:val="24"/>
          <w:szCs w:val="24"/>
          <w:highlight w:val="yellow"/>
        </w:rPr>
        <w:t xml:space="preserve"> </w:t>
      </w:r>
      <w:commentRangeEnd w:id="2"/>
      <w:r w:rsidR="00F774CD" w:rsidRPr="007D01F6">
        <w:rPr>
          <w:rStyle w:val="CommentReference"/>
          <w:highlight w:val="yellow"/>
        </w:rPr>
        <w:commentReference w:id="2"/>
      </w:r>
      <w:r w:rsidR="00AA68CE" w:rsidRPr="007D01F6">
        <w:rPr>
          <w:rFonts w:ascii="Times New Roman" w:eastAsia="Times New Roman" w:hAnsi="Times New Roman" w:cs="Times New Roman"/>
          <w:sz w:val="24"/>
          <w:szCs w:val="24"/>
          <w:highlight w:val="yellow"/>
        </w:rPr>
        <w:t xml:space="preserve"> </w:t>
      </w:r>
      <w:r w:rsidR="003B7CBD" w:rsidRPr="007D01F6">
        <w:rPr>
          <w:rFonts w:ascii="Times New Roman" w:eastAsia="Times New Roman" w:hAnsi="Times New Roman" w:cs="Times New Roman"/>
          <w:sz w:val="24"/>
          <w:szCs w:val="24"/>
          <w:highlight w:val="yellow"/>
        </w:rPr>
        <w:t>using a Linear Mixed Effects Model (LMEM) with detritivore species and diet as main effects and their interaction</w:t>
      </w:r>
      <w:r w:rsidR="00F626BD">
        <w:rPr>
          <w:rFonts w:ascii="Times New Roman" w:eastAsia="Times New Roman" w:hAnsi="Times New Roman" w:cs="Times New Roman"/>
          <w:sz w:val="24"/>
          <w:szCs w:val="24"/>
          <w:highlight w:val="yellow"/>
        </w:rPr>
        <w:t xml:space="preserve">. We </w:t>
      </w:r>
      <w:r w:rsidR="003B7CBD" w:rsidRPr="007D01F6">
        <w:rPr>
          <w:rFonts w:ascii="Times New Roman" w:eastAsia="Times New Roman" w:hAnsi="Times New Roman" w:cs="Times New Roman"/>
          <w:sz w:val="24"/>
          <w:szCs w:val="24"/>
          <w:highlight w:val="yellow"/>
        </w:rPr>
        <w:t xml:space="preserve">included estimated initial dry masses as random effect </w:t>
      </w:r>
      <w:r w:rsidR="00F626BD">
        <w:rPr>
          <w:rFonts w:ascii="Times New Roman" w:eastAsia="Times New Roman" w:hAnsi="Times New Roman" w:cs="Times New Roman"/>
          <w:sz w:val="24"/>
          <w:szCs w:val="24"/>
          <w:highlight w:val="yellow"/>
        </w:rPr>
        <w:t xml:space="preserve">in the model </w:t>
      </w:r>
      <w:r w:rsidR="003B7CBD" w:rsidRPr="007D01F6">
        <w:rPr>
          <w:rFonts w:ascii="Times New Roman" w:eastAsia="Times New Roman" w:hAnsi="Times New Roman" w:cs="Times New Roman"/>
          <w:sz w:val="24"/>
          <w:szCs w:val="24"/>
          <w:highlight w:val="yellow"/>
        </w:rPr>
        <w:t xml:space="preserve">to account for differences in starting mass. </w:t>
      </w:r>
      <w:r w:rsidRPr="007D01F6">
        <w:rPr>
          <w:rFonts w:ascii="Times New Roman" w:eastAsia="Times New Roman" w:hAnsi="Times New Roman" w:cs="Times New Roman"/>
          <w:sz w:val="24"/>
          <w:szCs w:val="24"/>
          <w:highlight w:val="yellow"/>
        </w:rPr>
        <w:t xml:space="preserve"> </w:t>
      </w:r>
      <w:commentRangeStart w:id="3"/>
      <w:r w:rsidRPr="007D01F6">
        <w:rPr>
          <w:rFonts w:ascii="Times New Roman" w:eastAsia="Times New Roman" w:hAnsi="Times New Roman" w:cs="Times New Roman"/>
          <w:sz w:val="24"/>
          <w:szCs w:val="24"/>
          <w:highlight w:val="yellow"/>
        </w:rPr>
        <w:t xml:space="preserve">Starvation treatments were </w:t>
      </w:r>
      <w:r w:rsidR="003B7CBD" w:rsidRPr="007D01F6">
        <w:rPr>
          <w:rFonts w:ascii="Times New Roman" w:eastAsia="Times New Roman" w:hAnsi="Times New Roman" w:cs="Times New Roman"/>
          <w:sz w:val="24"/>
          <w:szCs w:val="24"/>
          <w:highlight w:val="yellow"/>
        </w:rPr>
        <w:t>used</w:t>
      </w:r>
      <w:r w:rsidRPr="007D01F6">
        <w:rPr>
          <w:rFonts w:ascii="Times New Roman" w:eastAsia="Times New Roman" w:hAnsi="Times New Roman" w:cs="Times New Roman"/>
          <w:sz w:val="24"/>
          <w:szCs w:val="24"/>
          <w:highlight w:val="yellow"/>
        </w:rPr>
        <w:t xml:space="preserve"> for reference</w:t>
      </w:r>
      <w:r w:rsidR="00CB591A" w:rsidRPr="007D01F6">
        <w:rPr>
          <w:rFonts w:ascii="Times New Roman" w:eastAsia="Times New Roman" w:hAnsi="Times New Roman" w:cs="Times New Roman"/>
          <w:sz w:val="24"/>
          <w:szCs w:val="24"/>
          <w:highlight w:val="yellow"/>
        </w:rPr>
        <w:t xml:space="preserve"> but were not included in the model</w:t>
      </w:r>
      <w:r w:rsidRPr="007D01F6">
        <w:rPr>
          <w:rFonts w:ascii="Times New Roman" w:eastAsia="Times New Roman" w:hAnsi="Times New Roman" w:cs="Times New Roman"/>
          <w:sz w:val="24"/>
          <w:szCs w:val="24"/>
          <w:highlight w:val="yellow"/>
        </w:rPr>
        <w:t>.</w:t>
      </w:r>
      <w:commentRangeEnd w:id="3"/>
      <w:r w:rsidRPr="007D01F6">
        <w:rPr>
          <w:rFonts w:ascii="Times New Roman" w:hAnsi="Times New Roman" w:cs="Times New Roman"/>
          <w:sz w:val="24"/>
          <w:szCs w:val="24"/>
          <w:highlight w:val="yellow"/>
        </w:rPr>
        <w:commentReference w:id="3"/>
      </w:r>
      <w:r w:rsidRPr="007D01F6">
        <w:rPr>
          <w:rFonts w:ascii="Times New Roman" w:eastAsia="Times New Roman" w:hAnsi="Times New Roman" w:cs="Times New Roman"/>
          <w:sz w:val="24"/>
          <w:szCs w:val="24"/>
          <w:highlight w:val="yellow"/>
        </w:rPr>
        <w:t xml:space="preserve"> </w:t>
      </w:r>
      <w:r w:rsidR="00D34E1E" w:rsidRPr="007D01F6">
        <w:rPr>
          <w:rFonts w:ascii="Times New Roman" w:eastAsia="Times New Roman" w:hAnsi="Times New Roman" w:cs="Times New Roman"/>
          <w:sz w:val="24"/>
          <w:szCs w:val="24"/>
          <w:highlight w:val="yellow"/>
        </w:rPr>
        <w:t xml:space="preserve">To test the effect of diet </w:t>
      </w:r>
      <w:r w:rsidR="00DD6772" w:rsidRPr="007D01F6">
        <w:rPr>
          <w:rFonts w:ascii="Times New Roman" w:eastAsia="Times New Roman" w:hAnsi="Times New Roman" w:cs="Times New Roman"/>
          <w:sz w:val="24"/>
          <w:szCs w:val="24"/>
          <w:highlight w:val="yellow"/>
        </w:rPr>
        <w:t>on changes in</w:t>
      </w:r>
      <w:r w:rsidR="00D34E1E" w:rsidRPr="007D01F6">
        <w:rPr>
          <w:rFonts w:ascii="Times New Roman" w:eastAsia="Times New Roman" w:hAnsi="Times New Roman" w:cs="Times New Roman"/>
          <w:sz w:val="24"/>
          <w:szCs w:val="24"/>
          <w:highlight w:val="yellow"/>
        </w:rPr>
        <w:t xml:space="preserve"> </w:t>
      </w:r>
      <w:r w:rsidR="003B7CBD" w:rsidRPr="007D01F6">
        <w:rPr>
          <w:rFonts w:ascii="Times New Roman" w:eastAsia="Times New Roman" w:hAnsi="Times New Roman" w:cs="Times New Roman"/>
          <w:sz w:val="24"/>
          <w:szCs w:val="24"/>
          <w:highlight w:val="yellow"/>
        </w:rPr>
        <w:t>self-</w:t>
      </w:r>
      <w:r w:rsidR="00D34E1E" w:rsidRPr="007D01F6">
        <w:rPr>
          <w:rFonts w:ascii="Times New Roman" w:eastAsia="Times New Roman" w:hAnsi="Times New Roman" w:cs="Times New Roman"/>
          <w:sz w:val="24"/>
          <w:szCs w:val="24"/>
          <w:highlight w:val="yellow"/>
        </w:rPr>
        <w:t>righting times of abalone, w</w:t>
      </w:r>
      <w:r w:rsidRPr="007D01F6">
        <w:rPr>
          <w:rFonts w:ascii="Times New Roman" w:eastAsia="Times New Roman" w:hAnsi="Times New Roman" w:cs="Times New Roman"/>
          <w:sz w:val="24"/>
          <w:szCs w:val="24"/>
          <w:highlight w:val="yellow"/>
        </w:rPr>
        <w:t xml:space="preserve">e used </w:t>
      </w:r>
      <w:r w:rsidR="001D7A2A" w:rsidRPr="007D01F6">
        <w:rPr>
          <w:rFonts w:ascii="Times New Roman" w:eastAsia="Times New Roman" w:hAnsi="Times New Roman" w:cs="Times New Roman"/>
          <w:sz w:val="24"/>
          <w:szCs w:val="24"/>
          <w:highlight w:val="yellow"/>
        </w:rPr>
        <w:t xml:space="preserve">a </w:t>
      </w:r>
      <w:r w:rsidR="003B7CBD" w:rsidRPr="007D01F6">
        <w:rPr>
          <w:rFonts w:ascii="Times New Roman" w:eastAsia="Times New Roman" w:hAnsi="Times New Roman" w:cs="Times New Roman"/>
          <w:sz w:val="24"/>
          <w:szCs w:val="24"/>
          <w:highlight w:val="yellow"/>
        </w:rPr>
        <w:t>LMEM with self-righting time difference (</w:t>
      </w:r>
      <w:r w:rsidR="007D01F6" w:rsidRPr="007D01F6">
        <w:rPr>
          <w:rFonts w:ascii="Times New Roman" w:eastAsia="Times New Roman" w:hAnsi="Times New Roman" w:cs="Times New Roman"/>
          <w:sz w:val="24"/>
          <w:szCs w:val="24"/>
          <w:highlight w:val="yellow"/>
        </w:rPr>
        <w:t>before treatment – after treatment) with diet as the main factor and replicate number as a random factor to account for within-subject variability and repeated measures.</w:t>
      </w:r>
      <w:r w:rsidR="007D01F6">
        <w:rPr>
          <w:rFonts w:ascii="Times New Roman" w:eastAsia="Times New Roman" w:hAnsi="Times New Roman" w:cs="Times New Roman"/>
          <w:sz w:val="24"/>
          <w:szCs w:val="24"/>
        </w:rPr>
        <w:t xml:space="preserve"> </w:t>
      </w:r>
    </w:p>
    <w:p w14:paraId="3E80B6D2" w14:textId="7FF6772F" w:rsidR="00FE7306" w:rsidRDefault="00E31F3F"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For preference </w:t>
      </w:r>
      <w:r w:rsidR="0011538B" w:rsidRPr="000B4D61">
        <w:rPr>
          <w:rFonts w:ascii="Times New Roman" w:eastAsia="Times New Roman" w:hAnsi="Times New Roman" w:cs="Times New Roman"/>
          <w:sz w:val="24"/>
          <w:szCs w:val="24"/>
        </w:rPr>
        <w:t xml:space="preserve">assays, we compared changes in seaweed mass, corrected for autogenic growth, using Paired t-tests for each </w:t>
      </w:r>
      <w:r w:rsidR="00EF7DB4" w:rsidRPr="000B4D61">
        <w:rPr>
          <w:rFonts w:ascii="Times New Roman" w:eastAsia="Times New Roman" w:hAnsi="Times New Roman" w:cs="Times New Roman"/>
          <w:sz w:val="24"/>
          <w:szCs w:val="24"/>
        </w:rPr>
        <w:t>consumer</w:t>
      </w:r>
      <w:r w:rsidR="0011538B" w:rsidRPr="000B4D61">
        <w:rPr>
          <w:rFonts w:ascii="Times New Roman" w:eastAsia="Times New Roman" w:hAnsi="Times New Roman" w:cs="Times New Roman"/>
          <w:sz w:val="24"/>
          <w:szCs w:val="24"/>
        </w:rPr>
        <w:t xml:space="preserve"> species</w:t>
      </w:r>
      <w:r w:rsidR="00FE7306" w:rsidRPr="000B4D61">
        <w:rPr>
          <w:rFonts w:ascii="Times New Roman" w:eastAsia="Times New Roman" w:hAnsi="Times New Roman" w:cs="Times New Roman"/>
          <w:sz w:val="24"/>
          <w:szCs w:val="24"/>
        </w:rPr>
        <w:t xml:space="preserve">. </w:t>
      </w:r>
      <w:r w:rsidR="007A23CC">
        <w:rPr>
          <w:rFonts w:ascii="Times New Roman" w:eastAsia="Times New Roman" w:hAnsi="Times New Roman" w:cs="Times New Roman"/>
          <w:sz w:val="24"/>
          <w:szCs w:val="24"/>
        </w:rPr>
        <w:t>For the native benthic seaweed assay, w</w:t>
      </w:r>
      <w:r w:rsidR="00FE7306" w:rsidRPr="000B4D61">
        <w:rPr>
          <w:rFonts w:ascii="Times New Roman" w:eastAsia="Times New Roman" w:hAnsi="Times New Roman" w:cs="Times New Roman"/>
          <w:sz w:val="24"/>
          <w:szCs w:val="24"/>
        </w:rPr>
        <w:t xml:space="preserve">e used a </w:t>
      </w:r>
      <w:r w:rsidR="00F626BD">
        <w:rPr>
          <w:rFonts w:ascii="Times New Roman" w:eastAsia="Times New Roman" w:hAnsi="Times New Roman" w:cs="Times New Roman"/>
          <w:sz w:val="24"/>
          <w:szCs w:val="24"/>
        </w:rPr>
        <w:t>LMEM</w:t>
      </w:r>
      <w:r w:rsidR="00FE7306" w:rsidRPr="000B4D61">
        <w:rPr>
          <w:rFonts w:ascii="Times New Roman" w:eastAsia="Times New Roman" w:hAnsi="Times New Roman" w:cs="Times New Roman"/>
          <w:sz w:val="24"/>
          <w:szCs w:val="24"/>
        </w:rPr>
        <w:t xml:space="preserve"> to investigate the effects of wrack species and native benthic seaweeds on consumption. The model included wrack type (native vs. </w:t>
      </w:r>
      <w:proofErr w:type="gramStart"/>
      <w:r w:rsidR="00FE7306" w:rsidRPr="000B4D61">
        <w:rPr>
          <w:rFonts w:ascii="Times New Roman" w:eastAsia="Times New Roman" w:hAnsi="Times New Roman" w:cs="Times New Roman"/>
          <w:sz w:val="24"/>
          <w:szCs w:val="24"/>
        </w:rPr>
        <w:t>invasive;</w:t>
      </w:r>
      <w:proofErr w:type="gramEnd"/>
      <w:r w:rsidR="00FE7306" w:rsidRPr="000B4D61">
        <w:rPr>
          <w:rFonts w:ascii="Times New Roman" w:eastAsia="Times New Roman" w:hAnsi="Times New Roman" w:cs="Times New Roman"/>
          <w:sz w:val="24"/>
          <w:szCs w:val="24"/>
        </w:rPr>
        <w:t xml:space="preserve"> i.e. kelp vs. devilweed, respectively) and seaweed species </w:t>
      </w:r>
      <w:r w:rsidR="007A23CC">
        <w:rPr>
          <w:rFonts w:ascii="Times New Roman" w:eastAsia="Times New Roman" w:hAnsi="Times New Roman" w:cs="Times New Roman"/>
          <w:sz w:val="24"/>
          <w:szCs w:val="24"/>
        </w:rPr>
        <w:t>(</w:t>
      </w:r>
      <w:r w:rsidR="007D01F6">
        <w:rPr>
          <w:rFonts w:ascii="Times New Roman" w:eastAsia="Times New Roman" w:hAnsi="Times New Roman" w:cs="Times New Roman"/>
          <w:iCs/>
          <w:sz w:val="24"/>
          <w:szCs w:val="24"/>
        </w:rPr>
        <w:t>sea lettuce, brown rockweed, and red seaweed</w:t>
      </w:r>
      <w:r w:rsidR="007A23CC">
        <w:rPr>
          <w:rFonts w:ascii="Times New Roman" w:eastAsia="Times New Roman" w:hAnsi="Times New Roman" w:cs="Times New Roman"/>
          <w:sz w:val="24"/>
          <w:szCs w:val="24"/>
        </w:rPr>
        <w:t xml:space="preserve">) </w:t>
      </w:r>
      <w:r w:rsidR="00FE7306" w:rsidRPr="000B4D61">
        <w:rPr>
          <w:rFonts w:ascii="Times New Roman" w:eastAsia="Times New Roman" w:hAnsi="Times New Roman" w:cs="Times New Roman"/>
          <w:sz w:val="24"/>
          <w:szCs w:val="24"/>
        </w:rPr>
        <w:t xml:space="preserve">as fixed factors, and their interaction. We also included a random </w:t>
      </w:r>
      <w:r w:rsidR="00F626BD">
        <w:rPr>
          <w:rFonts w:ascii="Times New Roman" w:eastAsia="Times New Roman" w:hAnsi="Times New Roman" w:cs="Times New Roman"/>
          <w:sz w:val="24"/>
          <w:szCs w:val="24"/>
        </w:rPr>
        <w:t>factor</w:t>
      </w:r>
      <w:r w:rsidR="00FE7306" w:rsidRPr="000B4D61">
        <w:rPr>
          <w:rFonts w:ascii="Times New Roman" w:eastAsia="Times New Roman" w:hAnsi="Times New Roman" w:cs="Times New Roman"/>
          <w:sz w:val="24"/>
          <w:szCs w:val="24"/>
        </w:rPr>
        <w:t xml:space="preserve"> for replicate number to account for non-independence</w:t>
      </w:r>
      <w:r w:rsidR="007A23CC">
        <w:rPr>
          <w:rFonts w:ascii="Times New Roman" w:eastAsia="Times New Roman" w:hAnsi="Times New Roman" w:cs="Times New Roman"/>
          <w:sz w:val="24"/>
          <w:szCs w:val="24"/>
        </w:rPr>
        <w:t xml:space="preserve"> because </w:t>
      </w:r>
      <w:r w:rsidR="00FE7306" w:rsidRPr="000B4D61">
        <w:rPr>
          <w:rFonts w:ascii="Times New Roman" w:eastAsia="Times New Roman" w:hAnsi="Times New Roman" w:cs="Times New Roman"/>
          <w:sz w:val="24"/>
          <w:szCs w:val="24"/>
        </w:rPr>
        <w:t>seaweed choice was not independent within replicates.</w:t>
      </w:r>
      <w:r w:rsidR="009B3814">
        <w:rPr>
          <w:rFonts w:ascii="Times New Roman" w:eastAsia="Times New Roman" w:hAnsi="Times New Roman" w:cs="Times New Roman"/>
          <w:sz w:val="24"/>
          <w:szCs w:val="24"/>
        </w:rPr>
        <w:t xml:space="preserve"> </w:t>
      </w:r>
    </w:p>
    <w:p w14:paraId="1EDEC5F5" w14:textId="760E0F01" w:rsidR="00C45951" w:rsidRPr="000B4D61" w:rsidRDefault="00C45951" w:rsidP="00C4595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All statistical analyses </w:t>
      </w:r>
      <w:r>
        <w:rPr>
          <w:rFonts w:ascii="Times New Roman" w:eastAsia="Times New Roman" w:hAnsi="Times New Roman" w:cs="Times New Roman"/>
          <w:sz w:val="24"/>
          <w:szCs w:val="24"/>
        </w:rPr>
        <w:t xml:space="preserve">and visualizations </w:t>
      </w:r>
      <w:r w:rsidRPr="000B4D61">
        <w:rPr>
          <w:rFonts w:ascii="Times New Roman" w:eastAsia="Times New Roman" w:hAnsi="Times New Roman" w:cs="Times New Roman"/>
          <w:sz w:val="24"/>
          <w:szCs w:val="24"/>
        </w:rPr>
        <w:t xml:space="preserve">were conducted using </w:t>
      </w:r>
      <w:r>
        <w:rPr>
          <w:rFonts w:ascii="Times New Roman" w:eastAsia="Times New Roman" w:hAnsi="Times New Roman" w:cs="Times New Roman"/>
          <w:sz w:val="24"/>
          <w:szCs w:val="24"/>
        </w:rPr>
        <w:t xml:space="preserve">the </w:t>
      </w:r>
      <w:r w:rsidRPr="000B4D61">
        <w:rPr>
          <w:rFonts w:ascii="Times New Roman" w:eastAsia="Times New Roman" w:hAnsi="Times New Roman" w:cs="Times New Roman"/>
          <w:sz w:val="24"/>
          <w:szCs w:val="24"/>
        </w:rPr>
        <w:t xml:space="preserve">R </w:t>
      </w:r>
      <w:r>
        <w:rPr>
          <w:rFonts w:ascii="Times New Roman" w:eastAsia="Times New Roman" w:hAnsi="Times New Roman" w:cs="Times New Roman"/>
          <w:sz w:val="24"/>
          <w:szCs w:val="24"/>
        </w:rPr>
        <w:t>Programming Language</w:t>
      </w:r>
      <w:r w:rsidRPr="000B4D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 Core Team, 2023</w:t>
      </w:r>
      <w:r w:rsidRPr="000B4D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Linear and mixed effect models were conducted using the R base and </w:t>
      </w:r>
      <w:r w:rsidR="00AE5E40">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nlme</w:t>
      </w:r>
      <w:proofErr w:type="spellEnd"/>
      <w:r w:rsidR="00AE5E4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packages</w:t>
      </w:r>
      <w:r w:rsidRPr="008F6DA9">
        <w:rPr>
          <w:rFonts w:ascii="Times New Roman" w:hAnsi="Times New Roman" w:cs="Times New Roman"/>
          <w:sz w:val="24"/>
          <w:szCs w:val="24"/>
        </w:rPr>
        <w:t>.</w:t>
      </w:r>
      <w:r>
        <w:rPr>
          <w:rFonts w:ascii="Times New Roman" w:hAnsi="Times New Roman" w:cs="Times New Roman"/>
          <w:sz w:val="24"/>
          <w:szCs w:val="24"/>
        </w:rPr>
        <w:t xml:space="preserve"> </w:t>
      </w:r>
      <w:r w:rsidRPr="008F6DA9">
        <w:rPr>
          <w:rFonts w:ascii="Times New Roman" w:eastAsia="Times New Roman" w:hAnsi="Times New Roman" w:cs="Times New Roman"/>
          <w:sz w:val="24"/>
          <w:szCs w:val="24"/>
        </w:rPr>
        <w:t>Necessary assumptions</w:t>
      </w:r>
      <w:r w:rsidRPr="000B4D61">
        <w:rPr>
          <w:rFonts w:ascii="Times New Roman" w:eastAsia="Times New Roman" w:hAnsi="Times New Roman" w:cs="Times New Roman"/>
          <w:sz w:val="24"/>
          <w:szCs w:val="24"/>
        </w:rPr>
        <w:t xml:space="preserve"> were met for statistical analyses and post-hoc tests were conducted as needed. </w:t>
      </w:r>
    </w:p>
    <w:p w14:paraId="19523A02"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182411D6" w14:textId="15DB4AB9" w:rsidR="0011538B" w:rsidRPr="000B4D61" w:rsidRDefault="0011538B"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Results</w:t>
      </w:r>
    </w:p>
    <w:p w14:paraId="22D9FEED" w14:textId="77777777" w:rsidR="00E31F3F" w:rsidRPr="000B4D61" w:rsidRDefault="00E31F3F" w:rsidP="000B4D61">
      <w:pPr>
        <w:spacing w:line="480" w:lineRule="auto"/>
        <w:jc w:val="both"/>
        <w:rPr>
          <w:rFonts w:ascii="Times New Roman" w:eastAsia="Times New Roman" w:hAnsi="Times New Roman" w:cs="Times New Roman"/>
          <w:i/>
          <w:sz w:val="24"/>
          <w:szCs w:val="24"/>
        </w:rPr>
      </w:pPr>
      <w:r w:rsidRPr="000B4D61">
        <w:rPr>
          <w:rFonts w:ascii="Times New Roman" w:eastAsia="Times New Roman" w:hAnsi="Times New Roman" w:cs="Times New Roman"/>
          <w:i/>
          <w:sz w:val="24"/>
          <w:szCs w:val="24"/>
        </w:rPr>
        <w:t xml:space="preserve">Performance </w:t>
      </w:r>
    </w:p>
    <w:p w14:paraId="75360BA3" w14:textId="122C60F7" w:rsidR="00CA66E4" w:rsidRDefault="004A332C" w:rsidP="000B4D6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diet</w:t>
      </w:r>
      <w:r w:rsidR="00E31F3F" w:rsidRPr="000B4D61">
        <w:rPr>
          <w:rFonts w:ascii="Times New Roman" w:eastAsia="Times New Roman" w:hAnsi="Times New Roman" w:cs="Times New Roman"/>
          <w:sz w:val="24"/>
          <w:szCs w:val="24"/>
        </w:rPr>
        <w:t xml:space="preserve"> </w:t>
      </w:r>
      <w:r w:rsidR="001A201A">
        <w:rPr>
          <w:rFonts w:ascii="Times New Roman" w:eastAsia="Times New Roman" w:hAnsi="Times New Roman" w:cs="Times New Roman"/>
          <w:sz w:val="24"/>
          <w:szCs w:val="24"/>
        </w:rPr>
        <w:t xml:space="preserve">and detritivore species </w:t>
      </w:r>
      <w:r w:rsidR="00E31F3F" w:rsidRPr="000B4D61">
        <w:rPr>
          <w:rFonts w:ascii="Times New Roman" w:eastAsia="Times New Roman" w:hAnsi="Times New Roman" w:cs="Times New Roman"/>
          <w:sz w:val="24"/>
          <w:szCs w:val="24"/>
        </w:rPr>
        <w:t>influenced growth</w:t>
      </w:r>
      <w:r w:rsidR="00CA66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detritivore soft tissue </w:t>
      </w:r>
      <w:r w:rsidR="00CA66E4" w:rsidRPr="000B4D61">
        <w:rPr>
          <w:rFonts w:ascii="Times New Roman" w:eastAsia="Times New Roman" w:hAnsi="Times New Roman" w:cs="Times New Roman"/>
          <w:sz w:val="24"/>
          <w:szCs w:val="24"/>
        </w:rPr>
        <w:t xml:space="preserve">(F= </w:t>
      </w:r>
      <w:r w:rsidR="001A201A">
        <w:rPr>
          <w:rFonts w:ascii="Times New Roman" w:eastAsia="Times New Roman" w:hAnsi="Times New Roman" w:cs="Times New Roman"/>
          <w:sz w:val="24"/>
          <w:szCs w:val="24"/>
        </w:rPr>
        <w:t>15.573</w:t>
      </w:r>
      <w:r w:rsidR="00CA66E4" w:rsidRPr="000B4D61">
        <w:rPr>
          <w:rFonts w:ascii="Times New Roman" w:eastAsia="Times New Roman" w:hAnsi="Times New Roman" w:cs="Times New Roman"/>
          <w:sz w:val="24"/>
          <w:szCs w:val="24"/>
        </w:rPr>
        <w:t>, p&lt;0.005, F=</w:t>
      </w:r>
      <w:r w:rsidR="001A201A">
        <w:rPr>
          <w:rFonts w:ascii="Times New Roman" w:eastAsia="Times New Roman" w:hAnsi="Times New Roman" w:cs="Times New Roman"/>
          <w:sz w:val="24"/>
          <w:szCs w:val="24"/>
        </w:rPr>
        <w:t>1078</w:t>
      </w:r>
      <w:r w:rsidR="00CA66E4" w:rsidRPr="000B4D61">
        <w:rPr>
          <w:rFonts w:ascii="Times New Roman" w:eastAsia="Times New Roman" w:hAnsi="Times New Roman" w:cs="Times New Roman"/>
          <w:sz w:val="24"/>
          <w:szCs w:val="24"/>
        </w:rPr>
        <w:t>, p</w:t>
      </w:r>
      <w:r w:rsidR="001A201A">
        <w:rPr>
          <w:rFonts w:ascii="Times New Roman" w:eastAsia="Times New Roman" w:hAnsi="Times New Roman" w:cs="Times New Roman"/>
          <w:sz w:val="24"/>
          <w:szCs w:val="24"/>
        </w:rPr>
        <w:t>&lt;0.00</w:t>
      </w:r>
      <w:r w:rsidR="005D1C64">
        <w:rPr>
          <w:rFonts w:ascii="Times New Roman" w:eastAsia="Times New Roman" w:hAnsi="Times New Roman" w:cs="Times New Roman"/>
          <w:sz w:val="24"/>
          <w:szCs w:val="24"/>
        </w:rPr>
        <w:t>5</w:t>
      </w:r>
      <w:r w:rsidR="00CA66E4" w:rsidRPr="000B4D61">
        <w:rPr>
          <w:rFonts w:ascii="Times New Roman" w:eastAsia="Times New Roman" w:hAnsi="Times New Roman" w:cs="Times New Roman"/>
          <w:sz w:val="24"/>
          <w:szCs w:val="24"/>
        </w:rPr>
        <w:t>; respectively)</w:t>
      </w:r>
      <w:r w:rsidR="00E31F3F" w:rsidRPr="000B4D61">
        <w:rPr>
          <w:rFonts w:ascii="Times New Roman" w:eastAsia="Times New Roman" w:hAnsi="Times New Roman" w:cs="Times New Roman"/>
          <w:sz w:val="24"/>
          <w:szCs w:val="24"/>
        </w:rPr>
        <w:t xml:space="preserve">, but in opposing directions. </w:t>
      </w:r>
      <w:r w:rsidR="005D1C64">
        <w:rPr>
          <w:rFonts w:ascii="Times New Roman" w:eastAsia="Times New Roman" w:hAnsi="Times New Roman" w:cs="Times New Roman"/>
          <w:sz w:val="24"/>
          <w:szCs w:val="24"/>
        </w:rPr>
        <w:t xml:space="preserve">There was a significant interaction between diet and detritivore species (F=15.243, p&lt;0.005), thus, we analyzed them separately to understand how each diet impacted the growth of abalone and turban snails separately. </w:t>
      </w:r>
      <w:r w:rsidRPr="000B4D61">
        <w:rPr>
          <w:rFonts w:ascii="Times New Roman" w:eastAsia="Times New Roman" w:hAnsi="Times New Roman" w:cs="Times New Roman"/>
          <w:sz w:val="24"/>
          <w:szCs w:val="24"/>
        </w:rPr>
        <w:t xml:space="preserve">After controlling for </w:t>
      </w:r>
      <w:r>
        <w:rPr>
          <w:rFonts w:ascii="Times New Roman" w:eastAsia="Times New Roman" w:hAnsi="Times New Roman" w:cs="Times New Roman"/>
          <w:sz w:val="24"/>
          <w:szCs w:val="24"/>
        </w:rPr>
        <w:t xml:space="preserve">estimated </w:t>
      </w:r>
      <w:r w:rsidRPr="000B4D61">
        <w:rPr>
          <w:rFonts w:ascii="Times New Roman" w:eastAsia="Times New Roman" w:hAnsi="Times New Roman" w:cs="Times New Roman"/>
          <w:sz w:val="24"/>
          <w:szCs w:val="24"/>
        </w:rPr>
        <w:t xml:space="preserve">initial dry tissue mass, wrack diet influenced </w:t>
      </w:r>
      <w:proofErr w:type="gramStart"/>
      <w:r w:rsidRPr="000B4D61">
        <w:rPr>
          <w:rFonts w:ascii="Times New Roman" w:eastAsia="Times New Roman" w:hAnsi="Times New Roman" w:cs="Times New Roman"/>
          <w:sz w:val="24"/>
          <w:szCs w:val="24"/>
        </w:rPr>
        <w:t>Red</w:t>
      </w:r>
      <w:proofErr w:type="gramEnd"/>
      <w:r w:rsidRPr="000B4D61">
        <w:rPr>
          <w:rFonts w:ascii="Times New Roman" w:eastAsia="Times New Roman" w:hAnsi="Times New Roman" w:cs="Times New Roman"/>
          <w:sz w:val="24"/>
          <w:szCs w:val="24"/>
        </w:rPr>
        <w:t xml:space="preserve"> abalone and </w:t>
      </w:r>
      <w:r>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rPr>
        <w:t>urban snail growth</w:t>
      </w:r>
      <w:r>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Fig. 1: </w:t>
      </w:r>
      <w:r w:rsidRPr="000B4D61">
        <w:rPr>
          <w:rFonts w:ascii="Times New Roman" w:eastAsia="Times New Roman" w:hAnsi="Times New Roman" w:cs="Times New Roman"/>
          <w:sz w:val="24"/>
          <w:szCs w:val="24"/>
        </w:rPr>
        <w:t>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w:t>
      </w:r>
      <w:r w:rsidR="00815929">
        <w:rPr>
          <w:rFonts w:ascii="Times New Roman" w:eastAsia="Times New Roman" w:hAnsi="Times New Roman" w:cs="Times New Roman"/>
          <w:sz w:val="24"/>
          <w:szCs w:val="24"/>
        </w:rPr>
        <w:t>8.162</w:t>
      </w:r>
      <w:r w:rsidRPr="000B4D61">
        <w:rPr>
          <w:rFonts w:ascii="Times New Roman" w:eastAsia="Times New Roman" w:hAnsi="Times New Roman" w:cs="Times New Roman"/>
          <w:sz w:val="24"/>
          <w:szCs w:val="24"/>
        </w:rPr>
        <w:t>, p&lt;0.005,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sz w:val="24"/>
          <w:szCs w:val="24"/>
        </w:rPr>
        <w:t>=3.939, p=0.02; respectively)</w:t>
      </w:r>
      <w:r w:rsidR="005D1C64">
        <w:rPr>
          <w:rFonts w:ascii="Times New Roman" w:eastAsia="Times New Roman" w:hAnsi="Times New Roman" w:cs="Times New Roman"/>
          <w:sz w:val="24"/>
          <w:szCs w:val="24"/>
        </w:rPr>
        <w:t xml:space="preserve"> </w:t>
      </w:r>
      <w:r w:rsidR="00CA66E4">
        <w:rPr>
          <w:rFonts w:ascii="Times New Roman" w:eastAsia="Times New Roman" w:hAnsi="Times New Roman" w:cs="Times New Roman"/>
          <w:sz w:val="24"/>
          <w:szCs w:val="24"/>
        </w:rPr>
        <w:t xml:space="preserve">Replacing kelp wrack with devilweed suppressed Red abalone tissue mass by 25% but increased </w:t>
      </w:r>
      <w:r w:rsidR="001A6620">
        <w:rPr>
          <w:rFonts w:ascii="Times New Roman" w:eastAsia="Times New Roman" w:hAnsi="Times New Roman" w:cs="Times New Roman"/>
          <w:sz w:val="24"/>
          <w:szCs w:val="24"/>
        </w:rPr>
        <w:t>t</w:t>
      </w:r>
      <w:r w:rsidR="00CA66E4">
        <w:rPr>
          <w:rFonts w:ascii="Times New Roman" w:eastAsia="Times New Roman" w:hAnsi="Times New Roman" w:cs="Times New Roman"/>
          <w:sz w:val="24"/>
          <w:szCs w:val="24"/>
        </w:rPr>
        <w:t>urban snail tissue mass by 31%</w:t>
      </w:r>
      <w:r w:rsidR="00F41B94">
        <w:rPr>
          <w:rFonts w:ascii="Times New Roman" w:eastAsia="Times New Roman" w:hAnsi="Times New Roman" w:cs="Times New Roman"/>
          <w:sz w:val="24"/>
          <w:szCs w:val="24"/>
        </w:rPr>
        <w:t xml:space="preserve"> (Fig. 1)</w:t>
      </w:r>
      <w:r w:rsidR="00CA66E4">
        <w:rPr>
          <w:rFonts w:ascii="Times New Roman" w:eastAsia="Times New Roman" w:hAnsi="Times New Roman" w:cs="Times New Roman"/>
          <w:sz w:val="24"/>
          <w:szCs w:val="24"/>
        </w:rPr>
        <w:t>.</w:t>
      </w:r>
      <w:r w:rsidR="00F41B94">
        <w:rPr>
          <w:rFonts w:ascii="Times New Roman" w:eastAsia="Times New Roman" w:hAnsi="Times New Roman" w:cs="Times New Roman"/>
          <w:sz w:val="24"/>
          <w:szCs w:val="24"/>
        </w:rPr>
        <w:t xml:space="preserve"> The effect on </w:t>
      </w:r>
      <w:r w:rsidR="001A6620">
        <w:rPr>
          <w:rFonts w:ascii="Times New Roman" w:eastAsia="Times New Roman" w:hAnsi="Times New Roman" w:cs="Times New Roman"/>
          <w:sz w:val="24"/>
          <w:szCs w:val="24"/>
        </w:rPr>
        <w:t>t</w:t>
      </w:r>
      <w:r w:rsidR="00F41B94">
        <w:rPr>
          <w:rFonts w:ascii="Times New Roman" w:eastAsia="Times New Roman" w:hAnsi="Times New Roman" w:cs="Times New Roman"/>
          <w:sz w:val="24"/>
          <w:szCs w:val="24"/>
        </w:rPr>
        <w:t xml:space="preserve">urban snails was not statistically significant. </w:t>
      </w:r>
      <w:commentRangeStart w:id="4"/>
      <w:r w:rsidR="00F41B94">
        <w:rPr>
          <w:rFonts w:ascii="Times New Roman" w:eastAsia="Times New Roman" w:hAnsi="Times New Roman" w:cs="Times New Roman"/>
          <w:sz w:val="24"/>
          <w:szCs w:val="24"/>
        </w:rPr>
        <w:t>Interestingly, the effect of the mixed diet treatment (</w:t>
      </w:r>
      <w:proofErr w:type="gramStart"/>
      <w:r w:rsidR="00F41B94">
        <w:rPr>
          <w:rFonts w:ascii="Times New Roman" w:eastAsia="Times New Roman" w:hAnsi="Times New Roman" w:cs="Times New Roman"/>
          <w:sz w:val="24"/>
          <w:szCs w:val="24"/>
        </w:rPr>
        <w:t>i.e.</w:t>
      </w:r>
      <w:proofErr w:type="gramEnd"/>
      <w:r w:rsidR="00F41B94">
        <w:rPr>
          <w:rFonts w:ascii="Times New Roman" w:eastAsia="Times New Roman" w:hAnsi="Times New Roman" w:cs="Times New Roman"/>
          <w:sz w:val="24"/>
          <w:szCs w:val="24"/>
        </w:rPr>
        <w:t xml:space="preserve"> offering consumers kelp and </w:t>
      </w:r>
      <w:r w:rsidR="00F41B94">
        <w:rPr>
          <w:rFonts w:ascii="Times New Roman" w:eastAsia="Times New Roman" w:hAnsi="Times New Roman" w:cs="Times New Roman"/>
          <w:sz w:val="24"/>
          <w:szCs w:val="24"/>
        </w:rPr>
        <w:lastRenderedPageBreak/>
        <w:t>devilweed in a 1:1 ratio) was also consumer-specific. For Red abalone, the mixed diet had an intermediate effect on tissue mass compared to animals in the no-choice treatments (</w:t>
      </w:r>
      <w:proofErr w:type="gramStart"/>
      <w:r w:rsidR="00F41B94">
        <w:rPr>
          <w:rFonts w:ascii="Times New Roman" w:eastAsia="Times New Roman" w:hAnsi="Times New Roman" w:cs="Times New Roman"/>
          <w:sz w:val="24"/>
          <w:szCs w:val="24"/>
        </w:rPr>
        <w:t>i.e.</w:t>
      </w:r>
      <w:proofErr w:type="gramEnd"/>
      <w:r w:rsidR="00F41B94">
        <w:rPr>
          <w:rFonts w:ascii="Times New Roman" w:eastAsia="Times New Roman" w:hAnsi="Times New Roman" w:cs="Times New Roman"/>
          <w:sz w:val="24"/>
          <w:szCs w:val="24"/>
        </w:rPr>
        <w:t xml:space="preserve"> kelp or devilweed only diets). In contrast, </w:t>
      </w:r>
      <w:r w:rsidR="001A6620">
        <w:rPr>
          <w:rFonts w:ascii="Times New Roman" w:eastAsia="Times New Roman" w:hAnsi="Times New Roman" w:cs="Times New Roman"/>
          <w:sz w:val="24"/>
          <w:szCs w:val="24"/>
        </w:rPr>
        <w:t>t</w:t>
      </w:r>
      <w:r w:rsidR="00F41B94">
        <w:rPr>
          <w:rFonts w:ascii="Times New Roman" w:eastAsia="Times New Roman" w:hAnsi="Times New Roman" w:cs="Times New Roman"/>
          <w:sz w:val="24"/>
          <w:szCs w:val="24"/>
        </w:rPr>
        <w:t xml:space="preserve">urban snails fed mixed diets grew </w:t>
      </w:r>
      <w:proofErr w:type="gramStart"/>
      <w:r w:rsidR="00F41B94">
        <w:rPr>
          <w:rFonts w:ascii="Times New Roman" w:eastAsia="Times New Roman" w:hAnsi="Times New Roman" w:cs="Times New Roman"/>
          <w:sz w:val="24"/>
          <w:szCs w:val="24"/>
        </w:rPr>
        <w:t>similar to</w:t>
      </w:r>
      <w:proofErr w:type="gramEnd"/>
      <w:r w:rsidR="00F41B94">
        <w:rPr>
          <w:rFonts w:ascii="Times New Roman" w:eastAsia="Times New Roman" w:hAnsi="Times New Roman" w:cs="Times New Roman"/>
          <w:sz w:val="24"/>
          <w:szCs w:val="24"/>
        </w:rPr>
        <w:t xml:space="preserve"> devilweed-only treatments and better than kelp-only treatments.</w:t>
      </w:r>
      <w:commentRangeEnd w:id="4"/>
      <w:r w:rsidR="00F41B94">
        <w:rPr>
          <w:rStyle w:val="CommentReference"/>
        </w:rPr>
        <w:commentReference w:id="4"/>
      </w:r>
      <w:r w:rsidR="00AD1037">
        <w:rPr>
          <w:rFonts w:ascii="Times New Roman" w:eastAsia="Times New Roman" w:hAnsi="Times New Roman" w:cs="Times New Roman"/>
          <w:sz w:val="24"/>
          <w:szCs w:val="24"/>
        </w:rPr>
        <w:t xml:space="preserve"> </w:t>
      </w:r>
      <w:commentRangeStart w:id="5"/>
      <w:r w:rsidR="00AD1037">
        <w:rPr>
          <w:rFonts w:ascii="Times New Roman" w:eastAsia="Times New Roman" w:hAnsi="Times New Roman" w:cs="Times New Roman"/>
          <w:sz w:val="24"/>
          <w:szCs w:val="24"/>
        </w:rPr>
        <w:t xml:space="preserve">Because no choice was ever fully consumed, any mixed-diet effect could not be attributed simply to </w:t>
      </w:r>
      <w:r w:rsidR="00561908">
        <w:rPr>
          <w:rFonts w:ascii="Times New Roman" w:eastAsia="Times New Roman" w:hAnsi="Times New Roman" w:cs="Times New Roman"/>
          <w:sz w:val="24"/>
          <w:szCs w:val="24"/>
        </w:rPr>
        <w:t>the availability of a higher quality food.</w:t>
      </w:r>
      <w:commentRangeEnd w:id="5"/>
      <w:r w:rsidR="00561908">
        <w:rPr>
          <w:rStyle w:val="CommentReference"/>
        </w:rPr>
        <w:commentReference w:id="5"/>
      </w:r>
    </w:p>
    <w:p w14:paraId="01A49AF9" w14:textId="2251F4B5" w:rsidR="00E31F3F" w:rsidRPr="00B2486A" w:rsidRDefault="006E3FDC" w:rsidP="00B2486A">
      <w:pPr>
        <w:spacing w:line="480" w:lineRule="auto"/>
        <w:ind w:firstLine="720"/>
        <w:jc w:val="both"/>
        <w:rPr>
          <w:rFonts w:ascii="Times New Roman" w:eastAsia="Times New Roman" w:hAnsi="Times New Roman" w:cs="Times New Roman"/>
          <w:sz w:val="24"/>
          <w:szCs w:val="24"/>
          <w:highlight w:val="yellow"/>
        </w:rPr>
      </w:pPr>
      <w:r w:rsidRPr="004043C3">
        <w:rPr>
          <w:rFonts w:ascii="Times New Roman" w:eastAsia="Times New Roman" w:hAnsi="Times New Roman" w:cs="Times New Roman"/>
          <w:sz w:val="24"/>
          <w:szCs w:val="24"/>
          <w:highlight w:val="yellow"/>
        </w:rPr>
        <w:t>Consistent with devilweed suppressing abalone growth, devilweed increased the amount of time it took abalone to right themselves</w:t>
      </w:r>
      <w:r w:rsidR="00B2486A">
        <w:rPr>
          <w:rFonts w:ascii="Times New Roman" w:eastAsia="Times New Roman" w:hAnsi="Times New Roman" w:cs="Times New Roman"/>
          <w:sz w:val="24"/>
          <w:szCs w:val="24"/>
        </w:rPr>
        <w:t xml:space="preserve">. </w:t>
      </w:r>
      <w:r w:rsidR="00B2486A">
        <w:rPr>
          <w:rFonts w:ascii="Times New Roman" w:eastAsia="Times New Roman" w:hAnsi="Times New Roman" w:cs="Times New Roman"/>
          <w:sz w:val="24"/>
          <w:szCs w:val="24"/>
          <w:highlight w:val="yellow"/>
        </w:rPr>
        <w:t xml:space="preserve">Abalone righting times generally increased after the </w:t>
      </w:r>
      <w:proofErr w:type="gramStart"/>
      <w:r w:rsidR="00B2486A">
        <w:rPr>
          <w:rFonts w:ascii="Times New Roman" w:eastAsia="Times New Roman" w:hAnsi="Times New Roman" w:cs="Times New Roman"/>
          <w:sz w:val="24"/>
          <w:szCs w:val="24"/>
          <w:highlight w:val="yellow"/>
        </w:rPr>
        <w:t>42 day</w:t>
      </w:r>
      <w:proofErr w:type="gramEnd"/>
      <w:r w:rsidR="00B2486A">
        <w:rPr>
          <w:rFonts w:ascii="Times New Roman" w:eastAsia="Times New Roman" w:hAnsi="Times New Roman" w:cs="Times New Roman"/>
          <w:sz w:val="24"/>
          <w:szCs w:val="24"/>
          <w:highlight w:val="yellow"/>
        </w:rPr>
        <w:t xml:space="preserve"> experiment </w:t>
      </w:r>
      <w:r w:rsidRPr="004043C3">
        <w:rPr>
          <w:rFonts w:ascii="Times New Roman" w:eastAsia="Times New Roman" w:hAnsi="Times New Roman" w:cs="Times New Roman"/>
          <w:sz w:val="24"/>
          <w:szCs w:val="24"/>
          <w:highlight w:val="yellow"/>
        </w:rPr>
        <w:t>(</w:t>
      </w:r>
      <w:r w:rsidR="00B2486A">
        <w:rPr>
          <w:rFonts w:ascii="Times New Roman" w:eastAsia="Times New Roman" w:hAnsi="Times New Roman" w:cs="Times New Roman"/>
          <w:sz w:val="24"/>
          <w:szCs w:val="24"/>
          <w:highlight w:val="yellow"/>
        </w:rPr>
        <w:t xml:space="preserve">7.95 </w:t>
      </w:r>
      <w:r w:rsidR="00B2486A">
        <w:rPr>
          <w:rFonts w:ascii="Times New Roman" w:eastAsia="Times New Roman" w:hAnsi="Times New Roman" w:cs="Times New Roman"/>
          <w:sz w:val="24"/>
          <w:szCs w:val="24"/>
          <w:highlight w:val="yellow"/>
        </w:rPr>
        <w:sym w:font="Symbol" w:char="F0B1"/>
      </w:r>
      <w:r w:rsidR="00B2486A">
        <w:rPr>
          <w:rFonts w:ascii="Times New Roman" w:eastAsia="Times New Roman" w:hAnsi="Times New Roman" w:cs="Times New Roman"/>
          <w:sz w:val="24"/>
          <w:szCs w:val="24"/>
          <w:highlight w:val="yellow"/>
        </w:rPr>
        <w:t xml:space="preserve"> 6.22 sec. kelp, </w:t>
      </w:r>
      <w:r w:rsidR="00B2486A">
        <w:rPr>
          <w:rFonts w:ascii="Times New Roman" w:eastAsia="Times New Roman" w:hAnsi="Times New Roman" w:cs="Times New Roman"/>
          <w:sz w:val="24"/>
          <w:szCs w:val="24"/>
          <w:highlight w:val="yellow"/>
        </w:rPr>
        <w:t xml:space="preserve">15 </w:t>
      </w:r>
      <w:r w:rsidR="00B2486A">
        <w:rPr>
          <w:rFonts w:ascii="Times New Roman" w:eastAsia="Times New Roman" w:hAnsi="Times New Roman" w:cs="Times New Roman"/>
          <w:sz w:val="24"/>
          <w:szCs w:val="24"/>
          <w:highlight w:val="yellow"/>
        </w:rPr>
        <w:sym w:font="Symbol" w:char="F0B1"/>
      </w:r>
      <w:r w:rsidR="00B2486A">
        <w:rPr>
          <w:rFonts w:ascii="Times New Roman" w:eastAsia="Times New Roman" w:hAnsi="Times New Roman" w:cs="Times New Roman"/>
          <w:sz w:val="24"/>
          <w:szCs w:val="24"/>
          <w:highlight w:val="yellow"/>
        </w:rPr>
        <w:t xml:space="preserve"> 6 sec. </w:t>
      </w:r>
      <w:r w:rsidR="00B2486A">
        <w:rPr>
          <w:rFonts w:ascii="Times New Roman" w:eastAsia="Times New Roman" w:hAnsi="Times New Roman" w:cs="Times New Roman"/>
          <w:sz w:val="24"/>
          <w:szCs w:val="24"/>
          <w:highlight w:val="yellow"/>
        </w:rPr>
        <w:t xml:space="preserve">mixed, and </w:t>
      </w:r>
      <w:r w:rsidR="000F4828">
        <w:rPr>
          <w:rFonts w:ascii="Times New Roman" w:eastAsia="Times New Roman" w:hAnsi="Times New Roman" w:cs="Times New Roman"/>
          <w:sz w:val="24"/>
          <w:szCs w:val="24"/>
          <w:highlight w:val="yellow"/>
        </w:rPr>
        <w:t xml:space="preserve">26 </w:t>
      </w:r>
      <w:r w:rsidR="00B2486A">
        <w:rPr>
          <w:rFonts w:ascii="Times New Roman" w:eastAsia="Times New Roman" w:hAnsi="Times New Roman" w:cs="Times New Roman"/>
          <w:sz w:val="24"/>
          <w:szCs w:val="24"/>
          <w:highlight w:val="yellow"/>
        </w:rPr>
        <w:sym w:font="Symbol" w:char="F0B1"/>
      </w:r>
      <w:r w:rsidR="000F4828">
        <w:rPr>
          <w:rFonts w:ascii="Times New Roman" w:eastAsia="Times New Roman" w:hAnsi="Times New Roman" w:cs="Times New Roman"/>
          <w:sz w:val="24"/>
          <w:szCs w:val="24"/>
          <w:highlight w:val="yellow"/>
        </w:rPr>
        <w:t xml:space="preserve"> 6 sec. devilweed diet</w:t>
      </w:r>
      <w:r w:rsidR="00B2486A">
        <w:rPr>
          <w:rFonts w:ascii="Times New Roman" w:eastAsia="Times New Roman" w:hAnsi="Times New Roman" w:cs="Times New Roman"/>
          <w:sz w:val="24"/>
          <w:szCs w:val="24"/>
          <w:highlight w:val="yellow"/>
        </w:rPr>
        <w:t>s</w:t>
      </w:r>
      <w:r w:rsidRPr="004043C3">
        <w:rPr>
          <w:rFonts w:ascii="Times New Roman" w:eastAsia="Times New Roman" w:hAnsi="Times New Roman" w:cs="Times New Roman"/>
          <w:sz w:val="24"/>
          <w:szCs w:val="24"/>
          <w:highlight w:val="yellow"/>
        </w:rPr>
        <w:t>)</w:t>
      </w:r>
      <w:r w:rsidR="00B2486A">
        <w:rPr>
          <w:rFonts w:ascii="Times New Roman" w:eastAsia="Times New Roman" w:hAnsi="Times New Roman" w:cs="Times New Roman"/>
          <w:sz w:val="24"/>
          <w:szCs w:val="24"/>
        </w:rPr>
        <w:t xml:space="preserve">, </w:t>
      </w:r>
      <w:r w:rsidR="00B2486A">
        <w:rPr>
          <w:rFonts w:ascii="Times New Roman" w:eastAsia="Times New Roman" w:hAnsi="Times New Roman" w:cs="Times New Roman"/>
          <w:sz w:val="24"/>
          <w:szCs w:val="24"/>
        </w:rPr>
        <w:t xml:space="preserve">however, after controlling for within subject variability  this effect was not statistically significant </w:t>
      </w:r>
      <w:r w:rsidR="00B2486A" w:rsidRPr="000B4D61">
        <w:rPr>
          <w:rFonts w:ascii="Times New Roman" w:eastAsia="Times New Roman" w:hAnsi="Times New Roman" w:cs="Times New Roman"/>
          <w:sz w:val="24"/>
          <w:szCs w:val="24"/>
        </w:rPr>
        <w:t>(F</w:t>
      </w:r>
      <w:r w:rsidR="00B2486A" w:rsidRPr="000B4D61">
        <w:rPr>
          <w:rFonts w:ascii="Times New Roman" w:eastAsia="Times New Roman" w:hAnsi="Times New Roman" w:cs="Times New Roman"/>
          <w:sz w:val="24"/>
          <w:szCs w:val="24"/>
          <w:vertAlign w:val="subscript"/>
        </w:rPr>
        <w:t>2,5</w:t>
      </w:r>
      <w:r w:rsidR="00B2486A">
        <w:rPr>
          <w:rFonts w:ascii="Times New Roman" w:eastAsia="Times New Roman" w:hAnsi="Times New Roman" w:cs="Times New Roman"/>
          <w:sz w:val="24"/>
          <w:szCs w:val="24"/>
          <w:vertAlign w:val="subscript"/>
        </w:rPr>
        <w:t>7</w:t>
      </w:r>
      <w:r w:rsidR="00B2486A" w:rsidRPr="000B4D61">
        <w:rPr>
          <w:rFonts w:ascii="Times New Roman" w:eastAsia="Times New Roman" w:hAnsi="Times New Roman" w:cs="Times New Roman"/>
          <w:i/>
          <w:sz w:val="24"/>
          <w:szCs w:val="24"/>
        </w:rPr>
        <w:t xml:space="preserve"> </w:t>
      </w:r>
      <w:r w:rsidR="00B2486A" w:rsidRPr="000B4D61">
        <w:rPr>
          <w:rFonts w:ascii="Times New Roman" w:eastAsia="Times New Roman" w:hAnsi="Times New Roman" w:cs="Times New Roman"/>
          <w:sz w:val="24"/>
          <w:szCs w:val="24"/>
        </w:rPr>
        <w:t>=</w:t>
      </w:r>
      <w:r w:rsidR="00B2486A">
        <w:rPr>
          <w:rFonts w:ascii="Times New Roman" w:eastAsia="Times New Roman" w:hAnsi="Times New Roman" w:cs="Times New Roman"/>
          <w:sz w:val="24"/>
          <w:szCs w:val="24"/>
        </w:rPr>
        <w:t>2.091, p=0.133).</w:t>
      </w:r>
    </w:p>
    <w:p w14:paraId="3ACD0ACC" w14:textId="77777777" w:rsidR="0011538B" w:rsidRPr="000B4D61" w:rsidRDefault="0011538B" w:rsidP="000B4D61">
      <w:pPr>
        <w:spacing w:line="480" w:lineRule="auto"/>
        <w:jc w:val="both"/>
        <w:rPr>
          <w:rFonts w:ascii="Times New Roman" w:eastAsia="Times New Roman" w:hAnsi="Times New Roman" w:cs="Times New Roman"/>
          <w:i/>
          <w:sz w:val="24"/>
          <w:szCs w:val="24"/>
        </w:rPr>
      </w:pPr>
      <w:r w:rsidRPr="000B4D61">
        <w:rPr>
          <w:rFonts w:ascii="Times New Roman" w:eastAsia="Times New Roman" w:hAnsi="Times New Roman" w:cs="Times New Roman"/>
          <w:i/>
          <w:sz w:val="24"/>
          <w:szCs w:val="24"/>
        </w:rPr>
        <w:t xml:space="preserve">Preference </w:t>
      </w:r>
    </w:p>
    <w:p w14:paraId="3909ABF7" w14:textId="69E5DADD" w:rsidR="00AC7E14" w:rsidRDefault="00AD1A4E" w:rsidP="00C71045">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displayed species-specific feeding preferences for wrack</w:t>
      </w:r>
      <w:r w:rsidR="00561908">
        <w:rPr>
          <w:rFonts w:ascii="Times New Roman" w:eastAsia="Times New Roman" w:hAnsi="Times New Roman" w:cs="Times New Roman"/>
          <w:sz w:val="24"/>
          <w:szCs w:val="24"/>
        </w:rPr>
        <w:t xml:space="preserve"> seaweeds</w:t>
      </w:r>
      <w:r w:rsidR="0011538B" w:rsidRPr="000B4D61">
        <w:rPr>
          <w:rFonts w:ascii="Times New Roman" w:eastAsia="Times New Roman" w:hAnsi="Times New Roman" w:cs="Times New Roman"/>
          <w:sz w:val="24"/>
          <w:szCs w:val="24"/>
        </w:rPr>
        <w:t xml:space="preserve">. </w:t>
      </w:r>
      <w:r w:rsidR="001A6620">
        <w:rPr>
          <w:rFonts w:ascii="Times New Roman" w:eastAsia="Times New Roman" w:hAnsi="Times New Roman" w:cs="Times New Roman"/>
          <w:sz w:val="24"/>
          <w:szCs w:val="24"/>
        </w:rPr>
        <w:t>A</w:t>
      </w:r>
      <w:r w:rsidR="0011538B" w:rsidRPr="000B4D61">
        <w:rPr>
          <w:rFonts w:ascii="Times New Roman" w:eastAsia="Times New Roman" w:hAnsi="Times New Roman" w:cs="Times New Roman"/>
          <w:sz w:val="24"/>
          <w:szCs w:val="24"/>
        </w:rPr>
        <w:t xml:space="preserve">balone and turban snails </w:t>
      </w:r>
      <w:r w:rsidR="002A3420">
        <w:rPr>
          <w:rFonts w:ascii="Times New Roman" w:eastAsia="Times New Roman" w:hAnsi="Times New Roman" w:cs="Times New Roman"/>
          <w:sz w:val="24"/>
          <w:szCs w:val="24"/>
        </w:rPr>
        <w:t>consumed</w:t>
      </w:r>
      <w:r w:rsidR="0011538B" w:rsidRPr="000B4D61">
        <w:rPr>
          <w:rFonts w:ascii="Times New Roman" w:eastAsia="Times New Roman" w:hAnsi="Times New Roman" w:cs="Times New Roman"/>
          <w:sz w:val="24"/>
          <w:szCs w:val="24"/>
        </w:rPr>
        <w:t xml:space="preserve"> </w:t>
      </w:r>
      <w:r w:rsidR="003E4772" w:rsidRPr="000B4D61">
        <w:rPr>
          <w:rFonts w:ascii="Times New Roman" w:eastAsia="Times New Roman" w:hAnsi="Times New Roman" w:cs="Times New Roman"/>
          <w:sz w:val="24"/>
          <w:szCs w:val="24"/>
        </w:rPr>
        <w:t>111</w:t>
      </w:r>
      <w:r w:rsidR="0011538B" w:rsidRPr="000B4D61">
        <w:rPr>
          <w:rFonts w:ascii="Times New Roman" w:eastAsia="Times New Roman" w:hAnsi="Times New Roman" w:cs="Times New Roman"/>
          <w:sz w:val="24"/>
          <w:szCs w:val="24"/>
        </w:rPr>
        <w:t xml:space="preserve">% and </w:t>
      </w:r>
      <w:r w:rsidR="003E4772" w:rsidRPr="000B4D61">
        <w:rPr>
          <w:rFonts w:ascii="Times New Roman" w:eastAsia="Times New Roman" w:hAnsi="Times New Roman" w:cs="Times New Roman"/>
          <w:sz w:val="24"/>
          <w:szCs w:val="24"/>
        </w:rPr>
        <w:t>158</w:t>
      </w:r>
      <w:r w:rsidR="00AC7E14" w:rsidRPr="000B4D61">
        <w:rPr>
          <w:rFonts w:ascii="Times New Roman" w:eastAsia="Times New Roman" w:hAnsi="Times New Roman" w:cs="Times New Roman"/>
          <w:sz w:val="24"/>
          <w:szCs w:val="24"/>
        </w:rPr>
        <w:t>%</w:t>
      </w:r>
      <w:r w:rsidR="0011538B" w:rsidRPr="000B4D61">
        <w:rPr>
          <w:rFonts w:ascii="Times New Roman" w:eastAsia="Times New Roman" w:hAnsi="Times New Roman" w:cs="Times New Roman"/>
          <w:sz w:val="24"/>
          <w:szCs w:val="24"/>
        </w:rPr>
        <w:t xml:space="preserve"> more kelp than devilweed (Fig.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a and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b</w:t>
      </w:r>
      <w:r w:rsidR="002A3420">
        <w:rPr>
          <w:rFonts w:ascii="Times New Roman" w:eastAsia="Times New Roman" w:hAnsi="Times New Roman" w:cs="Times New Roman"/>
          <w:sz w:val="24"/>
          <w:szCs w:val="24"/>
        </w:rPr>
        <w:t>:</w:t>
      </w:r>
      <w:r w:rsidR="002A3420" w:rsidRPr="000B4D61">
        <w:rPr>
          <w:rFonts w:ascii="Times New Roman" w:eastAsia="Times New Roman" w:hAnsi="Times New Roman" w:cs="Times New Roman"/>
          <w:sz w:val="24"/>
          <w:szCs w:val="24"/>
        </w:rPr>
        <w:t xml:space="preserve"> </w:t>
      </w:r>
      <w:r w:rsidR="0011538B" w:rsidRPr="000B4D61">
        <w:rPr>
          <w:rFonts w:ascii="Times New Roman" w:eastAsia="Times New Roman" w:hAnsi="Times New Roman" w:cs="Times New Roman"/>
          <w:sz w:val="24"/>
          <w:szCs w:val="24"/>
        </w:rPr>
        <w:t>t=4.5053, p&lt;0.001 and t= 5.7152, p&lt;0.001, respectively). Although the</w:t>
      </w:r>
      <w:r w:rsidR="002A3420">
        <w:rPr>
          <w:rFonts w:ascii="Times New Roman" w:eastAsia="Times New Roman" w:hAnsi="Times New Roman" w:cs="Times New Roman"/>
          <w:sz w:val="24"/>
          <w:szCs w:val="24"/>
        </w:rPr>
        <w:t xml:space="preserve">y </w:t>
      </w:r>
      <w:r w:rsidR="0011538B" w:rsidRPr="000B4D61">
        <w:rPr>
          <w:rFonts w:ascii="Times New Roman" w:eastAsia="Times New Roman" w:hAnsi="Times New Roman" w:cs="Times New Roman"/>
          <w:sz w:val="24"/>
          <w:szCs w:val="24"/>
        </w:rPr>
        <w:t xml:space="preserve">preferred kelp, both </w:t>
      </w:r>
      <w:r w:rsidR="002A3420">
        <w:rPr>
          <w:rFonts w:ascii="Times New Roman" w:eastAsia="Times New Roman" w:hAnsi="Times New Roman" w:cs="Times New Roman"/>
          <w:sz w:val="24"/>
          <w:szCs w:val="24"/>
        </w:rPr>
        <w:t>species</w:t>
      </w:r>
      <w:r w:rsidR="0011538B" w:rsidRPr="000B4D61">
        <w:rPr>
          <w:rFonts w:ascii="Times New Roman" w:eastAsia="Times New Roman" w:hAnsi="Times New Roman" w:cs="Times New Roman"/>
          <w:sz w:val="24"/>
          <w:szCs w:val="24"/>
        </w:rPr>
        <w:t xml:space="preserve"> consume</w:t>
      </w:r>
      <w:r w:rsidR="002A3420">
        <w:rPr>
          <w:rFonts w:ascii="Times New Roman" w:eastAsia="Times New Roman" w:hAnsi="Times New Roman" w:cs="Times New Roman"/>
          <w:sz w:val="24"/>
          <w:szCs w:val="24"/>
        </w:rPr>
        <w:t>d</w:t>
      </w:r>
      <w:r w:rsidR="0011538B" w:rsidRPr="000B4D61">
        <w:rPr>
          <w:rFonts w:ascii="Times New Roman" w:eastAsia="Times New Roman" w:hAnsi="Times New Roman" w:cs="Times New Roman"/>
          <w:sz w:val="24"/>
          <w:szCs w:val="24"/>
        </w:rPr>
        <w:t xml:space="preserve"> some devilweed (One sample t-test, t=4.782, p&lt;0.001 and t=2.105, p=0.0</w:t>
      </w:r>
      <w:r w:rsidR="00E203E8" w:rsidRPr="000B4D61">
        <w:rPr>
          <w:rFonts w:ascii="Times New Roman" w:eastAsia="Times New Roman" w:hAnsi="Times New Roman" w:cs="Times New Roman"/>
          <w:sz w:val="24"/>
          <w:szCs w:val="24"/>
        </w:rPr>
        <w:t>55</w:t>
      </w:r>
      <w:r w:rsidR="0011538B" w:rsidRPr="000B4D61">
        <w:rPr>
          <w:rFonts w:ascii="Times New Roman" w:eastAsia="Times New Roman" w:hAnsi="Times New Roman" w:cs="Times New Roman"/>
          <w:sz w:val="24"/>
          <w:szCs w:val="24"/>
        </w:rPr>
        <w:t xml:space="preserve">, for abalone and turban snails, respectively). Shore crabs fed similarly on the two wrack species (Fig. </w:t>
      </w:r>
      <w:r w:rsidR="00E203E8"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c, t=0.0739, p=0.9422). In contrast, hermit crabs </w:t>
      </w:r>
      <w:r w:rsidR="002A3420">
        <w:rPr>
          <w:rFonts w:ascii="Times New Roman" w:eastAsia="Times New Roman" w:hAnsi="Times New Roman" w:cs="Times New Roman"/>
          <w:sz w:val="24"/>
          <w:szCs w:val="24"/>
        </w:rPr>
        <w:t>preferred</w:t>
      </w:r>
      <w:r w:rsidR="003E4772" w:rsidRPr="000B4D61">
        <w:rPr>
          <w:rFonts w:ascii="Times New Roman" w:eastAsia="Times New Roman" w:hAnsi="Times New Roman" w:cs="Times New Roman"/>
          <w:sz w:val="24"/>
          <w:szCs w:val="24"/>
        </w:rPr>
        <w:t xml:space="preserve"> </w:t>
      </w:r>
      <w:r w:rsidR="00512C05" w:rsidRPr="000B4D61">
        <w:rPr>
          <w:rFonts w:ascii="Times New Roman" w:eastAsia="Times New Roman" w:hAnsi="Times New Roman" w:cs="Times New Roman"/>
          <w:sz w:val="24"/>
          <w:szCs w:val="24"/>
        </w:rPr>
        <w:t>devilweed</w:t>
      </w:r>
      <w:r w:rsidR="0011538B" w:rsidRPr="000B4D61">
        <w:rPr>
          <w:rFonts w:ascii="Times New Roman" w:eastAsia="Times New Roman" w:hAnsi="Times New Roman" w:cs="Times New Roman"/>
          <w:sz w:val="24"/>
          <w:szCs w:val="24"/>
        </w:rPr>
        <w:t xml:space="preserve"> (Fig. </w:t>
      </w:r>
      <w:r w:rsidR="00892A4B"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d, t=-3.7593, p=0.0023</w:t>
      </w:r>
      <w:r w:rsidR="003E4772" w:rsidRPr="000B4D61">
        <w:rPr>
          <w:rFonts w:ascii="Times New Roman" w:eastAsia="Times New Roman" w:hAnsi="Times New Roman" w:cs="Times New Roman"/>
          <w:sz w:val="24"/>
          <w:szCs w:val="24"/>
        </w:rPr>
        <w:t>9</w:t>
      </w:r>
      <w:r w:rsidR="0011538B" w:rsidRPr="000B4D61">
        <w:rPr>
          <w:rFonts w:ascii="Times New Roman" w:eastAsia="Times New Roman" w:hAnsi="Times New Roman" w:cs="Times New Roman"/>
          <w:sz w:val="24"/>
          <w:szCs w:val="24"/>
        </w:rPr>
        <w:t xml:space="preserve">). </w:t>
      </w:r>
      <w:r w:rsidR="002A3420">
        <w:rPr>
          <w:rFonts w:ascii="Times New Roman" w:eastAsia="Times New Roman" w:hAnsi="Times New Roman" w:cs="Times New Roman"/>
          <w:sz w:val="24"/>
          <w:szCs w:val="24"/>
        </w:rPr>
        <w:t xml:space="preserve">This apparent preference was driven, at least in part, by a complete avoidance of kelp </w:t>
      </w:r>
      <w:r w:rsidR="0011538B" w:rsidRPr="000B4D61">
        <w:rPr>
          <w:rFonts w:ascii="Times New Roman" w:eastAsia="Times New Roman" w:hAnsi="Times New Roman" w:cs="Times New Roman"/>
          <w:sz w:val="24"/>
          <w:szCs w:val="24"/>
        </w:rPr>
        <w:t xml:space="preserve"> (One sample t-test, t=0.147, p=0.89).</w:t>
      </w:r>
    </w:p>
    <w:p w14:paraId="52F95689" w14:textId="77777777" w:rsidR="00C71045" w:rsidRPr="000B4D61" w:rsidRDefault="00C71045" w:rsidP="00C71045">
      <w:pPr>
        <w:spacing w:line="480" w:lineRule="auto"/>
        <w:ind w:firstLine="720"/>
        <w:jc w:val="both"/>
        <w:rPr>
          <w:rFonts w:ascii="Times New Roman" w:eastAsia="Times New Roman" w:hAnsi="Times New Roman" w:cs="Times New Roman"/>
          <w:sz w:val="24"/>
          <w:szCs w:val="24"/>
        </w:rPr>
      </w:pPr>
    </w:p>
    <w:p w14:paraId="31B2C006" w14:textId="4316EF15"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735D63DA" w14:textId="74FFD72F" w:rsidR="0080007F" w:rsidRPr="000B4D61" w:rsidRDefault="00FE7306" w:rsidP="000B4D61">
      <w:pPr>
        <w:spacing w:line="480" w:lineRule="auto"/>
        <w:ind w:firstLine="720"/>
        <w:jc w:val="both"/>
        <w:rPr>
          <w:rFonts w:ascii="Times New Roman" w:hAnsi="Times New Roman" w:cs="Times New Roman"/>
          <w:color w:val="000000"/>
          <w:sz w:val="24"/>
          <w:szCs w:val="24"/>
        </w:rPr>
      </w:pPr>
      <w:commentRangeStart w:id="6"/>
      <w:r w:rsidRPr="000B4D61">
        <w:rPr>
          <w:rFonts w:ascii="Times New Roman" w:hAnsi="Times New Roman" w:cs="Times New Roman"/>
          <w:color w:val="000000"/>
          <w:sz w:val="24"/>
          <w:szCs w:val="24"/>
        </w:rPr>
        <w:t xml:space="preserve">Replacing </w:t>
      </w:r>
      <w:r w:rsidR="00A85A7C" w:rsidRPr="000B4D61">
        <w:rPr>
          <w:rFonts w:ascii="Times New Roman" w:hAnsi="Times New Roman" w:cs="Times New Roman"/>
          <w:color w:val="000000"/>
          <w:sz w:val="24"/>
          <w:szCs w:val="24"/>
        </w:rPr>
        <w:t>native wrack</w:t>
      </w:r>
      <w:r w:rsidR="0059276F" w:rsidRPr="000B4D61">
        <w:rPr>
          <w:rFonts w:ascii="Times New Roman" w:hAnsi="Times New Roman" w:cs="Times New Roman"/>
          <w:color w:val="000000"/>
          <w:sz w:val="24"/>
          <w:szCs w:val="24"/>
        </w:rPr>
        <w:t xml:space="preserve"> </w:t>
      </w:r>
      <w:r w:rsidRPr="000B4D61">
        <w:rPr>
          <w:rFonts w:ascii="Times New Roman" w:hAnsi="Times New Roman" w:cs="Times New Roman"/>
          <w:color w:val="000000"/>
          <w:sz w:val="24"/>
          <w:szCs w:val="24"/>
        </w:rPr>
        <w:t>with</w:t>
      </w:r>
      <w:r w:rsidR="00A85A7C" w:rsidRPr="000B4D61">
        <w:rPr>
          <w:rFonts w:ascii="Times New Roman" w:hAnsi="Times New Roman" w:cs="Times New Roman"/>
          <w:color w:val="000000"/>
          <w:sz w:val="24"/>
          <w:szCs w:val="24"/>
        </w:rPr>
        <w:t xml:space="preserve"> invasive wrack (i.e., </w:t>
      </w:r>
      <w:r w:rsidR="0059276F" w:rsidRPr="000B4D61">
        <w:rPr>
          <w:rFonts w:ascii="Times New Roman" w:hAnsi="Times New Roman" w:cs="Times New Roman"/>
          <w:color w:val="000000"/>
          <w:sz w:val="24"/>
          <w:szCs w:val="24"/>
        </w:rPr>
        <w:t xml:space="preserve">kelp with </w:t>
      </w:r>
      <w:r w:rsidRPr="000B4D61">
        <w:rPr>
          <w:rFonts w:ascii="Times New Roman" w:hAnsi="Times New Roman" w:cs="Times New Roman"/>
          <w:color w:val="000000"/>
          <w:sz w:val="24"/>
          <w:szCs w:val="24"/>
        </w:rPr>
        <w:t>devilweed</w:t>
      </w:r>
      <w:r w:rsidR="00A85A7C" w:rsidRPr="000B4D61">
        <w:rPr>
          <w:rFonts w:ascii="Times New Roman" w:hAnsi="Times New Roman" w:cs="Times New Roman"/>
          <w:color w:val="000000"/>
          <w:sz w:val="24"/>
          <w:szCs w:val="24"/>
        </w:rPr>
        <w:t>) led to a reduction in grazing by the assemblage on wrack</w:t>
      </w:r>
      <w:r w:rsidR="0059276F" w:rsidRPr="000B4D61">
        <w:rPr>
          <w:rFonts w:ascii="Times New Roman" w:hAnsi="Times New Roman" w:cs="Times New Roman"/>
          <w:color w:val="000000"/>
          <w:sz w:val="24"/>
          <w:szCs w:val="24"/>
        </w:rPr>
        <w:t xml:space="preserve"> </w:t>
      </w:r>
      <w:r w:rsidR="000713DE" w:rsidRPr="000B4D61">
        <w:rPr>
          <w:rFonts w:ascii="Times New Roman" w:hAnsi="Times New Roman" w:cs="Times New Roman"/>
          <w:color w:val="000000"/>
          <w:sz w:val="24"/>
          <w:szCs w:val="24"/>
        </w:rPr>
        <w:t>(</w:t>
      </w:r>
      <w:r w:rsidR="000713DE" w:rsidRPr="000B4D61">
        <w:rPr>
          <w:rFonts w:ascii="Times New Roman" w:eastAsia="Times New Roman" w:hAnsi="Times New Roman" w:cs="Times New Roman"/>
          <w:sz w:val="24"/>
          <w:szCs w:val="24"/>
        </w:rPr>
        <w:t>t-test, t=-7.5289, p&lt;0.001)</w:t>
      </w:r>
      <w:r w:rsidR="0062098B">
        <w:rPr>
          <w:rFonts w:ascii="Times New Roman" w:eastAsia="Times New Roman" w:hAnsi="Times New Roman" w:cs="Times New Roman"/>
          <w:sz w:val="24"/>
          <w:szCs w:val="24"/>
        </w:rPr>
        <w:t xml:space="preserve">, however, there was a </w:t>
      </w:r>
      <w:r w:rsidR="0062098B">
        <w:rPr>
          <w:rFonts w:ascii="Times New Roman" w:eastAsia="Times New Roman" w:hAnsi="Times New Roman" w:cs="Times New Roman"/>
          <w:sz w:val="24"/>
          <w:szCs w:val="24"/>
        </w:rPr>
        <w:lastRenderedPageBreak/>
        <w:t>significant interaction between wrack and native benthic seaweed grazing (F=21.208, p&lt;0.001)</w:t>
      </w:r>
      <w:r w:rsidR="00A85A7C" w:rsidRPr="000B4D61">
        <w:rPr>
          <w:rFonts w:ascii="Times New Roman" w:hAnsi="Times New Roman" w:cs="Times New Roman"/>
          <w:color w:val="000000"/>
          <w:sz w:val="24"/>
          <w:szCs w:val="24"/>
        </w:rPr>
        <w:t xml:space="preserve">. This reduction in grazing was related to an increase of grazing in </w:t>
      </w:r>
      <w:r w:rsidR="00A85A7C" w:rsidRPr="000B4D61">
        <w:rPr>
          <w:rFonts w:ascii="Times New Roman" w:hAnsi="Times New Roman" w:cs="Times New Roman"/>
          <w:i/>
          <w:iCs/>
          <w:color w:val="000000"/>
          <w:sz w:val="24"/>
          <w:szCs w:val="24"/>
        </w:rPr>
        <w:t xml:space="preserve">S. compressa </w:t>
      </w:r>
      <w:r w:rsidR="00A85A7C" w:rsidRPr="000B4D61">
        <w:rPr>
          <w:rFonts w:ascii="Times New Roman" w:hAnsi="Times New Roman" w:cs="Times New Roman"/>
          <w:color w:val="000000"/>
          <w:sz w:val="24"/>
          <w:szCs w:val="24"/>
        </w:rPr>
        <w:t>(M = 3.2304, SE = 0.2272, p &lt; 0.001)</w:t>
      </w:r>
      <w:r w:rsidR="00A85A7C" w:rsidRPr="000B4D61">
        <w:rPr>
          <w:rFonts w:ascii="Times New Roman" w:hAnsi="Times New Roman" w:cs="Times New Roman"/>
          <w:i/>
          <w:iCs/>
          <w:color w:val="000000"/>
          <w:sz w:val="24"/>
          <w:szCs w:val="24"/>
        </w:rPr>
        <w:t xml:space="preserve">. </w:t>
      </w:r>
      <w:r w:rsidR="003534FE">
        <w:rPr>
          <w:rFonts w:ascii="Times New Roman" w:hAnsi="Times New Roman" w:cs="Times New Roman"/>
          <w:color w:val="000000"/>
          <w:sz w:val="24"/>
          <w:szCs w:val="24"/>
        </w:rPr>
        <w:t>Replacing kelp with devilweed did not affect feeding on the two other benthic native seaweed</w:t>
      </w:r>
      <w:r w:rsidR="00A85A7C" w:rsidRPr="000B4D61">
        <w:rPr>
          <w:rFonts w:ascii="Times New Roman" w:hAnsi="Times New Roman" w:cs="Times New Roman"/>
          <w:color w:val="000000"/>
          <w:sz w:val="24"/>
          <w:szCs w:val="24"/>
        </w:rPr>
        <w:t xml:space="preserve"> (p </w:t>
      </w:r>
      <w:r w:rsidR="000713DE" w:rsidRPr="000B4D61">
        <w:rPr>
          <w:rFonts w:ascii="Times New Roman" w:hAnsi="Times New Roman" w:cs="Times New Roman"/>
          <w:color w:val="000000"/>
          <w:sz w:val="24"/>
          <w:szCs w:val="24"/>
        </w:rPr>
        <w:t>&gt;</w:t>
      </w:r>
      <w:r w:rsidR="00A85A7C" w:rsidRPr="000B4D61">
        <w:rPr>
          <w:rFonts w:ascii="Times New Roman" w:hAnsi="Times New Roman" w:cs="Times New Roman"/>
          <w:color w:val="000000"/>
          <w:sz w:val="24"/>
          <w:szCs w:val="24"/>
        </w:rPr>
        <w:t xml:space="preserve"> 0.05; Figure 4).</w:t>
      </w:r>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The replacement of kelp wrack with devilweed did not influence overall grazing rates (</w:t>
      </w:r>
      <w:r w:rsidR="0062098B">
        <w:rPr>
          <w:rFonts w:ascii="Times New Roman" w:hAnsi="Times New Roman" w:cs="Times New Roman"/>
          <w:color w:val="000000"/>
          <w:sz w:val="24"/>
          <w:szCs w:val="24"/>
        </w:rPr>
        <w:t xml:space="preserve"> </w:t>
      </w:r>
      <w:r w:rsidR="000713DE" w:rsidRPr="000B4D61">
        <w:rPr>
          <w:rFonts w:ascii="Times New Roman" w:hAnsi="Times New Roman" w:cs="Times New Roman"/>
          <w:color w:val="000000"/>
          <w:sz w:val="24"/>
          <w:szCs w:val="24"/>
        </w:rPr>
        <w:t xml:space="preserve">native: 5.22 ± 0.20g, invasive: 5.97 ± 0.22 g, </w:t>
      </w:r>
      <w:r w:rsidR="00A85A7C" w:rsidRPr="000B4D61">
        <w:rPr>
          <w:rFonts w:ascii="Times New Roman" w:hAnsi="Times New Roman" w:cs="Times New Roman"/>
          <w:color w:val="000000"/>
          <w:sz w:val="24"/>
          <w:szCs w:val="24"/>
        </w:rPr>
        <w:t>M= -0.0878</w:t>
      </w:r>
      <w:r w:rsidR="000713DE" w:rsidRPr="000B4D61">
        <w:rPr>
          <w:rFonts w:ascii="Times New Roman" w:hAnsi="Times New Roman" w:cs="Times New Roman"/>
          <w:color w:val="000000"/>
          <w:sz w:val="24"/>
          <w:szCs w:val="24"/>
        </w:rPr>
        <w:t>;</w:t>
      </w:r>
      <w:r w:rsidR="00A85A7C" w:rsidRPr="000B4D61">
        <w:rPr>
          <w:rFonts w:ascii="Times New Roman" w:hAnsi="Times New Roman" w:cs="Times New Roman"/>
          <w:color w:val="000000"/>
          <w:sz w:val="24"/>
          <w:szCs w:val="24"/>
        </w:rPr>
        <w:t xml:space="preserve"> SE = 0.2272, p = 0.6990). </w:t>
      </w:r>
      <w:commentRangeEnd w:id="6"/>
      <w:r w:rsidR="003534FE">
        <w:rPr>
          <w:rStyle w:val="CommentReference"/>
        </w:rPr>
        <w:commentReference w:id="6"/>
      </w:r>
    </w:p>
    <w:p w14:paraId="63498F81" w14:textId="77777777" w:rsidR="000713DE" w:rsidRPr="000B4D61" w:rsidDel="003534FE" w:rsidRDefault="000713DE" w:rsidP="000B4D61">
      <w:pPr>
        <w:spacing w:line="480" w:lineRule="auto"/>
        <w:jc w:val="both"/>
        <w:rPr>
          <w:del w:id="7" w:author="Jeremy Long" w:date="2023-08-29T15:28:00Z"/>
          <w:rFonts w:ascii="Times New Roman" w:hAnsi="Times New Roman" w:cs="Times New Roman"/>
          <w:color w:val="000000"/>
          <w:sz w:val="24"/>
          <w:szCs w:val="24"/>
        </w:rPr>
      </w:pPr>
    </w:p>
    <w:p w14:paraId="71ABC402" w14:textId="2E8DD8A9" w:rsidR="00C934C4" w:rsidRPr="000B4D61" w:rsidRDefault="00C934C4"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b/>
          <w:bCs/>
          <w:color w:val="000000"/>
          <w:sz w:val="24"/>
          <w:szCs w:val="24"/>
        </w:rPr>
        <w:t>Discussion</w:t>
      </w:r>
    </w:p>
    <w:p w14:paraId="1C0FD235" w14:textId="77B0D7C1" w:rsidR="00321FBD"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Invasive species have become increasingly abundant around the world and their effects on native communities are generally unclear as some decimate ecosystems while others assume similar roles to native counterparts</w:t>
      </w:r>
      <w:r w:rsidR="000543B2" w:rsidRPr="000B4D61">
        <w:rPr>
          <w:rFonts w:ascii="Times New Roman" w:eastAsia="Times New Roman" w:hAnsi="Times New Roman" w:cs="Times New Roman"/>
          <w:color w:val="000000"/>
          <w:sz w:val="24"/>
          <w:szCs w:val="24"/>
        </w:rPr>
        <w:t xml:space="preserve"> </w:t>
      </w:r>
      <w:r w:rsidR="000543B2" w:rsidRPr="000B4D61">
        <w:rPr>
          <w:rFonts w:ascii="Times New Roman" w:eastAsia="Times New Roman" w:hAnsi="Times New Roman" w:cs="Times New Roman"/>
          <w:color w:val="000000"/>
          <w:sz w:val="24"/>
          <w:szCs w:val="24"/>
        </w:rPr>
        <w:fldChar w:fldCharType="begin"/>
      </w:r>
      <w:r w:rsidR="000543B2" w:rsidRPr="000B4D61">
        <w:rPr>
          <w:rFonts w:ascii="Times New Roman" w:eastAsia="Times New Roman" w:hAnsi="Times New Roman" w:cs="Times New Roman"/>
          <w:color w:val="000000"/>
          <w:sz w:val="24"/>
          <w:szCs w:val="24"/>
        </w:rPr>
        <w:instrText xml:space="preserve"> ADDIN ZOTERO_ITEM CSL_CITATION {"citationID":"qnma2ytc","properties":{"formattedCitation":"(Williams and Smith 2007, Kaplanis et al. 2016, Chapman 2016)","plainCitation":"(Williams and Smith 2007, Kaplanis et al. 2016, Chapman 2016)","noteIndex":0},"citationItems":[{"id":282,"uris":["http://zotero.org/users/6486635/items/YIKHXC6Y"],"itemData":{"id":282,"type":"article-journal","abstract":"We reviewed over 407 global seaweed introduction events and have increased the total number of introduced seaweed species to 277. Using binomial tests we show that several algal families contain more successful invaders than would be expected by chance, highlighting groups that should be targeted for management. Hull-fouling and aquaculture are the most significant sources of seaweed invaders and should be carefully regulated. The ecological effects of introduced seaweeds have been studied in only 6% of the species, but these studies show mostly negative effects or changes to the native biota. Herbivores generally prefer native to introduced seaweeds, and are unlikely to control spread, as they can do in other habitats. Undisturbed marine communities can be at least initially resistant to most introduced seaweeds aside from the siphonous green species; however, disturbances and eutrophication can facilitate invasion. Major research gaps include community-level ecological studies and economic assessments.","container-title":"Annual Review of Ecology, Evolution, and Systematics","DOI":"10.1146/annurev.ecolsys.38.091206.095543","ISSN":"1543-592X","issue":"1","journalAbbreviation":"Annu. Rev. Ecol. Evol. Syst.","note":"publisher: Annual Reviews","page":"327-359","title":"A Global Review of the Distribution, Taxonomy, and Impacts of Introduced Seaweeds","volume":"38","author":[{"family":"Williams","given":"Susan L."},{"family":"Smith","given":"Jennifer E."}],"issued":{"date-parts":[["2007",12,1]]}}},{"id":343,"uris":["http://zotero.org/users/6486635/items/9ML4JUFH"],"itemData":{"id":343,"type":"article-journal","abstract":"Here we report the occurrence of the two non-native brown macroalgal species Sargassum horneri (Turner) C. Agardh and Undaria pinnatifida (Harvey) Suringar in San Diego County and describe expansions in their ranges and new invasions on the California and Baja California coasts. Both species have exhibited characteristics of successful invaders: establishing in new areas, spreading locally, and persisting through multiple generations in areas that have been invaded. These species now occur primarily in harbors, but have also invaded open coast sites, suggesting that they can invade areas with relatively high wave action and with well-established native benthic communities. The rapid and uncontrolled spread of these species to date has serious implications for their expansion along the west coast of North America. The ecological and economic consequences of these invasions require further research.","container-title":"Aquatic Invasions","DOI":"10.3391/ai.2016.11.2.01","ISSN":"18185487","issue":"2","journalAbbreviation":"AI","language":"en","page":"111-124","source":"DOI.org (Crossref)","title":"Distribution patterns of the non-native seaweeds Sargassum horneri (Turner) C. Agardh and Undaria pinnatifida (Harvey) Suringar on the San Diego and Pacific coast of North America","volume":"11","author":[{"family":"Kaplanis","given":"Nikolas John"},{"family":"Harris","given":"Jill"},{"family":"Smith","given":"Jennifer"}],"issued":{"date-parts":[["2016"]]}}},{"id":216,"uris":["http://zotero.org/users/6486635/items/AJB7EPKJ"],"itemData":{"id":216,"type":"article-journal","container-title":"Marine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0543B2" w:rsidRPr="000B4D61">
        <w:rPr>
          <w:rFonts w:ascii="Times New Roman" w:eastAsia="Times New Roman" w:hAnsi="Times New Roman" w:cs="Times New Roman"/>
          <w:color w:val="000000"/>
          <w:sz w:val="24"/>
          <w:szCs w:val="24"/>
        </w:rPr>
        <w:fldChar w:fldCharType="separate"/>
      </w:r>
      <w:r w:rsidR="000543B2" w:rsidRPr="000B4D61">
        <w:rPr>
          <w:rFonts w:ascii="Times New Roman" w:eastAsia="Times New Roman" w:hAnsi="Times New Roman" w:cs="Times New Roman"/>
          <w:noProof/>
          <w:color w:val="000000"/>
          <w:sz w:val="24"/>
          <w:szCs w:val="24"/>
        </w:rPr>
        <w:t>(Williams and Smith 2007, Kaplanis et al. 2016, Chapman 2016)</w:t>
      </w:r>
      <w:r w:rsidR="000543B2" w:rsidRPr="000B4D61">
        <w:rPr>
          <w:rFonts w:ascii="Times New Roman" w:eastAsia="Times New Roman" w:hAnsi="Times New Roman" w:cs="Times New Roman"/>
          <w:color w:val="000000"/>
          <w:sz w:val="24"/>
          <w:szCs w:val="24"/>
        </w:rPr>
        <w:fldChar w:fldCharType="end"/>
      </w:r>
      <w:r w:rsidR="000543B2" w:rsidRPr="000B4D61">
        <w:rPr>
          <w:rFonts w:ascii="Times New Roman" w:eastAsia="Times New Roman" w:hAnsi="Times New Roman" w:cs="Times New Roman"/>
          <w:color w:val="000000"/>
          <w:sz w:val="24"/>
          <w:szCs w:val="24"/>
        </w:rPr>
        <w:t>. Species</w:t>
      </w:r>
      <w:r w:rsidRPr="000B4D61">
        <w:rPr>
          <w:rFonts w:ascii="Times New Roman" w:eastAsia="Times New Roman" w:hAnsi="Times New Roman" w:cs="Times New Roman"/>
          <w:color w:val="000000"/>
          <w:sz w:val="24"/>
          <w:szCs w:val="24"/>
        </w:rPr>
        <w:t xml:space="preserve"> introductions have resulted in positive and negative impacts on invaded communities, but few studies have investigated how they impact subsidies between ecosystems and the communities that depend on such subsidies</w:t>
      </w:r>
      <w:r w:rsidR="000543B2" w:rsidRPr="000B4D61">
        <w:rPr>
          <w:rFonts w:ascii="Times New Roman" w:eastAsia="Times New Roman" w:hAnsi="Times New Roman" w:cs="Times New Roman"/>
          <w:color w:val="000000"/>
          <w:sz w:val="24"/>
          <w:szCs w:val="24"/>
        </w:rPr>
        <w:t xml:space="preserve"> </w:t>
      </w:r>
      <w:r w:rsidR="000543B2" w:rsidRPr="000B4D61">
        <w:rPr>
          <w:rFonts w:ascii="Times New Roman" w:eastAsia="Times New Roman" w:hAnsi="Times New Roman" w:cs="Times New Roman"/>
          <w:color w:val="000000"/>
          <w:sz w:val="24"/>
          <w:szCs w:val="24"/>
        </w:rPr>
        <w:fldChar w:fldCharType="begin"/>
      </w:r>
      <w:r w:rsidR="000543B2" w:rsidRPr="000B4D61">
        <w:rPr>
          <w:rFonts w:ascii="Times New Roman" w:eastAsia="Times New Roman" w:hAnsi="Times New Roman" w:cs="Times New Roman"/>
          <w:color w:val="000000"/>
          <w:sz w:val="24"/>
          <w:szCs w:val="24"/>
        </w:rPr>
        <w:instrText xml:space="preserve"> ADDIN ZOTERO_ITEM CSL_CITATION {"citationID":"0B2qkCAX","properties":{"formattedCitation":"(MacMillan et al. 2016, Su\\uc0\\u225{}rez-Jim\\uc0\\u233{}nez et al. 2017)","plainCitation":"(MacMillan et al. 2016, Suárez-Jiménez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0543B2" w:rsidRPr="000B4D61">
        <w:rPr>
          <w:rFonts w:ascii="Times New Roman" w:eastAsia="Times New Roman" w:hAnsi="Times New Roman" w:cs="Times New Roman"/>
          <w:color w:val="000000"/>
          <w:sz w:val="24"/>
          <w:szCs w:val="24"/>
        </w:rPr>
        <w:fldChar w:fldCharType="separate"/>
      </w:r>
      <w:r w:rsidR="000543B2" w:rsidRPr="000B4D61">
        <w:rPr>
          <w:rFonts w:ascii="Times New Roman" w:hAnsi="Times New Roman" w:cs="Times New Roman"/>
          <w:color w:val="000000"/>
          <w:sz w:val="24"/>
          <w:szCs w:val="24"/>
        </w:rPr>
        <w:t>(MacMillan et al. 2016, Suárez-Jiménez et al. 2017)</w:t>
      </w:r>
      <w:r w:rsidR="000543B2" w:rsidRPr="000B4D61">
        <w:rPr>
          <w:rFonts w:ascii="Times New Roman" w:eastAsia="Times New Roman" w:hAnsi="Times New Roman" w:cs="Times New Roman"/>
          <w:color w:val="000000"/>
          <w:sz w:val="24"/>
          <w:szCs w:val="24"/>
        </w:rPr>
        <w:fldChar w:fldCharType="end"/>
      </w:r>
      <w:r w:rsidR="000543B2"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Here, we showed through feeding assays that </w:t>
      </w:r>
      <w:r w:rsidR="00B1140D" w:rsidRPr="000B4D61">
        <w:rPr>
          <w:rFonts w:ascii="Times New Roman" w:eastAsia="Times New Roman" w:hAnsi="Times New Roman" w:cs="Times New Roman"/>
          <w:color w:val="000000"/>
          <w:sz w:val="24"/>
          <w:szCs w:val="24"/>
        </w:rPr>
        <w:t xml:space="preserve">invasive </w:t>
      </w:r>
      <w:r w:rsidRPr="000B4D61">
        <w:rPr>
          <w:rFonts w:ascii="Times New Roman" w:eastAsia="Times New Roman" w:hAnsi="Times New Roman" w:cs="Times New Roman"/>
          <w:color w:val="000000"/>
          <w:sz w:val="24"/>
          <w:szCs w:val="24"/>
        </w:rPr>
        <w:t>devilweed</w:t>
      </w:r>
      <w:r w:rsidR="000543B2" w:rsidRPr="000B4D61">
        <w:rPr>
          <w:rFonts w:ascii="Times New Roman" w:eastAsia="Times New Roman" w:hAnsi="Times New Roman" w:cs="Times New Roman"/>
          <w:color w:val="000000"/>
          <w:sz w:val="24"/>
          <w:szCs w:val="24"/>
        </w:rPr>
        <w:t xml:space="preserve"> </w:t>
      </w:r>
      <w:r w:rsidR="00B1140D" w:rsidRPr="000B4D61">
        <w:rPr>
          <w:rFonts w:ascii="Times New Roman" w:eastAsia="Times New Roman" w:hAnsi="Times New Roman" w:cs="Times New Roman"/>
          <w:color w:val="000000"/>
          <w:sz w:val="24"/>
          <w:szCs w:val="24"/>
        </w:rPr>
        <w:t>in the wrack will likely have species-specific impacts</w:t>
      </w:r>
      <w:r w:rsidR="000543B2" w:rsidRPr="000B4D61">
        <w:rPr>
          <w:rFonts w:ascii="Times New Roman" w:eastAsia="Times New Roman" w:hAnsi="Times New Roman" w:cs="Times New Roman"/>
          <w:color w:val="000000"/>
          <w:sz w:val="24"/>
          <w:szCs w:val="24"/>
        </w:rPr>
        <w:t xml:space="preserve"> on performance and preference </w:t>
      </w:r>
      <w:r w:rsidR="00B1140D" w:rsidRPr="000B4D61">
        <w:rPr>
          <w:rFonts w:ascii="Times New Roman" w:eastAsia="Times New Roman" w:hAnsi="Times New Roman" w:cs="Times New Roman"/>
          <w:color w:val="000000"/>
          <w:sz w:val="24"/>
          <w:szCs w:val="24"/>
        </w:rPr>
        <w:t xml:space="preserve">of consumers, and indirect effects on native benthic seaweeds. </w:t>
      </w:r>
      <w:r w:rsidR="000543B2" w:rsidRPr="000B4D61">
        <w:rPr>
          <w:rFonts w:ascii="Times New Roman" w:eastAsia="Times New Roman" w:hAnsi="Times New Roman" w:cs="Times New Roman"/>
          <w:color w:val="000000"/>
          <w:sz w:val="24"/>
          <w:szCs w:val="24"/>
        </w:rPr>
        <w:t xml:space="preserve"> </w:t>
      </w:r>
    </w:p>
    <w:p w14:paraId="160C696A" w14:textId="74C3E1A8" w:rsidR="00672380" w:rsidRPr="000B4D61" w:rsidRDefault="00672380"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Unlike previous studies, we did not see strong benefits of a mixed diet.</w:t>
      </w:r>
      <w:r w:rsidR="008F7684"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Studies suggest that mixed diets generally result in higher performance than a monospecific diet (e.g.</w:t>
      </w:r>
      <w:r w:rsidR="00DC3DA3"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 xml:space="preserve">growth or reproductive output; </w:t>
      </w:r>
      <w:r w:rsidR="00321FBD" w:rsidRPr="000B4D61">
        <w:rPr>
          <w:rFonts w:ascii="Times New Roman" w:eastAsia="Times New Roman" w:hAnsi="Times New Roman" w:cs="Times New Roman"/>
          <w:color w:val="000000"/>
          <w:sz w:val="24"/>
          <w:szCs w:val="24"/>
        </w:rPr>
        <w:fldChar w:fldCharType="begin"/>
      </w:r>
      <w:r w:rsidR="00321FBD" w:rsidRPr="000B4D61">
        <w:rPr>
          <w:rFonts w:ascii="Times New Roman" w:eastAsia="Times New Roman" w:hAnsi="Times New Roman" w:cs="Times New Roman"/>
          <w:color w:val="000000"/>
          <w:sz w:val="24"/>
          <w:szCs w:val="24"/>
        </w:rPr>
        <w:instrText xml:space="preserve"> ADDIN ZOTERO_ITEM CSL_CITATION {"citationID":"gZHc1Gh6","properties":{"formattedCitation":"(Worm et al. 2006, Aquilino et al. 2012)","plainCitation":"(Worm et al. 2006, Aquilino et al. 2012)","noteIndex":0},"citationItems":[{"id":153,"uris":["http://zotero.org/users/6486635/items/CGEDPK6Q"],"itemData":{"id":153,"type":"article-journal","abstract":"Human-dominated marine ecosystems are experiencing accelerating loss of populations and species, with largely unknown consequences. We analyzed local experiments, long-term regional time series, and global fisheries data to test how biodiversity loss affects marine ecosystem services across temporal and spatial scales. Overall, rates of resource collapse increased and recovery potential, stability, and water quality decreased exponentially with declining diversity. Restoration of biodiversity, in contrast, increased productivity fourfold and decreased variability by 21%, on average. We conclude that marine biodiversity loss is increasingly impairing the ocean's capacity to provide food, maintain water quality, and recover from perturbations. Yet available data suggest that at this point, these trends are still reversible.","container-title":"Science","DOI":"10.1126/science.1132294","ISSN":"0036-8075, 1095-9203","issue":"5800","journalAbbreviation":"Science","language":"en","page":"787-790","source":"DOI.org (Crossref)","title":"Impacts of Biodiversity Loss on Ocean Ecosystem Services","volume":"314","author":[{"family":"Worm","given":"Boris"},{"family":"Barbier","given":"Edward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J."},{"family":"Watson","given":"Reg"}],"issued":{"date-parts":[["2006",11,3]]}}},{"id":388,"uris":["http://zotero.org/users/6486635/items/IQ5LQUJ7"],"itemData":{"id":388,"type":"article-journal","abstract":"Seaweeds provide food and shelter for countless species of invertebrates. Many studies show how particular species of seaweed facilitate particular invertebrates, but few examine the simultaneous effects of multiple seaweeds, despite the fact that algal composition and diversity are known to vary considerably. We conducted laboratory experiments to determine how algal species richness affected the consumption and growth of 2 common rocky shore herbivores: the turban snail Chlorostoma funebralis and the lined shore crab Pachygrapsus crassipes. For both herbivores, highest growth was achieved on a diet of mixed algal species, though this was greater than growth on the best single species only for C. funebralis. However, the herbivores differed in their growth on particular single species diets and consumed prey species at different rates. This suggests that, despite the similar boost in growth achieved by a diverse diet, the exact mechanism was not the same for the 2 species. The benefits were not due simply to inclusion of the best single food species in the mixed diet because consumption of these highest quality foods was lower in mixed than in single species treatments and contributed only 50% of dietary intake in mixed diet treatments. It seems likely that complementary nutritional quality, chemistry, or morphology among prey species contributed to the positive effects of diet species richness on herbivore performance. Similar findings for taxonomically and ecologically distinct herbivores suggest that such effects of diet species richness on consumer performance may be widespread among marine generalist herbivores.","container-title":"Marine Ecology Progress Series","DOI":"10.3354/meps09893","ISSN":"0171-8630, 1616-1599","journalAbbreviation":"Mar. Ecol. Prog. Ser.","language":"en","page":"179-189","source":"DOI.org (Crossref)","title":"Mixed species diets enhance the growth of two rocky intertidal herbivores","volume":"468","author":[{"family":"Aquilino","given":"Km"},{"family":"Coulbourne","given":"Me"},{"family":"Stachowicz","given":"Jj"}],"issued":{"date-parts":[["2012",11,14]]}}}],"schema":"https://github.com/citation-style-language/schema/raw/master/csl-citation.json"} </w:instrText>
      </w:r>
      <w:r w:rsidR="00321FBD" w:rsidRPr="000B4D61">
        <w:rPr>
          <w:rFonts w:ascii="Times New Roman" w:eastAsia="Times New Roman" w:hAnsi="Times New Roman" w:cs="Times New Roman"/>
          <w:color w:val="000000"/>
          <w:sz w:val="24"/>
          <w:szCs w:val="24"/>
        </w:rPr>
        <w:fldChar w:fldCharType="separate"/>
      </w:r>
      <w:r w:rsidR="00FC1D8E" w:rsidRPr="000B4D61">
        <w:rPr>
          <w:rFonts w:ascii="Times New Roman" w:eastAsia="Times New Roman" w:hAnsi="Times New Roman" w:cs="Times New Roman"/>
          <w:noProof/>
          <w:color w:val="000000"/>
          <w:sz w:val="24"/>
          <w:szCs w:val="24"/>
        </w:rPr>
        <w:t>(Worm et al. 2006, Aquilino et al. 2012)</w:t>
      </w:r>
      <w:r w:rsidR="00321FBD" w:rsidRPr="000B4D61">
        <w:rPr>
          <w:rFonts w:ascii="Times New Roman" w:eastAsia="Times New Roman" w:hAnsi="Times New Roman" w:cs="Times New Roman"/>
          <w:color w:val="000000"/>
          <w:sz w:val="24"/>
          <w:szCs w:val="24"/>
        </w:rPr>
        <w:fldChar w:fldCharType="end"/>
      </w:r>
      <w:r w:rsidR="00321FBD" w:rsidRPr="000B4D61">
        <w:rPr>
          <w:rFonts w:ascii="Times New Roman" w:eastAsia="Times New Roman" w:hAnsi="Times New Roman" w:cs="Times New Roman"/>
          <w:color w:val="000000"/>
          <w:sz w:val="24"/>
          <w:szCs w:val="24"/>
        </w:rPr>
        <w:t xml:space="preserve">. Benefits of a mixed diet are often attributed to 1) higher overall quality of diet due to nutrient balance and complementarity or 2) dilution of toxins and secondary compounds of any one species in the diet </w:t>
      </w:r>
      <w:r w:rsidR="00DC3DA3" w:rsidRPr="000B4D61">
        <w:rPr>
          <w:rFonts w:ascii="Times New Roman" w:eastAsia="Times New Roman" w:hAnsi="Times New Roman" w:cs="Times New Roman"/>
          <w:color w:val="000000"/>
          <w:sz w:val="24"/>
          <w:szCs w:val="24"/>
        </w:rPr>
        <w:fldChar w:fldCharType="begin"/>
      </w:r>
      <w:r w:rsidR="00FC1D8E" w:rsidRPr="000B4D61">
        <w:rPr>
          <w:rFonts w:ascii="Times New Roman" w:eastAsia="Times New Roman" w:hAnsi="Times New Roman" w:cs="Times New Roman"/>
          <w:color w:val="000000"/>
          <w:sz w:val="24"/>
          <w:szCs w:val="24"/>
        </w:rPr>
        <w:instrText xml:space="preserve"> ADDIN ZOTERO_ITEM CSL_CITATION {"citationID":"eLxgB4Ep","properties":{"formattedCitation":"(Bernays et al. 1994, H\\uc0\\u228{}gele and Rowell-Rahier 1999, 1999)","plainCitation":"(Bernays et al. 1994, Hägele and Rowell-Rahier 1999, 1999)","dontUpdate":true,"noteIndex":0},"citationItems":[{"id":173,"uris":["http://zotero.org/users/6486635/items/GCIAYY6V"],"itemData":{"id":173,"type":"article-journal","abstract":"It has been demonstrated in several taxa that generalists grow better when they ingest a mixed diet than when they are restricted to just one or two items, but there are few cases that provide definitive evidence for how this benefit is achieved. Two hypotheses are addressed concerning the possible benefits of feeding on a variety of foods: (l) mixing foods increases the quality of the overall diet by improving the nutrient balance and (2) mixing improves the diet due to dilution of any one plant secondary compound. The generalist grasshopper Schistocerca americana was used in a series of experiments to distinguish between the two hypotheses.","container-title":"Ecology","DOI":"10.2307/1941604","ISSN":"00129658","issue":"7","language":"en","page":"1997-2006","source":"DOI.org (Crossref)","title":"Dietary Mixing in a Generalist Herbivore: Tests of Two Hypotheses","title-short":"Dietary Mixing in a Generalist Herbivore","volume":"75","author":[{"family":"Bernays","given":"E. A."},{"family":"Bright","given":"K. L."},{"family":"Gonzalez","given":"N."},{"family":"Angel","given":"J."}],"issued":{"date-parts":[["1994",10]]}}},{"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F."},{"family":"Rowell-Rahier","given":"Martine"}],"issued":{"date-parts":[["1999",6,16]]}}}],"schema":"https://github.com/citation-style-language/schema/raw/master/csl-citation.json"} </w:instrText>
      </w:r>
      <w:r w:rsidR="00DC3DA3" w:rsidRPr="000B4D61">
        <w:rPr>
          <w:rFonts w:ascii="Times New Roman" w:eastAsia="Times New Roman" w:hAnsi="Times New Roman" w:cs="Times New Roman"/>
          <w:color w:val="000000"/>
          <w:sz w:val="24"/>
          <w:szCs w:val="24"/>
        </w:rPr>
        <w:fldChar w:fldCharType="separate"/>
      </w:r>
      <w:r w:rsidR="00DC3DA3" w:rsidRPr="000B4D61">
        <w:rPr>
          <w:rFonts w:ascii="Times New Roman" w:hAnsi="Times New Roman" w:cs="Times New Roman"/>
          <w:color w:val="000000"/>
          <w:sz w:val="24"/>
          <w:szCs w:val="24"/>
        </w:rPr>
        <w:t>(Bernays et al. 1994, Hägele and Rowell-Rahier 1999)</w:t>
      </w:r>
      <w:r w:rsidR="00DC3DA3" w:rsidRPr="000B4D61">
        <w:rPr>
          <w:rFonts w:ascii="Times New Roman" w:eastAsia="Times New Roman" w:hAnsi="Times New Roman" w:cs="Times New Roman"/>
          <w:color w:val="000000"/>
          <w:sz w:val="24"/>
          <w:szCs w:val="24"/>
        </w:rPr>
        <w:fldChar w:fldCharType="end"/>
      </w:r>
      <w:r w:rsidR="00DC3DA3" w:rsidRPr="000B4D61">
        <w:rPr>
          <w:rFonts w:ascii="Times New Roman" w:hAnsi="Times New Roman" w:cs="Times New Roman"/>
          <w:sz w:val="24"/>
          <w:szCs w:val="24"/>
        </w:rPr>
        <w:t>.</w:t>
      </w:r>
      <w:r w:rsidR="0035644C" w:rsidRPr="000B4D61">
        <w:rPr>
          <w:rFonts w:ascii="Times New Roman" w:hAnsi="Times New Roman" w:cs="Times New Roman"/>
          <w:sz w:val="24"/>
          <w:szCs w:val="24"/>
        </w:rPr>
        <w:t xml:space="preserve"> </w:t>
      </w:r>
      <w:r w:rsidR="002E4B10" w:rsidRPr="000B4D61">
        <w:rPr>
          <w:rFonts w:ascii="Times New Roman" w:eastAsia="Times New Roman" w:hAnsi="Times New Roman" w:cs="Times New Roman"/>
          <w:color w:val="000000"/>
          <w:sz w:val="24"/>
          <w:szCs w:val="24"/>
        </w:rPr>
        <w:t xml:space="preserve">A meta-analysis of 493 experimental manipulations in 161 studies, revealed that mixed diets did not significantly enhance fitness components beyond the </w:t>
      </w:r>
      <w:r w:rsidR="002E4B10" w:rsidRPr="000B4D61">
        <w:rPr>
          <w:rFonts w:ascii="Times New Roman" w:eastAsia="Times New Roman" w:hAnsi="Times New Roman" w:cs="Times New Roman"/>
          <w:i/>
          <w:iCs/>
          <w:color w:val="000000"/>
          <w:sz w:val="24"/>
          <w:szCs w:val="24"/>
        </w:rPr>
        <w:t>best</w:t>
      </w:r>
      <w:r w:rsidR="002E4B10" w:rsidRPr="000B4D61">
        <w:rPr>
          <w:rFonts w:ascii="Times New Roman" w:eastAsia="Times New Roman" w:hAnsi="Times New Roman" w:cs="Times New Roman"/>
          <w:color w:val="000000"/>
          <w:sz w:val="24"/>
          <w:szCs w:val="24"/>
        </w:rPr>
        <w:t xml:space="preserve"> </w:t>
      </w:r>
      <w:r w:rsidR="002E4B10" w:rsidRPr="000B4D61">
        <w:rPr>
          <w:rFonts w:ascii="Times New Roman" w:eastAsia="Times New Roman" w:hAnsi="Times New Roman" w:cs="Times New Roman"/>
          <w:color w:val="000000"/>
          <w:sz w:val="24"/>
          <w:szCs w:val="24"/>
        </w:rPr>
        <w:lastRenderedPageBreak/>
        <w:t xml:space="preserve">single-species diet and reduced fitness when one of the diet components was a toxic species </w:t>
      </w:r>
      <w:r w:rsidR="002E4B10" w:rsidRPr="000B4D61">
        <w:rPr>
          <w:rFonts w:ascii="Times New Roman" w:eastAsia="Times New Roman" w:hAnsi="Times New Roman" w:cs="Times New Roman"/>
          <w:color w:val="000000"/>
          <w:sz w:val="24"/>
          <w:szCs w:val="24"/>
        </w:rPr>
        <w:fldChar w:fldCharType="begin"/>
      </w:r>
      <w:r w:rsidR="002E4B10" w:rsidRPr="000B4D61">
        <w:rPr>
          <w:rFonts w:ascii="Times New Roman" w:eastAsia="Times New Roman" w:hAnsi="Times New Roman" w:cs="Times New Roman"/>
          <w:color w:val="000000"/>
          <w:sz w:val="24"/>
          <w:szCs w:val="24"/>
        </w:rPr>
        <w:instrText xml:space="preserve"> ADDIN ZOTERO_ITEM CSL_CITATION {"citationID":"1E3skxXN","properties":{"formattedCitation":"(Lefcheck et al. 2013)","plainCitation":"(Lefcheck et al. 2013)","noteIndex":0},"citationItems":[{"id":176,"uris":["http://zotero.org/users/6486635/items/MYTFWTWP"],"itemData":{"id":176,"type":"article-journal","abstract":"The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2E4B10" w:rsidRPr="000B4D61">
        <w:rPr>
          <w:rFonts w:ascii="Times New Roman" w:eastAsia="Times New Roman" w:hAnsi="Times New Roman" w:cs="Times New Roman"/>
          <w:color w:val="000000"/>
          <w:sz w:val="24"/>
          <w:szCs w:val="24"/>
        </w:rPr>
        <w:fldChar w:fldCharType="separate"/>
      </w:r>
      <w:r w:rsidR="002E4B10" w:rsidRPr="000B4D61">
        <w:rPr>
          <w:rFonts w:ascii="Times New Roman" w:eastAsia="Times New Roman" w:hAnsi="Times New Roman" w:cs="Times New Roman"/>
          <w:noProof/>
          <w:color w:val="000000"/>
          <w:sz w:val="24"/>
          <w:szCs w:val="24"/>
        </w:rPr>
        <w:t>(Lefcheck et al. 2013)</w:t>
      </w:r>
      <w:r w:rsidR="002E4B10" w:rsidRPr="000B4D61">
        <w:rPr>
          <w:rFonts w:ascii="Times New Roman" w:eastAsia="Times New Roman" w:hAnsi="Times New Roman" w:cs="Times New Roman"/>
          <w:color w:val="000000"/>
          <w:sz w:val="24"/>
          <w:szCs w:val="24"/>
        </w:rPr>
        <w:fldChar w:fldCharType="end"/>
      </w:r>
      <w:r w:rsidR="002E4B10" w:rsidRPr="000B4D61">
        <w:rPr>
          <w:rFonts w:ascii="Times New Roman" w:eastAsia="Times New Roman" w:hAnsi="Times New Roman" w:cs="Times New Roman"/>
          <w:color w:val="000000"/>
          <w:sz w:val="24"/>
          <w:szCs w:val="24"/>
        </w:rPr>
        <w:t>. At this time, it is unknown to us if devilweed is chemically defended, however, our experiments found that</w:t>
      </w:r>
      <w:r w:rsidR="00E01195" w:rsidRPr="000B4D61">
        <w:rPr>
          <w:rFonts w:ascii="Times New Roman" w:eastAsia="Times New Roman" w:hAnsi="Times New Roman" w:cs="Times New Roman"/>
          <w:color w:val="000000"/>
          <w:sz w:val="24"/>
          <w:szCs w:val="24"/>
        </w:rPr>
        <w:t xml:space="preserve"> although it is a lower preference food for turban snails, there are benefits to consuming it with or instead of kelp. </w:t>
      </w:r>
    </w:p>
    <w:p w14:paraId="1D26999A" w14:textId="1683779F" w:rsidR="00500BAC" w:rsidRPr="000B4D61" w:rsidRDefault="00672380"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Nutritional values of seaweeds vary spatially and temporally but some studies suggest that Giant kelp generally has lower protein and lipid content and higher carbohydrate content than devilweed (14% protein, &lt;1% lipids, 75% carbohydrates for kelp, 21.96-22.94%</w:t>
      </w:r>
      <w:r w:rsidR="00541246"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protein, 1.38-1.96% glycolipids, 19.93-20.81% carbohydrates </w:t>
      </w:r>
      <w:r w:rsidRPr="000B4D61">
        <w:rPr>
          <w:rFonts w:ascii="Times New Roman" w:eastAsia="Times New Roman" w:hAnsi="Times New Roman" w:cs="Times New Roman"/>
          <w:color w:val="000000"/>
          <w:sz w:val="24"/>
          <w:szCs w:val="24"/>
        </w:rPr>
        <w:fldChar w:fldCharType="begin"/>
      </w:r>
      <w:r w:rsidRPr="000B4D61">
        <w:rPr>
          <w:rFonts w:ascii="Times New Roman" w:eastAsia="Times New Roman" w:hAnsi="Times New Roman" w:cs="Times New Roman"/>
          <w:color w:val="000000"/>
          <w:sz w:val="24"/>
          <w:szCs w:val="24"/>
        </w:rPr>
        <w:instrText xml:space="preserve"> ADDIN ZOTERO_ITEM CSL_CITATION {"citationID":"XDHJoST9","properties":{"formattedCitation":"(Hossain et al. 2003, Biancacci et al. 2022)","plainCitation":"(Hossain et al. 2003, Biancacci et al. 2022)","noteIndex":0},"citationItems":[{"id":115,"uris":["http://zotero.org/users/6486635/items/UNAKNRWX"],"itemData":{"id":115,"type":"article-journal","abstract":"Biochemical composition of bro\\VIl alga Sargassum horneri was investigated by determination of moisture, protein, carbohydrate, ash, simple lipids and glycolipids. Fatty acid composition of simple lipids and glycolipids was determined by gas chromatography. The algal specimens were collected in two different months, January (sample-I) and February (sample-2). Moisture contents were 86.94 and 87.00% in sample-l and sample-2, respectively. Protein, carbohydrate and ash contents were 22.94,19.93 and 32.00% of the dry sample1, respectively, while the contents of the dry sample-2 were 21.96, 20.81 and 33.58%, respectively. Glycolipids were 1.38 and 1.96% of the dry sample-l and sample-2, respectively, whereas 2.45 and 2.75% when the samples were digested with the abalone Haliatis discus enzyme. Of the glycolipids obtained, MGDG, DGDG and SQDG were nearly 15, 15 and 68%, respectively. The major fatty acids in simple lipids were 16:0, 18:1 and 22:0. The major fatty acids in individual lipid class were 16:0, 18: 1,20:1,20:4 and 20:5 in MGDG, 16:0,20:0,20:4 and 20:5 in DGDG and 16:0, 18:0, 18:1, 18:2 and 20:4 in SQDG. S. hameri is a potential source ofvaluable glycolipids.","container-title":"Pakistan Journal of Biological Sciences","DOI":"10.3923/pjbs.2003.1497.1500","ISSN":"10288880","issue":"17","journalAbbreviation":"Pakistan J. of Biological Sciences","language":"en","page":"1497-1500","source":"DOI.org (Crossref)","title":"Biochemical Composition and Lipid Compositional Properties of the Brown Alga Sargassumhorneri","volume":"6","author":[{"family":"Hossain","given":"Zakir"},{"family":".","given":"Hideyuki Kurihara"},{"family":".","given":"Koretaro Takahashi"}],"issued":{"date-parts":[["2003",8,15]]}}},{"id":120,"uris":["http://zotero.org/users/6486635/items/5U38ISD2"],"itemData":{"id":120,"type":"article-journal","abstract":"Macrocystis pyrifera (Linnaeus) C. Agardh (Ochrophyta), also known as giant kelp, is a key species in coastal ecosystems of temperate regions worldwide providing important habitats and food for a range of species. M. pyrifera also has the potential for cultivation for commercial application (e.g. food, food additives and feed). This study compared the effect of proximity to Atlantic salmon aquaculture sites (proximal and distal) on the nutritional value (proximate composition, fatty acids, and dietary minerals) and metal profiling of wild M. pyrifera populations applying standard procedures for proximate composition (Kjeldahl procedure with N × 5 for protein, cold extraction using dichloromethane: methanol (2:1) for lipid, oven drying for moisture, incin­ eration in a muffle furnace for ash, and carbohydrate content calculated by difference), esterification for fatty acid and Inductively Coupled Plasma Mass Spectrometry (ICP-MS) for minerals and metals. Lipid contents and some fatty acids (FA, e.g. polyunsaturated fatty acids (PUFAs)) were higher in samples proximal to salmon farms; however, concentrations of lipids were low overall (&lt;1.5% of dry weight). Moisture was consistently higher in distal samples, while the effects of proximity to salmon cages on the concentrations of protein, ash, and car­ bohydrates (as nitrogen-free extract) were not consistent amongst regions. Iodine levels did not vary between proximal and distal samples, while differences were reported for other elements between the investigated sites, particularly for phosphorous, iron, sodium, and potassium. Overall, metals including aluminium, arsenic, lead, cadmium, and mercury, were low and do not represent a concern for human consumption. These findings help to understand the potential of farming M. pyrifera in combination with finfish aquaculture in southern Australia for nutrient remediation from the finfish aquaculture, and aid in identifying possible commercial applications for M. pyrifera in the Australian market, including food, feed, fertiliser, and nutraceuticals.","container-title":"Algal Research","DOI":"10.1016/j.algal.2022.102745","ISSN":"22119264","journalAbbreviation":"Algal Research","language":"en","page":"102745","source":"DOI.org (Crossref)","title":"Variation in biochemical composition of wild-harvested Macrocystis pyrifera (Ochrophyta) from sites proximal and distal to salmon farms in Tasmania, Australia","volume":"65","author":[{"family":"Biancacci","given":"C."},{"family":"Sanderson","given":"J.C."},{"family":"Evans","given":"B."},{"family":"Callahan","given":"D.L."},{"family":"Francis","given":"D.S."},{"family":"Skrzypczyk","given":"V.M."},{"family":"Cumming","given":"E.E."},{"family":"Bellgrove","given":"A."}],"issued":{"date-parts":[["2022",6]]}}}],"schema":"https://github.com/citation-style-language/schema/raw/master/csl-citation.json"} </w:instrText>
      </w:r>
      <w:r w:rsidRPr="000B4D61">
        <w:rPr>
          <w:rFonts w:ascii="Times New Roman" w:eastAsia="Times New Roman" w:hAnsi="Times New Roman" w:cs="Times New Roman"/>
          <w:color w:val="000000"/>
          <w:sz w:val="24"/>
          <w:szCs w:val="24"/>
        </w:rPr>
        <w:fldChar w:fldCharType="separate"/>
      </w:r>
      <w:r w:rsidRPr="000B4D61">
        <w:rPr>
          <w:rFonts w:ascii="Times New Roman" w:eastAsia="Times New Roman" w:hAnsi="Times New Roman" w:cs="Times New Roman"/>
          <w:noProof/>
          <w:color w:val="000000"/>
          <w:sz w:val="24"/>
          <w:szCs w:val="24"/>
        </w:rPr>
        <w:t>(Hossain et al. 2003, Biancacci et al. 2022)</w:t>
      </w:r>
      <w:r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Although we did not measure nutrient quality of the seaweeds in these experiments, higher nutritional values of devilweed may only explain increased performance for turban snails since abalone growth decreased when devilweed was included in their diet. </w:t>
      </w:r>
      <w:r w:rsidR="00321FBD" w:rsidRPr="000B4D61">
        <w:rPr>
          <w:rFonts w:ascii="Times New Roman" w:eastAsia="Times New Roman" w:hAnsi="Times New Roman" w:cs="Times New Roman"/>
          <w:color w:val="000000"/>
          <w:sz w:val="24"/>
          <w:szCs w:val="24"/>
        </w:rPr>
        <w:t xml:space="preserve">It should </w:t>
      </w:r>
      <w:r w:rsidR="00221451" w:rsidRPr="000B4D61">
        <w:rPr>
          <w:rFonts w:ascii="Times New Roman" w:eastAsia="Times New Roman" w:hAnsi="Times New Roman" w:cs="Times New Roman"/>
          <w:color w:val="000000"/>
          <w:sz w:val="24"/>
          <w:szCs w:val="24"/>
        </w:rPr>
        <w:t xml:space="preserve">also </w:t>
      </w:r>
      <w:r w:rsidR="00321FBD" w:rsidRPr="000B4D61">
        <w:rPr>
          <w:rFonts w:ascii="Times New Roman" w:eastAsia="Times New Roman" w:hAnsi="Times New Roman" w:cs="Times New Roman"/>
          <w:color w:val="000000"/>
          <w:sz w:val="24"/>
          <w:szCs w:val="24"/>
        </w:rPr>
        <w:t>be noted that although abalone righting times increased in all treatments, righting times for abalone that were fed only devilweed were generally more similar to starved individuals. While that pattern may not be statistically significant, there may be ecological implications in slower righting times when it comes to predator avoidance or resistance to turbulence and other disturbances.</w:t>
      </w:r>
      <w:r w:rsidR="00500BAC" w:rsidRPr="000B4D61">
        <w:rPr>
          <w:rFonts w:ascii="Times New Roman" w:eastAsia="Times New Roman" w:hAnsi="Times New Roman" w:cs="Times New Roman"/>
          <w:color w:val="000000"/>
          <w:sz w:val="24"/>
          <w:szCs w:val="24"/>
        </w:rPr>
        <w:t xml:space="preserve"> </w:t>
      </w:r>
      <w:r w:rsidR="00541246" w:rsidRPr="000B4D61">
        <w:rPr>
          <w:rFonts w:ascii="Times New Roman" w:eastAsia="Times New Roman" w:hAnsi="Times New Roman" w:cs="Times New Roman"/>
          <w:color w:val="000000"/>
          <w:sz w:val="24"/>
          <w:szCs w:val="24"/>
        </w:rPr>
        <w:t>Evidently, abalone avoided food that results in lower performance but for some species (i.e., turban snails), performance is not necessarily related to food preference.</w:t>
      </w:r>
    </w:p>
    <w:p w14:paraId="64C52F1D" w14:textId="57E4C39F" w:rsidR="00C934C4" w:rsidRPr="000B4D61" w:rsidRDefault="00C934C4"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When given a choice between devilweed and kelp, turban snails preferred kelp </w:t>
      </w:r>
      <w:r w:rsidR="00541246" w:rsidRPr="000B4D61">
        <w:rPr>
          <w:rFonts w:ascii="Times New Roman" w:eastAsia="Times New Roman" w:hAnsi="Times New Roman" w:cs="Times New Roman"/>
          <w:color w:val="000000"/>
          <w:sz w:val="24"/>
          <w:szCs w:val="24"/>
        </w:rPr>
        <w:t>and generally avoided</w:t>
      </w:r>
      <w:r w:rsidRPr="000B4D61">
        <w:rPr>
          <w:rFonts w:ascii="Times New Roman" w:eastAsia="Times New Roman" w:hAnsi="Times New Roman" w:cs="Times New Roman"/>
          <w:color w:val="000000"/>
          <w:sz w:val="24"/>
          <w:szCs w:val="24"/>
        </w:rPr>
        <w:t xml:space="preserve"> devilweed. This is consistent with previous studies comparing the palatability of devilweed to native and naturalized non-native congeners (</w:t>
      </w:r>
      <w:r w:rsidRPr="000B4D61">
        <w:rPr>
          <w:rFonts w:ascii="Times New Roman" w:eastAsia="Times New Roman" w:hAnsi="Times New Roman" w:cs="Times New Roman"/>
          <w:i/>
          <w:iCs/>
          <w:color w:val="000000"/>
          <w:sz w:val="24"/>
          <w:szCs w:val="24"/>
        </w:rPr>
        <w:t xml:space="preserve">S. </w:t>
      </w:r>
      <w:proofErr w:type="spellStart"/>
      <w:r w:rsidRPr="000B4D61">
        <w:rPr>
          <w:rFonts w:ascii="Times New Roman" w:eastAsia="Times New Roman" w:hAnsi="Times New Roman" w:cs="Times New Roman"/>
          <w:i/>
          <w:iCs/>
          <w:color w:val="000000"/>
          <w:sz w:val="24"/>
          <w:szCs w:val="24"/>
        </w:rPr>
        <w:t>agardhianum</w:t>
      </w:r>
      <w:proofErr w:type="spellEnd"/>
      <w:r w:rsidRPr="000B4D61">
        <w:rPr>
          <w:rFonts w:ascii="Times New Roman" w:eastAsia="Times New Roman" w:hAnsi="Times New Roman" w:cs="Times New Roman"/>
          <w:i/>
          <w:iCs/>
          <w:color w:val="000000"/>
          <w:sz w:val="24"/>
          <w:szCs w:val="24"/>
        </w:rPr>
        <w:t xml:space="preserve"> </w:t>
      </w:r>
      <w:r w:rsidRPr="000B4D61">
        <w:rPr>
          <w:rFonts w:ascii="Times New Roman" w:eastAsia="Times New Roman" w:hAnsi="Times New Roman" w:cs="Times New Roman"/>
          <w:color w:val="000000"/>
          <w:sz w:val="24"/>
          <w:szCs w:val="24"/>
        </w:rPr>
        <w:t xml:space="preserve">and </w:t>
      </w:r>
      <w:r w:rsidRPr="000B4D61">
        <w:rPr>
          <w:rFonts w:ascii="Times New Roman" w:eastAsia="Times New Roman" w:hAnsi="Times New Roman" w:cs="Times New Roman"/>
          <w:i/>
          <w:iCs/>
          <w:color w:val="000000"/>
          <w:sz w:val="24"/>
          <w:szCs w:val="24"/>
        </w:rPr>
        <w:t xml:space="preserve">S. </w:t>
      </w:r>
      <w:proofErr w:type="spellStart"/>
      <w:r w:rsidRPr="000B4D61">
        <w:rPr>
          <w:rFonts w:ascii="Times New Roman" w:eastAsia="Times New Roman" w:hAnsi="Times New Roman" w:cs="Times New Roman"/>
          <w:i/>
          <w:iCs/>
          <w:color w:val="000000"/>
          <w:sz w:val="24"/>
          <w:szCs w:val="24"/>
        </w:rPr>
        <w:t>muticum</w:t>
      </w:r>
      <w:proofErr w:type="spellEnd"/>
      <w:r w:rsidRPr="000B4D61">
        <w:rPr>
          <w:rFonts w:ascii="Times New Roman" w:eastAsia="Times New Roman" w:hAnsi="Times New Roman" w:cs="Times New Roman"/>
          <w:color w:val="000000"/>
          <w:sz w:val="24"/>
          <w:szCs w:val="24"/>
        </w:rPr>
        <w:t xml:space="preserve">, respectively), which resulted in lowest consumption of devilweed by turban snails and purple urchin, </w:t>
      </w:r>
      <w:r w:rsidR="0025557D"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i/>
          <w:iCs/>
          <w:color w:val="000000"/>
          <w:sz w:val="24"/>
          <w:szCs w:val="24"/>
        </w:rPr>
        <w:t xml:space="preserve">Strongylocentrotus </w:t>
      </w:r>
      <w:proofErr w:type="spellStart"/>
      <w:r w:rsidRPr="000B4D61">
        <w:rPr>
          <w:rFonts w:ascii="Times New Roman" w:eastAsia="Times New Roman" w:hAnsi="Times New Roman" w:cs="Times New Roman"/>
          <w:i/>
          <w:iCs/>
          <w:color w:val="000000"/>
          <w:sz w:val="24"/>
          <w:szCs w:val="24"/>
        </w:rPr>
        <w:t>purpuratus</w:t>
      </w:r>
      <w:proofErr w:type="spellEnd"/>
      <w:r w:rsidRPr="000B4D61">
        <w:rPr>
          <w:rFonts w:ascii="Times New Roman" w:eastAsia="Times New Roman" w:hAnsi="Times New Roman" w:cs="Times New Roman"/>
          <w:color w:val="000000"/>
          <w:sz w:val="24"/>
          <w:szCs w:val="24"/>
        </w:rPr>
        <w:t>)</w:t>
      </w:r>
      <w:r w:rsidR="0025557D" w:rsidRPr="000B4D61">
        <w:rPr>
          <w:rFonts w:ascii="Times New Roman" w:eastAsia="Times New Roman" w:hAnsi="Times New Roman" w:cs="Times New Roman"/>
          <w:color w:val="000000"/>
          <w:sz w:val="24"/>
          <w:szCs w:val="24"/>
        </w:rPr>
        <w:t xml:space="preserve"> </w:t>
      </w:r>
      <w:r w:rsidR="0025557D" w:rsidRPr="000B4D61">
        <w:rPr>
          <w:rFonts w:ascii="Times New Roman" w:eastAsia="Times New Roman" w:hAnsi="Times New Roman" w:cs="Times New Roman"/>
          <w:color w:val="000000"/>
          <w:sz w:val="24"/>
          <w:szCs w:val="24"/>
        </w:rPr>
        <w:fldChar w:fldCharType="begin"/>
      </w:r>
      <w:r w:rsidR="0025557D" w:rsidRPr="000B4D61">
        <w:rPr>
          <w:rFonts w:ascii="Times New Roman" w:eastAsia="Times New Roman" w:hAnsi="Times New Roman" w:cs="Times New Roman"/>
          <w:color w:val="000000"/>
          <w:sz w:val="24"/>
          <w:szCs w:val="24"/>
        </w:rPr>
        <w:instrText xml:space="preserve"> ADDIN ZOTERO_ITEM CSL_CITATION {"citationID":"4YV3Ronp","properties":{"formattedCitation":"(Kaplanis 2020)","plainCitation":"(Kaplanis 2020)","noteIndex":0},"citationItems":[{"id":20,"uris":["http://zotero.org/users/6486635/items/ABK5HZRX"],"itemData":{"id":20,"type":"article-journal","abstract":"In marine systems, algal abundance and community composition is often heavily influenced by top-down control by herbivores. As a result, examining the extent to which native herbivores exert grazing pressure on non-native marine algae can provide valuable insight into mechanisms controlling invasion success. The purpose of this study was to examine the grazing preferences of two common intertidal and subtidal herbivores on three congeneric species of marine algae with unique colonization histories in San Diego, California, USA, to determine if grazing pressure, or lack thereof, may help explain invasion success. We provide evidence that neither native Sargassum agardhianum, nor non-native Sargassum horneri, are particularly palatable to purple urchins or black turban snails, but that non-native Sargassum muticum is consumed by both native herbivores. We also provide evidence that when given a choice of all three species neither herbivore exhibits a significant grazing preference for any algal species. We suggest that other mechanisms may determine the invasion success of the two non-native algal species and the overall distribution and abundance patterns of these species, and we discuss potential directions for future work.","language":"en","page":"8","source":"Zotero","title":"A cross-genus comparison of grazing pressure by two native marine herbivores on native, non-native naturalized, and non-native invasive Sargassum macroalgae","author":[{"family":"Kaplanis","given":"Nikolas J"}],"issued":{"date-parts":[["2020"]]}}}],"schema":"https://github.com/citation-style-language/schema/raw/master/csl-citation.json"} </w:instrText>
      </w:r>
      <w:r w:rsidR="0025557D" w:rsidRPr="000B4D61">
        <w:rPr>
          <w:rFonts w:ascii="Times New Roman" w:eastAsia="Times New Roman" w:hAnsi="Times New Roman" w:cs="Times New Roman"/>
          <w:color w:val="000000"/>
          <w:sz w:val="24"/>
          <w:szCs w:val="24"/>
        </w:rPr>
        <w:fldChar w:fldCharType="separate"/>
      </w:r>
      <w:r w:rsidR="0025557D" w:rsidRPr="000B4D61">
        <w:rPr>
          <w:rFonts w:ascii="Times New Roman" w:eastAsia="Times New Roman" w:hAnsi="Times New Roman" w:cs="Times New Roman"/>
          <w:noProof/>
          <w:color w:val="000000"/>
          <w:sz w:val="24"/>
          <w:szCs w:val="24"/>
        </w:rPr>
        <w:t>(Kaplanis 2020)</w:t>
      </w:r>
      <w:r w:rsidR="0025557D"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w:t>
      </w:r>
      <w:r w:rsidR="00321FBD" w:rsidRPr="000B4D61">
        <w:rPr>
          <w:rFonts w:ascii="Times New Roman" w:eastAsia="Times New Roman" w:hAnsi="Times New Roman" w:cs="Times New Roman"/>
          <w:color w:val="000000"/>
          <w:sz w:val="24"/>
          <w:szCs w:val="24"/>
        </w:rPr>
        <w:t xml:space="preserve"> </w:t>
      </w:r>
      <w:r w:rsidR="006D4F42" w:rsidRPr="000B4D61">
        <w:rPr>
          <w:rFonts w:ascii="Times New Roman" w:eastAsia="Times New Roman" w:hAnsi="Times New Roman" w:cs="Times New Roman"/>
          <w:sz w:val="24"/>
          <w:szCs w:val="24"/>
        </w:rPr>
        <w:t>However, palatability of novel seaweeds is species-specific</w:t>
      </w:r>
      <w:r w:rsidR="00541246" w:rsidRPr="000B4D61">
        <w:rPr>
          <w:rFonts w:ascii="Times New Roman" w:eastAsia="Times New Roman" w:hAnsi="Times New Roman" w:cs="Times New Roman"/>
          <w:sz w:val="24"/>
          <w:szCs w:val="24"/>
        </w:rPr>
        <w:t xml:space="preserve"> and predictions </w:t>
      </w:r>
      <w:r w:rsidR="003B08BA" w:rsidRPr="000B4D61">
        <w:rPr>
          <w:rFonts w:ascii="Times New Roman" w:eastAsia="Times New Roman" w:hAnsi="Times New Roman" w:cs="Times New Roman"/>
          <w:sz w:val="24"/>
          <w:szCs w:val="24"/>
        </w:rPr>
        <w:t>about</w:t>
      </w:r>
      <w:r w:rsidR="00541246" w:rsidRPr="000B4D61">
        <w:rPr>
          <w:rFonts w:ascii="Times New Roman" w:eastAsia="Times New Roman" w:hAnsi="Times New Roman" w:cs="Times New Roman"/>
          <w:sz w:val="24"/>
          <w:szCs w:val="24"/>
        </w:rPr>
        <w:t xml:space="preserve"> the palatability of invasive seaweeds</w:t>
      </w:r>
      <w:r w:rsidR="003B08BA" w:rsidRPr="000B4D61">
        <w:rPr>
          <w:rFonts w:ascii="Times New Roman" w:eastAsia="Times New Roman" w:hAnsi="Times New Roman" w:cs="Times New Roman"/>
          <w:sz w:val="24"/>
          <w:szCs w:val="24"/>
        </w:rPr>
        <w:t xml:space="preserve"> likely </w:t>
      </w:r>
      <w:r w:rsidR="003B08BA" w:rsidRPr="000B4D61">
        <w:rPr>
          <w:rFonts w:ascii="Times New Roman" w:eastAsia="Times New Roman" w:hAnsi="Times New Roman" w:cs="Times New Roman"/>
          <w:sz w:val="24"/>
          <w:szCs w:val="24"/>
        </w:rPr>
        <w:lastRenderedPageBreak/>
        <w:t>require experiments using the species of interest</w:t>
      </w:r>
      <w:r w:rsidR="006D4F42" w:rsidRPr="000B4D61">
        <w:rPr>
          <w:rFonts w:ascii="Times New Roman" w:eastAsia="Times New Roman" w:hAnsi="Times New Roman" w:cs="Times New Roman"/>
          <w:sz w:val="24"/>
          <w:szCs w:val="24"/>
        </w:rPr>
        <w:t xml:space="preserve">. For example, rocky shore </w:t>
      </w:r>
      <w:r w:rsidR="00AD1A4E" w:rsidRPr="000B4D61">
        <w:rPr>
          <w:rFonts w:ascii="Times New Roman" w:eastAsia="Times New Roman" w:hAnsi="Times New Roman" w:cs="Times New Roman"/>
          <w:sz w:val="24"/>
          <w:szCs w:val="24"/>
        </w:rPr>
        <w:t>consumers</w:t>
      </w:r>
      <w:r w:rsidR="006D4F42" w:rsidRPr="000B4D61">
        <w:rPr>
          <w:rFonts w:ascii="Times New Roman" w:eastAsia="Times New Roman" w:hAnsi="Times New Roman" w:cs="Times New Roman"/>
          <w:sz w:val="24"/>
          <w:szCs w:val="24"/>
        </w:rPr>
        <w:t xml:space="preserve"> (</w:t>
      </w:r>
      <w:proofErr w:type="spellStart"/>
      <w:r w:rsidR="006D4F42" w:rsidRPr="000B4D61">
        <w:rPr>
          <w:rFonts w:ascii="Times New Roman" w:eastAsia="Times New Roman" w:hAnsi="Times New Roman" w:cs="Times New Roman"/>
          <w:i/>
          <w:sz w:val="24"/>
          <w:szCs w:val="24"/>
        </w:rPr>
        <w:t>Lottorina</w:t>
      </w:r>
      <w:proofErr w:type="spellEnd"/>
      <w:r w:rsidR="006D4F42" w:rsidRPr="000B4D61">
        <w:rPr>
          <w:rFonts w:ascii="Times New Roman" w:eastAsia="Times New Roman" w:hAnsi="Times New Roman" w:cs="Times New Roman"/>
          <w:i/>
          <w:sz w:val="24"/>
          <w:szCs w:val="24"/>
        </w:rPr>
        <w:t xml:space="preserve"> </w:t>
      </w:r>
      <w:proofErr w:type="spellStart"/>
      <w:r w:rsidR="006D4F42" w:rsidRPr="000B4D61">
        <w:rPr>
          <w:rFonts w:ascii="Times New Roman" w:eastAsia="Times New Roman" w:hAnsi="Times New Roman" w:cs="Times New Roman"/>
          <w:i/>
          <w:sz w:val="24"/>
          <w:szCs w:val="24"/>
        </w:rPr>
        <w:t>littorea</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and </w:t>
      </w:r>
      <w:proofErr w:type="spellStart"/>
      <w:r w:rsidR="006D4F42" w:rsidRPr="000B4D61">
        <w:rPr>
          <w:rFonts w:ascii="Times New Roman" w:eastAsia="Times New Roman" w:hAnsi="Times New Roman" w:cs="Times New Roman"/>
          <w:i/>
          <w:sz w:val="24"/>
          <w:szCs w:val="24"/>
        </w:rPr>
        <w:t>Psammechinus</w:t>
      </w:r>
      <w:proofErr w:type="spellEnd"/>
      <w:r w:rsidR="006D4F42" w:rsidRPr="000B4D61">
        <w:rPr>
          <w:rFonts w:ascii="Times New Roman" w:eastAsia="Times New Roman" w:hAnsi="Times New Roman" w:cs="Times New Roman"/>
          <w:i/>
          <w:sz w:val="24"/>
          <w:szCs w:val="24"/>
        </w:rPr>
        <w:t xml:space="preserve"> miliaris</w:t>
      </w:r>
      <w:r w:rsidR="006D4F42" w:rsidRPr="000B4D61">
        <w:rPr>
          <w:rFonts w:ascii="Times New Roman" w:eastAsia="Times New Roman" w:hAnsi="Times New Roman" w:cs="Times New Roman"/>
          <w:sz w:val="24"/>
          <w:szCs w:val="24"/>
        </w:rPr>
        <w:t xml:space="preserve">) in the North Sea preferred to eat </w:t>
      </w:r>
      <w:r w:rsidR="006D4F42" w:rsidRPr="000B4D61">
        <w:rPr>
          <w:rFonts w:ascii="Times New Roman" w:eastAsia="Times New Roman" w:hAnsi="Times New Roman" w:cs="Times New Roman"/>
          <w:i/>
          <w:sz w:val="24"/>
          <w:szCs w:val="24"/>
        </w:rPr>
        <w:t xml:space="preserve">Sargassum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from a sympatric population over </w:t>
      </w:r>
      <w:r w:rsidR="006D4F42" w:rsidRPr="000B4D61">
        <w:rPr>
          <w:rFonts w:ascii="Times New Roman" w:eastAsia="Times New Roman" w:hAnsi="Times New Roman" w:cs="Times New Roman"/>
          <w:i/>
          <w:sz w:val="24"/>
          <w:szCs w:val="24"/>
        </w:rPr>
        <w:t xml:space="preserve">S.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from an allopatric Japanese population </w:t>
      </w:r>
      <w:r w:rsidR="006D4F42" w:rsidRPr="000B4D61">
        <w:rPr>
          <w:rFonts w:ascii="Times New Roman" w:eastAsia="Times New Roman" w:hAnsi="Times New Roman" w:cs="Times New Roman"/>
          <w:sz w:val="24"/>
          <w:szCs w:val="24"/>
        </w:rPr>
        <w:fldChar w:fldCharType="begin"/>
      </w:r>
      <w:r w:rsidR="006D4F42" w:rsidRPr="000B4D61">
        <w:rPr>
          <w:rFonts w:ascii="Times New Roman" w:eastAsia="Times New Roman" w:hAnsi="Times New Roman" w:cs="Times New Roman"/>
          <w:sz w:val="24"/>
          <w:szCs w:val="24"/>
        </w:rPr>
        <w:instrText xml:space="preserve"> ADDIN ZOTERO_ITEM CSL_CITATION {"citationID":"N304Plhi","properties":{"formattedCitation":"(Schwartz et al. 2016)","plainCitation":"(Schwartz et al. 2016)","noteIndex":0},"citationItems":[{"id":118,"uris":["http://zotero.org/users/6486635/items/MCXCLZ6L"],"itemData":{"id":118,"type":"article-journal","abstract":"Several ecological models explain the success of introduced seaweeds by herbivore–prey interactions. The ‘enemy release hypothesis’ states that invaders benefit from a lack of natural enemies compared to the recipient community. The ‘novel weapons hypothesis,’ however, highlights the importance of chemical defense compounds of introduced species that are more effective in invaded regions than native counterparts. In order to explain the tremendous invasion success of the brown alga Sargassum muticum, we compared the palatability and nutritional value of S. muti‑cum individuals from their native and invaded habitat (Japan and North Sea, respectively) with noninvasive congeneric species from Japan (S. fusiforme, S. horneri), and a native competitor from the North Sea (Fucus vesiculosus). Different feeding assays using artificial food with either freezedried algae or algal extracts and three dominant North Sea mesograzers were performed to detect feeding preferences. All herbivores preferred the local brown alga F. vesiculosus, followed by North Sea S. muticum, while Sargassum spp.","container-title":"Marine Biology","DOI":"10.1007/s00227-016-2953-4","ISSN":"0025-3162, 1432-1793","issue":"9","journalAbbreviation":"Mar Biol","language":"en","page":"181","source":"DOI.org (Crossref)","title":"Understanding the invasion success of Sargassum muticum: herbivore preferences for native and invasive Sargassum spp","title-short":"Understanding the invasion success of Sargassum muticum","volume":"163","author":[{"family":"Schwartz","given":"Nicole"},{"family":"Rohde","given":"Sven"},{"family":"Hiromori","given":"Shimabukuro"},{"family":"Schupp","given":"Peter J."}],"issued":{"date-parts":[["2016",9]]}}}],"schema":"https://github.com/citation-style-language/schema/raw/master/csl-citation.json"} </w:instrText>
      </w:r>
      <w:r w:rsidR="006D4F42" w:rsidRPr="000B4D61">
        <w:rPr>
          <w:rFonts w:ascii="Times New Roman" w:eastAsia="Times New Roman" w:hAnsi="Times New Roman" w:cs="Times New Roman"/>
          <w:sz w:val="24"/>
          <w:szCs w:val="24"/>
        </w:rPr>
        <w:fldChar w:fldCharType="separate"/>
      </w:r>
      <w:r w:rsidR="006D4F42" w:rsidRPr="000B4D61">
        <w:rPr>
          <w:rFonts w:ascii="Times New Roman" w:eastAsia="Times New Roman" w:hAnsi="Times New Roman" w:cs="Times New Roman"/>
          <w:noProof/>
          <w:sz w:val="24"/>
          <w:szCs w:val="24"/>
        </w:rPr>
        <w:t>(Schwartz et al. 2016)</w:t>
      </w:r>
      <w:r w:rsidR="006D4F42" w:rsidRPr="000B4D61">
        <w:rPr>
          <w:rFonts w:ascii="Times New Roman" w:eastAsia="Times New Roman" w:hAnsi="Times New Roman" w:cs="Times New Roman"/>
          <w:sz w:val="24"/>
          <w:szCs w:val="24"/>
        </w:rPr>
        <w:fldChar w:fldCharType="end"/>
      </w:r>
      <w:r w:rsidR="0025025D" w:rsidRPr="000B4D61">
        <w:rPr>
          <w:rFonts w:ascii="Times New Roman" w:eastAsia="Times New Roman" w:hAnsi="Times New Roman" w:cs="Times New Roman"/>
          <w:sz w:val="24"/>
          <w:szCs w:val="24"/>
        </w:rPr>
        <w:t xml:space="preserve">. </w:t>
      </w:r>
      <w:r w:rsidR="006D4F42" w:rsidRPr="000B4D61">
        <w:rPr>
          <w:rFonts w:ascii="Times New Roman" w:eastAsia="Times New Roman" w:hAnsi="Times New Roman" w:cs="Times New Roman"/>
          <w:sz w:val="24"/>
          <w:szCs w:val="24"/>
        </w:rPr>
        <w:t xml:space="preserve">Similarly, two rocky shore </w:t>
      </w:r>
      <w:r w:rsidR="00AD1A4E" w:rsidRPr="000B4D61">
        <w:rPr>
          <w:rFonts w:ascii="Times New Roman" w:eastAsia="Times New Roman" w:hAnsi="Times New Roman" w:cs="Times New Roman"/>
          <w:sz w:val="24"/>
          <w:szCs w:val="24"/>
        </w:rPr>
        <w:t>consumers</w:t>
      </w:r>
      <w:r w:rsidR="006D4F42" w:rsidRPr="000B4D61">
        <w:rPr>
          <w:rFonts w:ascii="Times New Roman" w:eastAsia="Times New Roman" w:hAnsi="Times New Roman" w:cs="Times New Roman"/>
          <w:sz w:val="24"/>
          <w:szCs w:val="24"/>
        </w:rPr>
        <w:t xml:space="preserve"> (</w:t>
      </w:r>
      <w:r w:rsidR="006D4F42" w:rsidRPr="000B4D61">
        <w:rPr>
          <w:rFonts w:ascii="Times New Roman" w:eastAsia="Times New Roman" w:hAnsi="Times New Roman" w:cs="Times New Roman"/>
          <w:i/>
          <w:sz w:val="24"/>
          <w:szCs w:val="24"/>
        </w:rPr>
        <w:t xml:space="preserve">Littorina </w:t>
      </w:r>
      <w:proofErr w:type="spellStart"/>
      <w:r w:rsidR="006D4F42" w:rsidRPr="000B4D61">
        <w:rPr>
          <w:rFonts w:ascii="Times New Roman" w:eastAsia="Times New Roman" w:hAnsi="Times New Roman" w:cs="Times New Roman"/>
          <w:i/>
          <w:sz w:val="24"/>
          <w:szCs w:val="24"/>
        </w:rPr>
        <w:t>littorea</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and </w:t>
      </w:r>
      <w:r w:rsidR="006D4F42" w:rsidRPr="000B4D61">
        <w:rPr>
          <w:rFonts w:ascii="Times New Roman" w:eastAsia="Times New Roman" w:hAnsi="Times New Roman" w:cs="Times New Roman"/>
          <w:i/>
          <w:sz w:val="24"/>
          <w:szCs w:val="24"/>
        </w:rPr>
        <w:t>Aplysia punctata</w:t>
      </w:r>
      <w:r w:rsidR="006D4F42" w:rsidRPr="000B4D61">
        <w:rPr>
          <w:rFonts w:ascii="Times New Roman" w:eastAsia="Times New Roman" w:hAnsi="Times New Roman" w:cs="Times New Roman"/>
          <w:sz w:val="24"/>
          <w:szCs w:val="24"/>
        </w:rPr>
        <w:t xml:space="preserve">) in Galicia, Spain, </w:t>
      </w:r>
      <w:r w:rsidR="0025025D" w:rsidRPr="000B4D61">
        <w:rPr>
          <w:rFonts w:ascii="Times New Roman" w:eastAsia="Times New Roman" w:hAnsi="Times New Roman" w:cs="Times New Roman"/>
          <w:sz w:val="24"/>
          <w:szCs w:val="24"/>
        </w:rPr>
        <w:t>preferred</w:t>
      </w:r>
      <w:r w:rsidR="006D4F42" w:rsidRPr="000B4D61">
        <w:rPr>
          <w:rFonts w:ascii="Times New Roman" w:eastAsia="Times New Roman" w:hAnsi="Times New Roman" w:cs="Times New Roman"/>
          <w:sz w:val="24"/>
          <w:szCs w:val="24"/>
        </w:rPr>
        <w:t xml:space="preserve"> native </w:t>
      </w:r>
      <w:r w:rsidR="006D4F42" w:rsidRPr="000B4D61">
        <w:rPr>
          <w:rFonts w:ascii="Times New Roman" w:eastAsia="Times New Roman" w:hAnsi="Times New Roman" w:cs="Times New Roman"/>
          <w:i/>
          <w:sz w:val="24"/>
          <w:szCs w:val="24"/>
        </w:rPr>
        <w:t xml:space="preserve">Ulva sp. </w:t>
      </w:r>
      <w:r w:rsidR="006D4F42" w:rsidRPr="000B4D61">
        <w:rPr>
          <w:rFonts w:ascii="Times New Roman" w:eastAsia="Times New Roman" w:hAnsi="Times New Roman" w:cs="Times New Roman"/>
          <w:sz w:val="24"/>
          <w:szCs w:val="24"/>
        </w:rPr>
        <w:t xml:space="preserve">and </w:t>
      </w:r>
      <w:r w:rsidR="006D4F42" w:rsidRPr="000B4D61">
        <w:rPr>
          <w:rFonts w:ascii="Times New Roman" w:eastAsia="Times New Roman" w:hAnsi="Times New Roman" w:cs="Times New Roman"/>
          <w:i/>
          <w:sz w:val="24"/>
          <w:szCs w:val="24"/>
        </w:rPr>
        <w:t xml:space="preserve">Fucus </w:t>
      </w:r>
      <w:proofErr w:type="spellStart"/>
      <w:r w:rsidR="006D4F42" w:rsidRPr="000B4D61">
        <w:rPr>
          <w:rFonts w:ascii="Times New Roman" w:eastAsia="Times New Roman" w:hAnsi="Times New Roman" w:cs="Times New Roman"/>
          <w:i/>
          <w:sz w:val="24"/>
          <w:szCs w:val="24"/>
        </w:rPr>
        <w:t>vesiculosus</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 xml:space="preserve">over invasive </w:t>
      </w:r>
      <w:r w:rsidR="006D4F42" w:rsidRPr="000B4D61">
        <w:rPr>
          <w:rFonts w:ascii="Times New Roman" w:eastAsia="Times New Roman" w:hAnsi="Times New Roman" w:cs="Times New Roman"/>
          <w:i/>
          <w:sz w:val="24"/>
          <w:szCs w:val="24"/>
        </w:rPr>
        <w:t xml:space="preserve">S.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25025D" w:rsidRPr="000B4D61">
        <w:rPr>
          <w:rFonts w:ascii="Times New Roman" w:eastAsia="Times New Roman" w:hAnsi="Times New Roman" w:cs="Times New Roman"/>
          <w:sz w:val="24"/>
          <w:szCs w:val="24"/>
        </w:rPr>
        <w:fldChar w:fldCharType="begin"/>
      </w:r>
      <w:r w:rsidR="0025025D" w:rsidRPr="000B4D61">
        <w:rPr>
          <w:rFonts w:ascii="Times New Roman" w:eastAsia="Times New Roman" w:hAnsi="Times New Roman" w:cs="Times New Roman"/>
          <w:sz w:val="24"/>
          <w:szCs w:val="24"/>
        </w:rPr>
        <w:instrText xml:space="preserve"> ADDIN ZOTERO_ITEM CSL_CITATION {"citationID":"4yCpetAG","properties":{"formattedCitation":"(Cacabelos et al. 2010)","plainCitation":"(Cacabelos et al. 2010)","noteIndex":0},"citationItems":[{"id":377,"uris":["http://zotero.org/users/6486635/items/73ZPM362"],"itemData":{"id":377,"type":"article-journal","abstract":"Sargassum muticum is an invasive alga that affects biodiversity of benthic communities. Its proliferation in recipient communities may be due to several factors including limited grazing effects by native herbivores (“Enemy Release Hypothesis”, ERH). Until now, there is no information about grazing preferences exerted by native herbivores over S. muticum and native seaweeds on the Galician coast. The aim of this study was to determine whether or not different grazers preferred S. muticum compared with native seaweeds. The hypothesis tested was that native meso- and macrograzers would prefer native seaweeds rather than the invasive seaweed S. muticum. Concentrations of polyphenols were also examined to see whether or not these compounds correlated with preferences for types of food. Despite variability of responses within and among herbivorous species, results suggested that grazers preferred native seaweeds over the invasive S. muticum. In most cases, the gastropods Littorina littorea and Aplysia punctata preferred to feed on Ulva sp., whereas L. obtusata fed mostly on Fucus vesiculosus. The sea urchin Paracentrotus lividus, however, showed no preference, feeding indiscriminately on different seaweeds. It is also important to highlight that in many cases, grazers did not show any preference (i.e. consumption when a choice was available could not be differentiated from consumption when there was no choice). These results, therefore, partially supported our prediction and reinforced the notion that well-designed experiments and analyses must be done before preference can be inferred. We suggest that the invader S. muticum is not under substantial pressure from grazers in the area of study.","container-title":"Journal of Experimental Marine Biology and Ecology","DOI":"10.1016/j.jembe.2010.07.024","ISSN":"00220981","issue":"1-2","journalAbbreviation":"Journal of Experimental Marine Biology and Ecology","language":"en","page":"182-187","source":"DOI.org (Crossref)","title":"Do grazers prefer invasive seaweeds?","volume":"393","author":[{"family":"Cacabelos","given":"Eva"},{"family":"Olabarria","given":"Celia"},{"family":"Incera","given":"Mónica"},{"family":"Troncoso","given":"Jesús S."}],"issued":{"date-parts":[["2010",9]]}}}],"schema":"https://github.com/citation-style-language/schema/raw/master/csl-citation.json"} </w:instrText>
      </w:r>
      <w:r w:rsidR="0025025D" w:rsidRPr="000B4D61">
        <w:rPr>
          <w:rFonts w:ascii="Times New Roman" w:eastAsia="Times New Roman" w:hAnsi="Times New Roman" w:cs="Times New Roman"/>
          <w:sz w:val="24"/>
          <w:szCs w:val="24"/>
        </w:rPr>
        <w:fldChar w:fldCharType="separate"/>
      </w:r>
      <w:r w:rsidR="0025025D" w:rsidRPr="000B4D61">
        <w:rPr>
          <w:rFonts w:ascii="Times New Roman" w:eastAsia="Times New Roman" w:hAnsi="Times New Roman" w:cs="Times New Roman"/>
          <w:noProof/>
          <w:sz w:val="24"/>
          <w:szCs w:val="24"/>
        </w:rPr>
        <w:t>(Cacabelos et al. 2010)</w:t>
      </w:r>
      <w:r w:rsidR="0025025D" w:rsidRPr="000B4D61">
        <w:rPr>
          <w:rFonts w:ascii="Times New Roman" w:eastAsia="Times New Roman" w:hAnsi="Times New Roman" w:cs="Times New Roman"/>
          <w:sz w:val="24"/>
          <w:szCs w:val="24"/>
        </w:rPr>
        <w:fldChar w:fldCharType="end"/>
      </w:r>
      <w:r w:rsidR="0025025D" w:rsidRPr="000B4D61">
        <w:rPr>
          <w:rFonts w:ascii="Times New Roman" w:hAnsi="Times New Roman" w:cs="Times New Roman"/>
          <w:sz w:val="24"/>
          <w:szCs w:val="24"/>
        </w:rPr>
        <w:t>.</w:t>
      </w:r>
      <w:r w:rsidR="006D4F42" w:rsidRPr="000B4D61">
        <w:rPr>
          <w:rFonts w:ascii="Times New Roman" w:eastAsia="Times New Roman" w:hAnsi="Times New Roman" w:cs="Times New Roman"/>
          <w:sz w:val="24"/>
          <w:szCs w:val="24"/>
        </w:rPr>
        <w:t xml:space="preserve"> Conversely, </w:t>
      </w:r>
      <w:proofErr w:type="spellStart"/>
      <w:r w:rsidR="006D4F42" w:rsidRPr="000B4D61">
        <w:rPr>
          <w:rFonts w:ascii="Times New Roman" w:eastAsia="Times New Roman" w:hAnsi="Times New Roman" w:cs="Times New Roman"/>
          <w:i/>
          <w:sz w:val="24"/>
          <w:szCs w:val="24"/>
        </w:rPr>
        <w:t>Dexamine</w:t>
      </w:r>
      <w:proofErr w:type="spellEnd"/>
      <w:r w:rsidR="006D4F42" w:rsidRPr="000B4D61">
        <w:rPr>
          <w:rFonts w:ascii="Times New Roman" w:eastAsia="Times New Roman" w:hAnsi="Times New Roman" w:cs="Times New Roman"/>
          <w:i/>
          <w:sz w:val="24"/>
          <w:szCs w:val="24"/>
        </w:rPr>
        <w:t xml:space="preserve"> spinosa </w:t>
      </w:r>
      <w:r w:rsidR="006D4F42" w:rsidRPr="000B4D61">
        <w:rPr>
          <w:rFonts w:ascii="Times New Roman" w:eastAsia="Times New Roman" w:hAnsi="Times New Roman" w:cs="Times New Roman"/>
          <w:sz w:val="24"/>
          <w:szCs w:val="24"/>
        </w:rPr>
        <w:t xml:space="preserve">amphipods in North Ireland preferred invasive </w:t>
      </w:r>
      <w:r w:rsidR="006D4F42" w:rsidRPr="000B4D61">
        <w:rPr>
          <w:rFonts w:ascii="Times New Roman" w:eastAsia="Times New Roman" w:hAnsi="Times New Roman" w:cs="Times New Roman"/>
          <w:i/>
          <w:sz w:val="24"/>
          <w:szCs w:val="24"/>
        </w:rPr>
        <w:t xml:space="preserve">M. </w:t>
      </w:r>
      <w:proofErr w:type="spellStart"/>
      <w:r w:rsidR="006D4F42" w:rsidRPr="000B4D61">
        <w:rPr>
          <w:rFonts w:ascii="Times New Roman" w:eastAsia="Times New Roman" w:hAnsi="Times New Roman" w:cs="Times New Roman"/>
          <w:i/>
          <w:sz w:val="24"/>
          <w:szCs w:val="24"/>
        </w:rPr>
        <w:t>muticum</w:t>
      </w:r>
      <w:proofErr w:type="spellEnd"/>
      <w:r w:rsidR="006D4F42" w:rsidRPr="000B4D61">
        <w:rPr>
          <w:rFonts w:ascii="Times New Roman" w:eastAsia="Times New Roman" w:hAnsi="Times New Roman" w:cs="Times New Roman"/>
          <w:i/>
          <w:sz w:val="24"/>
          <w:szCs w:val="24"/>
        </w:rPr>
        <w:t xml:space="preserve"> </w:t>
      </w:r>
      <w:r w:rsidR="006D4F42" w:rsidRPr="000B4D61">
        <w:rPr>
          <w:rFonts w:ascii="Times New Roman" w:eastAsia="Times New Roman" w:hAnsi="Times New Roman" w:cs="Times New Roman"/>
          <w:sz w:val="24"/>
          <w:szCs w:val="24"/>
        </w:rPr>
        <w:t>over native seaweeds</w:t>
      </w:r>
      <w:r w:rsidR="00D55A4E" w:rsidRPr="000B4D61">
        <w:rPr>
          <w:rFonts w:ascii="Times New Roman" w:eastAsia="Times New Roman" w:hAnsi="Times New Roman" w:cs="Times New Roman"/>
          <w:sz w:val="24"/>
          <w:szCs w:val="24"/>
        </w:rPr>
        <w:t xml:space="preserve"> </w:t>
      </w:r>
      <w:r w:rsidR="00D55A4E" w:rsidRPr="000B4D61">
        <w:rPr>
          <w:rFonts w:ascii="Times New Roman" w:eastAsia="Times New Roman" w:hAnsi="Times New Roman" w:cs="Times New Roman"/>
          <w:sz w:val="24"/>
          <w:szCs w:val="24"/>
        </w:rPr>
        <w:fldChar w:fldCharType="begin"/>
      </w:r>
      <w:r w:rsidR="00D55A4E" w:rsidRPr="000B4D61">
        <w:rPr>
          <w:rFonts w:ascii="Times New Roman" w:eastAsia="Times New Roman" w:hAnsi="Times New Roman" w:cs="Times New Roman"/>
          <w:sz w:val="24"/>
          <w:szCs w:val="24"/>
        </w:rPr>
        <w:instrText xml:space="preserve"> ADDIN ZOTERO_ITEM CSL_CITATION {"citationID":"Jvx7U1Qv","properties":{"formattedCitation":"(Strong et al. 2009)","plainCitation":"(Strong et al. 2009)","noteIndex":0},"citationItems":[{"id":109,"uris":["http://zotero.org/users/6486635/items/46R3MCWX"],"itemData":{"id":109,"type":"article-journal","abstract":"The overall biotic pressure on a newly introduced species may be less than that experienced within its native range, facilitating invasion. The brown alga\n              Sargassum muticum\n              (Yendo) Fensholt is a conspicuous and successful invasive species originally from Japan and China. We compared\n              S. muticum\n              and native macroalgae with respect to the biotic pressures of mesoherbivore grazing and ectocarpoid fouling. In Strangford Lough, Northern Ireland,\n              S. muticum\n              thalli were as heavily overgrown with seasonal blooms of epiphytic algae as native macroalgal species were. The herbivorous amphipod\n              Dexamine spinosa\n              was much more abundant on\n              S. muticum\n              than on any native macroalga. When cultured with this amphipod,\n              S. muticum\n              lost more tissue than three native macroalgae,\n              Saccharina latissima\n              (Linnaeus) Lane\n              et al.\n              ,\n              Halidrys siliquosa\n              (Linnaeus) Lyngbye and\n              Fucus serratus\n              Linnaeus.\n              Sargassum muticum\n              cultured with both ectocarpoid fouling and amphipods showed a severe impact, consistent with our previous findings of large declines in the density of\n              S. muticum\n              observed in the field during the peak of fouling. Despite being a recent introduction into the macroalgal community in Strangford Lough,\n              S. muticum\n              appears to be under biotic pressure at least equal to that on native species, suggesting that release from grazing and epiphytism does not contribute to the invasiveness of this species in Strangford Lough.","container-title":"Journal of the Marine Biological Association of the United Kingdom","DOI":"10.1017/S0025315408003226","ISSN":"0025-3154, 1469-7769","issue":"2","journalAbbreviation":"J. Mar. Biol. Ass.","language":"en","page":"303-314","source":"DOI.org (Crossref)","title":"The extent of grazing release from epiphytism for &lt;i&gt;Sargassum muticum&lt;/i&gt; (Phaeophyceae) within the invaded range","volume":"89","author":[{"family":"Strong","given":"James A."},{"family":"Maggs","given":"Christine A."},{"family":"Johnson","given":"Mark P."}],"issued":{"date-parts":[["2009",3]]}}}],"schema":"https://github.com/citation-style-language/schema/raw/master/csl-citation.json"} </w:instrText>
      </w:r>
      <w:r w:rsidR="00D55A4E" w:rsidRPr="000B4D61">
        <w:rPr>
          <w:rFonts w:ascii="Times New Roman" w:eastAsia="Times New Roman" w:hAnsi="Times New Roman" w:cs="Times New Roman"/>
          <w:sz w:val="24"/>
          <w:szCs w:val="24"/>
        </w:rPr>
        <w:fldChar w:fldCharType="separate"/>
      </w:r>
      <w:r w:rsidR="00D55A4E" w:rsidRPr="000B4D61">
        <w:rPr>
          <w:rFonts w:ascii="Times New Roman" w:eastAsia="Times New Roman" w:hAnsi="Times New Roman" w:cs="Times New Roman"/>
          <w:noProof/>
          <w:sz w:val="24"/>
          <w:szCs w:val="24"/>
        </w:rPr>
        <w:t>(Strong et al. 2009)</w:t>
      </w:r>
      <w:r w:rsidR="00D55A4E" w:rsidRPr="000B4D61">
        <w:rPr>
          <w:rFonts w:ascii="Times New Roman" w:eastAsia="Times New Roman" w:hAnsi="Times New Roman" w:cs="Times New Roman"/>
          <w:sz w:val="24"/>
          <w:szCs w:val="24"/>
        </w:rPr>
        <w:fldChar w:fldCharType="end"/>
      </w:r>
      <w:r w:rsidR="00D55A4E" w:rsidRPr="000B4D61">
        <w:rPr>
          <w:rFonts w:ascii="Times New Roman" w:eastAsia="Times New Roman" w:hAnsi="Times New Roman" w:cs="Times New Roman"/>
          <w:sz w:val="24"/>
          <w:szCs w:val="24"/>
        </w:rPr>
        <w:t>.</w:t>
      </w:r>
      <w:r w:rsidR="004A2B13" w:rsidRPr="000B4D61">
        <w:rPr>
          <w:rFonts w:ascii="Times New Roman" w:eastAsia="Times New Roman" w:hAnsi="Times New Roman" w:cs="Times New Roman"/>
          <w:sz w:val="24"/>
          <w:szCs w:val="24"/>
        </w:rPr>
        <w:t xml:space="preserve"> </w:t>
      </w:r>
      <w:r w:rsidR="003B08BA" w:rsidRPr="000B4D61">
        <w:rPr>
          <w:rFonts w:ascii="Times New Roman" w:eastAsia="Times New Roman" w:hAnsi="Times New Roman" w:cs="Times New Roman"/>
          <w:sz w:val="24"/>
          <w:szCs w:val="24"/>
        </w:rPr>
        <w:t>As such, assessing the impacts of an invasive seaweed in donor and subsidy-dependent communities, likely requires direct experimentation with ecologically important species.</w:t>
      </w:r>
    </w:p>
    <w:p w14:paraId="1A7F46FD" w14:textId="70334860" w:rsidR="00C934C4" w:rsidRPr="000B4D61" w:rsidRDefault="00C934C4"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Rocky shore </w:t>
      </w:r>
      <w:r w:rsidR="00500BAC" w:rsidRPr="000B4D61">
        <w:rPr>
          <w:rFonts w:ascii="Times New Roman" w:eastAsia="Times New Roman" w:hAnsi="Times New Roman" w:cs="Times New Roman"/>
          <w:color w:val="000000"/>
          <w:sz w:val="24"/>
          <w:szCs w:val="24"/>
        </w:rPr>
        <w:t>consumers</w:t>
      </w:r>
      <w:r w:rsidRPr="000B4D61">
        <w:rPr>
          <w:rFonts w:ascii="Times New Roman" w:eastAsia="Times New Roman" w:hAnsi="Times New Roman" w:cs="Times New Roman"/>
          <w:color w:val="000000"/>
          <w:sz w:val="24"/>
          <w:szCs w:val="24"/>
        </w:rPr>
        <w:t xml:space="preserve"> directly and indirectly affect community dynamics and structure by influencing </w:t>
      </w:r>
      <w:r w:rsidR="00500BAC" w:rsidRPr="000B4D61">
        <w:rPr>
          <w:rFonts w:ascii="Times New Roman" w:eastAsia="Times New Roman" w:hAnsi="Times New Roman" w:cs="Times New Roman"/>
          <w:color w:val="000000"/>
          <w:sz w:val="24"/>
          <w:szCs w:val="24"/>
        </w:rPr>
        <w:t>seaweed</w:t>
      </w:r>
      <w:r w:rsidRPr="000B4D61">
        <w:rPr>
          <w:rFonts w:ascii="Times New Roman" w:eastAsia="Times New Roman" w:hAnsi="Times New Roman" w:cs="Times New Roman"/>
          <w:color w:val="000000"/>
          <w:sz w:val="24"/>
          <w:szCs w:val="24"/>
        </w:rPr>
        <w:t xml:space="preserve"> abundance, diversity, and productivity</w:t>
      </w:r>
      <w:r w:rsidR="008F7684" w:rsidRPr="000B4D61">
        <w:rPr>
          <w:rFonts w:ascii="Times New Roman" w:eastAsia="Times New Roman" w:hAnsi="Times New Roman" w:cs="Times New Roman"/>
          <w:color w:val="000000"/>
          <w:sz w:val="24"/>
          <w:szCs w:val="24"/>
        </w:rPr>
        <w:t xml:space="preserve"> </w:t>
      </w:r>
      <w:r w:rsidR="008F7684"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{"citationID":"SSKc6Wo0","properties":{"formattedCitation":"(Sousa 1984, Aquilino and Stachowicz 2012, Rhoades et al. 2018)","plainCitation":"(Sousa 1984, Aquilino and Stachowicz 2012, Rhoades et al. 2018)","noteIndex":0},"citationItems":[{"id":102,"uris":["http://zotero.org/users/6486635/items/LZAD2MIC"],"itemData":{"id":102,"type":"article-journal","abstract":"Localized disturbances transform most assemblages of sessile organisms into mosaics of patches differing in characteristics such as size and age (time since last disturbed). This mosaic nature of natural communities is especially evident on exposed intertidal shores along the northwest coast of North America, where the competitively dominant mussel, Myti/us californianus, occupies much ofthe space at mid-tidallevels. Nearly continuous beds ofthis species are interrupted by patches of open space generated mainly by the shearing forces of winter storm waves. These patches serve as foci for the recruitment, growth, and reproduction of many competitively inferior, \"fugitive\" species, including both algae and sessile invertebrates. These species are doomed to local extinction as the lateral encroachment of adult mussels closes the patch and excludes them from the area.","container-title":"Ecology","DOI":"10.2307/1937789","ISSN":"00129658","issue":"6","language":"en","page":"1918-1935","source":"DOI.org (Crossref)","title":"Intertidal Mosaics: Patch Size, Propagule Availability, and Spatially Variable Patterns of Succession","title-short":"Intertidal Mosaics","volume":"65","author":[{"family":"Sousa","given":"Wayne P."}],"issued":{"date-parts":[["1984",12]]}}},{"id":47,"uris":["http://zotero.org/users/6486635/items/FXYPAUE2"],"itemData":{"id":47,"type":"article-journal","abstract":"The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J."}],"issued":{"date-parts":[["2012",4]]}}},{"id":158,"uris":["http://zotero.org/users/6486635/items/FKF223RQ"],"itemData":{"id":158,"type":"article-journal","abstract":"Interspeciﬁc variation in resource use is critical to understanding species diversity, coexistence, and ecosystem functioning. A growing body of research describes analogous intraspeciﬁc variation and its potential importance for population dynamics and community outcomes. However, the magnitude of intraspeciﬁc variation relative to interspeciﬁc variation in key dimensions of consumer-resource interactions remains unknown, hampering our understanding of the importance of this variation for population and community processes. In this study, we examine feeding preference through repeated laboratory choice feeding assays of 444 wild-caught individuals of eight invertebrate grazer species on rocky reefs in northern California. Between-species variation accounted for 25%–33% of the total variation in preference for the preferred resource, while between-individual variation accounted for 4%–5% of total variation. For two of the eight species, between-individual variation was signiﬁcantly different from zero and on average contributed 14% and 17% of the total diet variation, even after accounting for differences due to size and sex. Therefore, even with clearly distinguishable betweenspecies differences in mean preference, diet variation between and within individuals can contribute to the dietary niche width of species and guilds, which may be overlooked by focusing solely on species’ mean resource use patterns.","container-title":"The American Naturalist","DOI":"10.1086/698325","ISSN":"0003-0147, 1537-5323","issue":"3","journalAbbreviation":"The American Naturalist","language":"en","page":"287-300","source":"DOI.org (Crossref)","title":"Assessing Feeding Preferences of a Consumer Guild: Partitioning Variation Among versus Within Species","title-short":"Assessing Feeding Preferences of a Consumer Guild","volume":"192","author":[{"family":"Rhoades","given":"O. Kennedy"},{"family":"Best","given":"Rebecca J."},{"family":"Stachowicz","given":"John J."}],"issued":{"date-parts":[["2018",9]]}}}],"schema":"https://github.com/citation-style-language/schema/raw/master/csl-citation.json"} </w:instrText>
      </w:r>
      <w:r w:rsidR="008F7684"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(Sousa 1984, Aquilino and Stachowicz 2012, Rhoades et al. 2018)</w:t>
      </w:r>
      <w:r w:rsidR="008F7684" w:rsidRPr="000B4D61">
        <w:rPr>
          <w:rFonts w:ascii="Times New Roman" w:eastAsia="Times New Roman" w:hAnsi="Times New Roman" w:cs="Times New Roman"/>
          <w:color w:val="000000"/>
          <w:sz w:val="24"/>
          <w:szCs w:val="24"/>
        </w:rPr>
        <w:fldChar w:fldCharType="end"/>
      </w:r>
      <w:r w:rsidRPr="000B4D61">
        <w:rPr>
          <w:rFonts w:ascii="Times New Roman" w:eastAsia="Times New Roman" w:hAnsi="Times New Roman" w:cs="Times New Roman"/>
          <w:color w:val="000000"/>
          <w:sz w:val="24"/>
          <w:szCs w:val="24"/>
        </w:rPr>
        <w:t xml:space="preserve">. </w:t>
      </w:r>
      <w:r w:rsidR="00386197" w:rsidRPr="000B4D61">
        <w:rPr>
          <w:rFonts w:ascii="Times New Roman" w:eastAsia="Times New Roman" w:hAnsi="Times New Roman" w:cs="Times New Roman"/>
          <w:color w:val="000000"/>
          <w:sz w:val="24"/>
          <w:szCs w:val="24"/>
        </w:rPr>
        <w:t>Therefore, a</w:t>
      </w:r>
      <w:r w:rsidRPr="000B4D61">
        <w:rPr>
          <w:rFonts w:ascii="Times New Roman" w:eastAsia="Times New Roman" w:hAnsi="Times New Roman" w:cs="Times New Roman"/>
          <w:color w:val="000000"/>
          <w:sz w:val="24"/>
          <w:szCs w:val="24"/>
        </w:rPr>
        <w:t xml:space="preserve"> shift </w:t>
      </w:r>
      <w:r w:rsidR="00386197" w:rsidRPr="000B4D61">
        <w:rPr>
          <w:rFonts w:ascii="Times New Roman" w:eastAsia="Times New Roman" w:hAnsi="Times New Roman" w:cs="Times New Roman"/>
          <w:color w:val="000000"/>
          <w:sz w:val="24"/>
          <w:szCs w:val="24"/>
        </w:rPr>
        <w:t>in</w:t>
      </w:r>
      <w:r w:rsidR="00261682" w:rsidRPr="000B4D61">
        <w:rPr>
          <w:rFonts w:ascii="Times New Roman" w:eastAsia="Times New Roman" w:hAnsi="Times New Roman" w:cs="Times New Roman"/>
          <w:color w:val="000000"/>
          <w:sz w:val="24"/>
          <w:szCs w:val="24"/>
        </w:rPr>
        <w:t xml:space="preserve"> wrack </w:t>
      </w:r>
      <w:r w:rsidR="00386197" w:rsidRPr="000B4D61">
        <w:rPr>
          <w:rFonts w:ascii="Times New Roman" w:eastAsia="Times New Roman" w:hAnsi="Times New Roman" w:cs="Times New Roman"/>
          <w:color w:val="000000"/>
          <w:sz w:val="24"/>
          <w:szCs w:val="24"/>
        </w:rPr>
        <w:t xml:space="preserve">palatability that shifts </w:t>
      </w:r>
      <w:r w:rsidR="00261682" w:rsidRPr="000B4D61">
        <w:rPr>
          <w:rFonts w:ascii="Times New Roman" w:eastAsia="Times New Roman" w:hAnsi="Times New Roman" w:cs="Times New Roman"/>
          <w:color w:val="000000"/>
          <w:sz w:val="24"/>
          <w:szCs w:val="24"/>
        </w:rPr>
        <w:t xml:space="preserve">consumption </w:t>
      </w:r>
      <w:r w:rsidRPr="000B4D61">
        <w:rPr>
          <w:rFonts w:ascii="Times New Roman" w:eastAsia="Times New Roman" w:hAnsi="Times New Roman" w:cs="Times New Roman"/>
          <w:color w:val="000000"/>
          <w:sz w:val="24"/>
          <w:szCs w:val="24"/>
        </w:rPr>
        <w:t xml:space="preserve">onto habitat-forming species like </w:t>
      </w:r>
      <w:r w:rsidRPr="000B4D61">
        <w:rPr>
          <w:rFonts w:ascii="Times New Roman" w:eastAsia="Times New Roman" w:hAnsi="Times New Roman" w:cs="Times New Roman"/>
          <w:i/>
          <w:iCs/>
          <w:color w:val="000000"/>
          <w:sz w:val="24"/>
          <w:szCs w:val="24"/>
        </w:rPr>
        <w:t>S. compressa</w:t>
      </w:r>
      <w:r w:rsidR="00A619AF" w:rsidRPr="000B4D61">
        <w:rPr>
          <w:rFonts w:ascii="Times New Roman" w:eastAsia="Times New Roman" w:hAnsi="Times New Roman" w:cs="Times New Roman"/>
          <w:i/>
          <w:iCs/>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{"citationID":"xkL0m9sD","properties":{"formattedCitation":"(Sapper and Murray 2003, Whitaker et al. 2010, Graham et al. 2018)","plainCitation":"(Sapper and Murray 2003, Whitaker et al. 2010, Graham et al. 2018)","noteIndex":0},"citationItems":[{"id":159,"uris":["http://zotero.org/users/6486635/items/3CJHU95J"],"itemData":{"id":159,"type":"article-journal","container-title":"Pacific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N."}],"issued":{"date-parts":[["2003"]]}}},{"id":80,"uris":["http://zotero.org/users/6486635/items/ZJ5SK86J"],"itemData":{"id":80,"type":"article-journal","abstract":"Previous research has indicated that many rocky intertidal macrophyte communities in southern California, and other locations around the world, have shifted from larger, highly productive, ﬂeshy seaweeds toward a smaller, less productive, disturbance-tolerant ﬂora. In widespread decline are ecologically important, canopy-forming, brown seaweeds, such as the southern California rockweed species Silvetia compressa. Restoration efforts are common for depleted biogenic species in other habitats, but restoration within rocky intertidal zones, particularly on wave-exposed coasts, has been largely unexplored. In two phases, we attempted to restore Silvetia populations on a southern California shore by transplanting live plants and experimentally investigating factors that affect their survival. In Phase I, we implemented a three-way factorial design where juvenile Silvetia thalli were transplanted at four sites with a combination of simulated canopy and herbivore exclusion treatments. Transplant survival was low, although enhanced by the presence of a canopy; site and herbivore presence did not affect survival. In Phase II, we used a two-way factorial design, transplanting two size classes of rockweeds (juveniles and reproductive adults) on horizontal and partially shaded, north-facing vertical surfaces at a target location where this rockweed has been missing since at least the 1970s. Transplant survival was moderate but lower than natural survival rates. Larger thalli exhibited signiﬁcantly higher survival rates than smaller thalli in both the transplanted and naturally occurring populations, particularly on vertical surfaces. Higher mortality on horizontal surfaces may have been due to differences in desiccation stress and human trampling. Transplanting reproductive adults resulted in the subsequent recruitment of new individuals.","container-title":"Restoration Ecology","DOI":"10.1111/j.1526-100X.2010.00717.x","ISSN":"10612971","language":"en","page":"18-26","source":"DOI.org (Crossref)","title":"Reestablishment of the Southern California Rocky Intertidal Brown Alga, Silvetia compressa: An Experimental Investigation of Techniques and Abiotic and Biotic Factors That Affect Restoration Success","title-short":"Reestablishment of the Southern California Rocky Intertidal Brown Alga, Silvetia compressa","volume":"18","author":[{"family":"Whitaker","given":"Stephen G."},{"family":"Smith","given":"Jayson R."},{"family":"Murray","given":"Steven N."}],"issued":{"date-parts":[["2010",9]]}}},{"id":117,"uris":["http://zotero.org/users/6486635/items/ACBHBT8F"],"itemData":{"id":117,"type":"article-journal","abstract":"Silvetia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(Sapper and Murray 2003, Whitaker et al. 2010, Graham et al. 2018)</w:t>
      </w:r>
      <w:r w:rsidR="00A619AF" w:rsidRPr="000B4D61">
        <w:rPr>
          <w:rFonts w:ascii="Times New Roman" w:eastAsia="Times New Roman" w:hAnsi="Times New Roman" w:cs="Times New Roman"/>
          <w:color w:val="000000"/>
          <w:sz w:val="24"/>
          <w:szCs w:val="24"/>
        </w:rPr>
        <w:fldChar w:fldCharType="end"/>
      </w:r>
      <w:r w:rsidR="00A619AF"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color w:val="000000"/>
          <w:sz w:val="24"/>
          <w:szCs w:val="24"/>
        </w:rPr>
        <w:t xml:space="preserve"> may have community level impacts beyond reduction in biomass from consumption. For example, </w:t>
      </w:r>
      <w:r w:rsidRPr="000B4D61">
        <w:rPr>
          <w:rFonts w:ascii="Times New Roman" w:eastAsia="Times New Roman" w:hAnsi="Times New Roman" w:cs="Times New Roman"/>
          <w:i/>
          <w:iCs/>
          <w:color w:val="000000"/>
          <w:sz w:val="24"/>
          <w:szCs w:val="24"/>
        </w:rPr>
        <w:t xml:space="preserve">S. compressa </w:t>
      </w:r>
      <w:r w:rsidRPr="000B4D61">
        <w:rPr>
          <w:rFonts w:ascii="Times New Roman" w:eastAsia="Times New Roman" w:hAnsi="Times New Roman" w:cs="Times New Roman"/>
          <w:color w:val="000000"/>
          <w:sz w:val="24"/>
          <w:szCs w:val="24"/>
        </w:rPr>
        <w:t>understories are inhabited by diverse algae, sessile and mobile invertebrate communities that are protected from desiccation during tidal emersion</w:t>
      </w:r>
      <w:r w:rsidR="00A619AF" w:rsidRPr="000B4D61">
        <w:rPr>
          <w:rFonts w:ascii="Times New Roman" w:eastAsia="Times New Roman" w:hAnsi="Times New Roman" w:cs="Times New Roman"/>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{"citationID":"zNW8ayRb","properties":{"formattedCitation":"(Sapper and Murray 2003)","plainCitation":"(Sapper and Murray 2003)","noteIndex":0},"citationItems":[{"id":159,"uris":["http://zotero.org/users/6486635/items/3CJHU95J"],"itemData":{"id":159,"type":"article-journal","container-title":"Pacific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(Sapper and Murray 2003)</w:t>
      </w:r>
      <w:r w:rsidR="00A619AF" w:rsidRPr="000B4D61">
        <w:rPr>
          <w:rFonts w:ascii="Times New Roman" w:eastAsia="Times New Roman" w:hAnsi="Times New Roman" w:cs="Times New Roman"/>
          <w:color w:val="000000"/>
          <w:sz w:val="24"/>
          <w:szCs w:val="24"/>
        </w:rPr>
        <w:fldChar w:fldCharType="end"/>
      </w:r>
      <w:r w:rsidR="00A619AF"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Moreover, it is anticipated that future climatic events will lead to changes in abundance and distribution of brown seaweeds </w:t>
      </w:r>
      <w:r w:rsidR="00261682" w:rsidRPr="000B4D61">
        <w:rPr>
          <w:rFonts w:ascii="Times New Roman" w:eastAsia="Times New Roman" w:hAnsi="Times New Roman" w:cs="Times New Roman"/>
          <w:color w:val="000000"/>
          <w:sz w:val="24"/>
          <w:szCs w:val="24"/>
        </w:rPr>
        <w:t xml:space="preserve">that </w:t>
      </w:r>
      <w:r w:rsidRPr="000B4D61">
        <w:rPr>
          <w:rFonts w:ascii="Times New Roman" w:eastAsia="Times New Roman" w:hAnsi="Times New Roman" w:cs="Times New Roman"/>
          <w:color w:val="000000"/>
          <w:sz w:val="24"/>
          <w:szCs w:val="24"/>
        </w:rPr>
        <w:t>may be replaced with turf-forming red algae</w:t>
      </w:r>
      <w:r w:rsidR="00A619AF" w:rsidRPr="000B4D61">
        <w:rPr>
          <w:rFonts w:ascii="Times New Roman" w:eastAsia="Times New Roman" w:hAnsi="Times New Roman" w:cs="Times New Roman"/>
          <w:color w:val="000000"/>
          <w:sz w:val="24"/>
          <w:szCs w:val="24"/>
        </w:rPr>
        <w:t xml:space="preserve"> </w:t>
      </w:r>
      <w:r w:rsidR="00A619AF" w:rsidRPr="000B4D61">
        <w:rPr>
          <w:rFonts w:ascii="Times New Roman" w:eastAsia="Times New Roman" w:hAnsi="Times New Roman" w:cs="Times New Roman"/>
          <w:color w:val="000000"/>
          <w:sz w:val="24"/>
          <w:szCs w:val="24"/>
        </w:rPr>
        <w:fldChar w:fldCharType="begin"/>
      </w:r>
      <w:r w:rsidR="00A619AF" w:rsidRPr="000B4D61">
        <w:rPr>
          <w:rFonts w:ascii="Times New Roman" w:eastAsia="Times New Roman" w:hAnsi="Times New Roman" w:cs="Times New Roman"/>
          <w:color w:val="000000"/>
          <w:sz w:val="24"/>
          <w:szCs w:val="24"/>
        </w:rPr>
        <w:instrText xml:space="preserve"> ADDIN ZOTERO_ITEM CSL_CITATION {"citationID":"wNOypqAD","properties":{"formattedCitation":"(Graham et al. 2018)","plainCitation":"(Graham et al. 2018)","noteIndex":0},"citationItems":[{"id":117,"uris":["http://zotero.org/users/6486635/items/ACBHBT8F"],"itemData":{"id":117,"type":"article-journal","abstract":"Silvetia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0B4D61">
        <w:rPr>
          <w:rFonts w:ascii="Times New Roman" w:eastAsia="Times New Roman" w:hAnsi="Times New Roman" w:cs="Times New Roman"/>
          <w:color w:val="000000"/>
          <w:sz w:val="24"/>
          <w:szCs w:val="24"/>
        </w:rPr>
        <w:fldChar w:fldCharType="separate"/>
      </w:r>
      <w:r w:rsidR="00A619AF" w:rsidRPr="000B4D61">
        <w:rPr>
          <w:rFonts w:ascii="Times New Roman" w:eastAsia="Times New Roman" w:hAnsi="Times New Roman" w:cs="Times New Roman"/>
          <w:noProof/>
          <w:color w:val="000000"/>
          <w:sz w:val="24"/>
          <w:szCs w:val="24"/>
        </w:rPr>
        <w:t>(Graham et al. 2018)</w:t>
      </w:r>
      <w:r w:rsidR="00A619AF" w:rsidRPr="000B4D61">
        <w:rPr>
          <w:rFonts w:ascii="Times New Roman" w:eastAsia="Times New Roman" w:hAnsi="Times New Roman" w:cs="Times New Roman"/>
          <w:color w:val="000000"/>
          <w:sz w:val="24"/>
          <w:szCs w:val="24"/>
        </w:rPr>
        <w:fldChar w:fldCharType="end"/>
      </w:r>
      <w:r w:rsidR="00261682"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likely leading to further declines of </w:t>
      </w:r>
      <w:r w:rsidRPr="000B4D61">
        <w:rPr>
          <w:rFonts w:ascii="Times New Roman" w:eastAsia="Times New Roman" w:hAnsi="Times New Roman" w:cs="Times New Roman"/>
          <w:i/>
          <w:iCs/>
          <w:color w:val="000000"/>
          <w:sz w:val="24"/>
          <w:szCs w:val="24"/>
        </w:rPr>
        <w:t>S. compressa</w:t>
      </w:r>
      <w:r w:rsidRPr="000B4D61">
        <w:rPr>
          <w:rFonts w:ascii="Times New Roman" w:eastAsia="Times New Roman" w:hAnsi="Times New Roman" w:cs="Times New Roman"/>
          <w:color w:val="000000"/>
          <w:sz w:val="24"/>
          <w:szCs w:val="24"/>
        </w:rPr>
        <w:t xml:space="preserve"> and species that rely on it.</w:t>
      </w:r>
    </w:p>
    <w:p w14:paraId="10BF6AE5" w14:textId="277BB410" w:rsidR="00790DD9"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While various examples exist of nonnative species contributing to biodiversity</w:t>
      </w:r>
      <w:r w:rsidR="00D77C40"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fldChar w:fldCharType="begin"/>
      </w:r>
      <w:r w:rsidR="00D77C40" w:rsidRPr="000B4D61">
        <w:rPr>
          <w:rFonts w:ascii="Times New Roman" w:eastAsia="Times New Roman" w:hAnsi="Times New Roman" w:cs="Times New Roman"/>
          <w:color w:val="000000"/>
          <w:sz w:val="24"/>
          <w:szCs w:val="24"/>
        </w:rPr>
        <w:instrText xml:space="preserve"> ADDIN ZOTERO_ITEM CSL_CITATION {"citationID":"YGQuvK3s","properties":{"formattedCitation":"(Chapman 2016)","plainCitation":"(Chapman 2016)","noteIndex":0},"citationItems":[{"id":216,"uris":["http://zotero.org/users/6486635/items/AJB7EPKJ"],"itemData":{"id":216,"type":"article-journal","container-title":"Marine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D77C40" w:rsidRPr="000B4D61">
        <w:rPr>
          <w:rFonts w:ascii="Times New Roman" w:eastAsia="Times New Roman" w:hAnsi="Times New Roman" w:cs="Times New Roman"/>
          <w:color w:val="000000"/>
          <w:sz w:val="24"/>
          <w:szCs w:val="24"/>
        </w:rPr>
        <w:fldChar w:fldCharType="separate"/>
      </w:r>
      <w:r w:rsidR="00D77C40" w:rsidRPr="000B4D61">
        <w:rPr>
          <w:rFonts w:ascii="Times New Roman" w:eastAsia="Times New Roman" w:hAnsi="Times New Roman" w:cs="Times New Roman"/>
          <w:noProof/>
          <w:color w:val="000000"/>
          <w:sz w:val="24"/>
          <w:szCs w:val="24"/>
        </w:rPr>
        <w:t>(Chapman 2016)</w:t>
      </w:r>
      <w:r w:rsidR="00D77C40" w:rsidRPr="000B4D61">
        <w:rPr>
          <w:rFonts w:ascii="Times New Roman" w:eastAsia="Times New Roman" w:hAnsi="Times New Roman" w:cs="Times New Roman"/>
          <w:color w:val="000000"/>
          <w:sz w:val="24"/>
          <w:szCs w:val="24"/>
        </w:rPr>
        <w:fldChar w:fldCharType="end"/>
      </w:r>
      <w:r w:rsidR="00D77C40" w:rsidRPr="000B4D61">
        <w:rPr>
          <w:rFonts w:ascii="Times New Roman" w:eastAsia="Times New Roman" w:hAnsi="Times New Roman" w:cs="Times New Roman"/>
          <w:color w:val="000000"/>
          <w:sz w:val="24"/>
          <w:szCs w:val="24"/>
        </w:rPr>
        <w:t>,</w:t>
      </w:r>
      <w:r w:rsidR="00386197"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there are very few examples of invasive species positively changing subsidies</w:t>
      </w:r>
      <w:r w:rsidR="00D77C40"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fldChar w:fldCharType="begin"/>
      </w:r>
      <w:r w:rsidR="00D77C40" w:rsidRPr="000B4D61">
        <w:rPr>
          <w:rFonts w:ascii="Times New Roman" w:eastAsia="Times New Roman" w:hAnsi="Times New Roman" w:cs="Times New Roman"/>
          <w:color w:val="000000"/>
          <w:sz w:val="24"/>
          <w:szCs w:val="24"/>
        </w:rPr>
        <w:instrText xml:space="preserve"> ADDIN ZOTERO_ITEM CSL_CITATION {"citationID":"3r8yh6vl","properties":{"formattedCitation":"(MacMillan et al. 2016, Quij\\uc0\\u243{}n et al. 2017)","plainCitation":"(MacMillan et al. 2016, Quijón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A."}],"issued":{"date-parts":[["2016",12]]}}},{"id":217,"uris":["http://zotero.org/users/6486635/items/8ZJ2T9DW"],"itemData":{"id":217,"type":"article-journal","container-title":"Marine Pollution Bulletin","DOI":"10.1016/j.marpolbul.2017.01.020","ISSN":"0025326X","issue":"1-2","journalAbbreviation":"Marine Pollution Bulletin","language":"en","page":"538-539","source":"DOI.org (Crossref)","title":"Beyond negative perceptions: The role of some marine invasive species as trophic subsidies","title-short":"Beyond negative perceptions","volume":"116","author":[{"family":"Quijón","given":"Pedro A."},{"family":"Tummon Flynn","given":"Paula"},{"family":"Duarte","given":"Cristian"}],"issued":{"date-parts":[["2017",3]]}}}],"schema":"https://github.com/citation-style-language/schema/raw/master/csl-citation.json"} </w:instrText>
      </w:r>
      <w:r w:rsidR="00D77C40" w:rsidRPr="000B4D61">
        <w:rPr>
          <w:rFonts w:ascii="Times New Roman" w:eastAsia="Times New Roman" w:hAnsi="Times New Roman" w:cs="Times New Roman"/>
          <w:color w:val="000000"/>
          <w:sz w:val="24"/>
          <w:szCs w:val="24"/>
        </w:rPr>
        <w:fldChar w:fldCharType="separate"/>
      </w:r>
      <w:r w:rsidR="00D77C40" w:rsidRPr="000B4D61">
        <w:rPr>
          <w:rFonts w:ascii="Times New Roman" w:hAnsi="Times New Roman" w:cs="Times New Roman"/>
          <w:color w:val="000000"/>
          <w:sz w:val="24"/>
          <w:szCs w:val="24"/>
        </w:rPr>
        <w:t>(MacMillan et al. 2016, Quijón et al. 2017)</w:t>
      </w:r>
      <w:r w:rsidR="00D77C40" w:rsidRPr="000B4D61">
        <w:rPr>
          <w:rFonts w:ascii="Times New Roman" w:eastAsia="Times New Roman" w:hAnsi="Times New Roman" w:cs="Times New Roman"/>
          <w:color w:val="000000"/>
          <w:sz w:val="24"/>
          <w:szCs w:val="24"/>
        </w:rPr>
        <w:fldChar w:fldCharType="end"/>
      </w:r>
      <w:r w:rsidR="00D77C40" w:rsidRPr="000B4D61">
        <w:rPr>
          <w:rFonts w:ascii="Times New Roman" w:eastAsia="Times New Roman" w:hAnsi="Times New Roman" w:cs="Times New Roman"/>
          <w:color w:val="000000"/>
          <w:sz w:val="24"/>
          <w:szCs w:val="24"/>
        </w:rPr>
        <w:t>.</w:t>
      </w:r>
      <w:r w:rsidRPr="000B4D61">
        <w:rPr>
          <w:rFonts w:ascii="Times New Roman" w:eastAsia="Times New Roman" w:hAnsi="Times New Roman" w:cs="Times New Roman"/>
          <w:color w:val="000000"/>
          <w:sz w:val="24"/>
          <w:szCs w:val="24"/>
        </w:rPr>
        <w:t xml:space="preserve"> In examples where invasive species become part of a subsidy, like </w:t>
      </w:r>
      <w:proofErr w:type="spellStart"/>
      <w:r w:rsidRPr="000B4D61">
        <w:rPr>
          <w:rFonts w:ascii="Times New Roman" w:eastAsia="Times New Roman" w:hAnsi="Times New Roman" w:cs="Times New Roman"/>
          <w:i/>
          <w:iCs/>
          <w:color w:val="000000"/>
          <w:sz w:val="24"/>
          <w:szCs w:val="24"/>
        </w:rPr>
        <w:lastRenderedPageBreak/>
        <w:t>Undaria</w:t>
      </w:r>
      <w:proofErr w:type="spellEnd"/>
      <w:r w:rsidRPr="000B4D61">
        <w:rPr>
          <w:rFonts w:ascii="Times New Roman" w:eastAsia="Times New Roman" w:hAnsi="Times New Roman" w:cs="Times New Roman"/>
          <w:i/>
          <w:iCs/>
          <w:color w:val="000000"/>
          <w:sz w:val="24"/>
          <w:szCs w:val="24"/>
        </w:rPr>
        <w:t xml:space="preserve"> pinnatifida </w:t>
      </w:r>
      <w:r w:rsidRPr="000B4D61">
        <w:rPr>
          <w:rFonts w:ascii="Times New Roman" w:eastAsia="Times New Roman" w:hAnsi="Times New Roman" w:cs="Times New Roman"/>
          <w:color w:val="000000"/>
          <w:sz w:val="24"/>
          <w:szCs w:val="24"/>
        </w:rPr>
        <w:t xml:space="preserve">in </w:t>
      </w:r>
      <w:r w:rsidR="003C19B4" w:rsidRPr="000B4D61">
        <w:rPr>
          <w:rFonts w:ascii="Times New Roman" w:eastAsia="Times New Roman" w:hAnsi="Times New Roman" w:cs="Times New Roman"/>
          <w:color w:val="000000"/>
          <w:sz w:val="24"/>
          <w:szCs w:val="24"/>
        </w:rPr>
        <w:t>the wrack in southern New Zealand</w:t>
      </w:r>
      <w:r w:rsidRPr="000B4D61">
        <w:rPr>
          <w:rFonts w:ascii="Times New Roman" w:eastAsia="Times New Roman" w:hAnsi="Times New Roman" w:cs="Times New Roman"/>
          <w:color w:val="000000"/>
          <w:sz w:val="24"/>
          <w:szCs w:val="24"/>
        </w:rPr>
        <w:t>, palatability of the novel species tends to be lower than native species</w:t>
      </w:r>
      <w:r w:rsidR="003C19B4" w:rsidRPr="000B4D61">
        <w:rPr>
          <w:rFonts w:ascii="Times New Roman" w:eastAsia="Times New Roman" w:hAnsi="Times New Roman" w:cs="Times New Roman"/>
          <w:color w:val="000000"/>
          <w:sz w:val="24"/>
          <w:szCs w:val="24"/>
        </w:rPr>
        <w:t xml:space="preserve"> </w:t>
      </w:r>
      <w:r w:rsidR="003C19B4" w:rsidRPr="000B4D61">
        <w:rPr>
          <w:rFonts w:ascii="Times New Roman" w:eastAsia="Times New Roman" w:hAnsi="Times New Roman" w:cs="Times New Roman"/>
          <w:color w:val="000000"/>
          <w:sz w:val="24"/>
          <w:szCs w:val="24"/>
        </w:rPr>
        <w:fldChar w:fldCharType="begin"/>
      </w:r>
      <w:r w:rsidR="003C19B4" w:rsidRPr="000B4D61">
        <w:rPr>
          <w:rFonts w:ascii="Times New Roman" w:eastAsia="Times New Roman" w:hAnsi="Times New Roman" w:cs="Times New Roman"/>
          <w:color w:val="000000"/>
          <w:sz w:val="24"/>
          <w:szCs w:val="24"/>
        </w:rPr>
        <w:instrText xml:space="preserve"> ADDIN ZOTERO_ITEM CSL_CITATION {"citationID":"pM5ILrLz","properties":{"formattedCitation":"(Su\\uc0\\u225{}rez-Jim\\uc0\\u233{}nez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3C19B4" w:rsidRPr="000B4D61">
        <w:rPr>
          <w:rFonts w:ascii="Times New Roman" w:eastAsia="Times New Roman" w:hAnsi="Times New Roman" w:cs="Times New Roman"/>
          <w:color w:val="000000"/>
          <w:sz w:val="24"/>
          <w:szCs w:val="24"/>
        </w:rPr>
        <w:fldChar w:fldCharType="separate"/>
      </w:r>
      <w:r w:rsidR="003C19B4" w:rsidRPr="000B4D61">
        <w:rPr>
          <w:rFonts w:ascii="Times New Roman" w:hAnsi="Times New Roman" w:cs="Times New Roman"/>
          <w:color w:val="000000"/>
          <w:sz w:val="24"/>
          <w:szCs w:val="24"/>
        </w:rPr>
        <w:t>(Suárez-Jiménez et al. 2017)</w:t>
      </w:r>
      <w:r w:rsidR="003C19B4" w:rsidRPr="000B4D61">
        <w:rPr>
          <w:rFonts w:ascii="Times New Roman" w:eastAsia="Times New Roman" w:hAnsi="Times New Roman" w:cs="Times New Roman"/>
          <w:color w:val="000000"/>
          <w:sz w:val="24"/>
          <w:szCs w:val="24"/>
        </w:rPr>
        <w:fldChar w:fldCharType="end"/>
      </w:r>
      <w:r w:rsidR="003C19B4" w:rsidRPr="000B4D61">
        <w:rPr>
          <w:rFonts w:ascii="Times New Roman" w:eastAsia="Times New Roman" w:hAnsi="Times New Roman" w:cs="Times New Roman"/>
          <w:color w:val="000000"/>
          <w:sz w:val="24"/>
          <w:szCs w:val="24"/>
        </w:rPr>
        <w:t>.</w:t>
      </w:r>
      <w:r w:rsidR="00F43C6A"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 xml:space="preserve">This study revealed that </w:t>
      </w:r>
      <w:r w:rsidR="007606E4" w:rsidRPr="000B4D61">
        <w:rPr>
          <w:rFonts w:ascii="Times New Roman" w:eastAsia="Times New Roman" w:hAnsi="Times New Roman" w:cs="Times New Roman"/>
          <w:i/>
          <w:iCs/>
          <w:color w:val="000000"/>
          <w:sz w:val="24"/>
          <w:szCs w:val="24"/>
        </w:rPr>
        <w:t xml:space="preserve">U. pinnatifida </w:t>
      </w:r>
      <w:r w:rsidR="007606E4" w:rsidRPr="000B4D61">
        <w:rPr>
          <w:rFonts w:ascii="Times New Roman" w:eastAsia="Times New Roman" w:hAnsi="Times New Roman" w:cs="Times New Roman"/>
          <w:color w:val="000000"/>
          <w:sz w:val="24"/>
          <w:szCs w:val="24"/>
        </w:rPr>
        <w:t xml:space="preserve">was a low preference food for important semi-terrestrial detritivores, </w:t>
      </w:r>
      <w:proofErr w:type="spellStart"/>
      <w:r w:rsidR="007606E4" w:rsidRPr="000B4D61">
        <w:rPr>
          <w:rFonts w:ascii="Times New Roman" w:eastAsia="Times New Roman" w:hAnsi="Times New Roman" w:cs="Times New Roman"/>
          <w:color w:val="000000"/>
          <w:sz w:val="24"/>
          <w:szCs w:val="24"/>
        </w:rPr>
        <w:t>talitrid</w:t>
      </w:r>
      <w:proofErr w:type="spellEnd"/>
      <w:r w:rsidR="007606E4" w:rsidRPr="000B4D61">
        <w:rPr>
          <w:rFonts w:ascii="Times New Roman" w:eastAsia="Times New Roman" w:hAnsi="Times New Roman" w:cs="Times New Roman"/>
          <w:color w:val="000000"/>
          <w:sz w:val="24"/>
          <w:szCs w:val="24"/>
        </w:rPr>
        <w:t xml:space="preserve"> amphipods (</w:t>
      </w:r>
      <w:proofErr w:type="spellStart"/>
      <w:r w:rsidR="007606E4" w:rsidRPr="000B4D61">
        <w:rPr>
          <w:rFonts w:ascii="Times New Roman" w:eastAsia="Times New Roman" w:hAnsi="Times New Roman" w:cs="Times New Roman"/>
          <w:i/>
          <w:iCs/>
          <w:color w:val="000000"/>
          <w:sz w:val="24"/>
          <w:szCs w:val="24"/>
        </w:rPr>
        <w:t>Bellorchestia</w:t>
      </w:r>
      <w:proofErr w:type="spellEnd"/>
      <w:r w:rsidR="007606E4" w:rsidRPr="000B4D61">
        <w:rPr>
          <w:rFonts w:ascii="Times New Roman" w:eastAsia="Times New Roman" w:hAnsi="Times New Roman" w:cs="Times New Roman"/>
          <w:i/>
          <w:iCs/>
          <w:color w:val="000000"/>
          <w:sz w:val="24"/>
          <w:szCs w:val="24"/>
        </w:rPr>
        <w:t xml:space="preserve"> </w:t>
      </w:r>
      <w:proofErr w:type="spellStart"/>
      <w:r w:rsidR="007606E4" w:rsidRPr="000B4D61">
        <w:rPr>
          <w:rFonts w:ascii="Times New Roman" w:eastAsia="Times New Roman" w:hAnsi="Times New Roman" w:cs="Times New Roman"/>
          <w:i/>
          <w:iCs/>
          <w:color w:val="000000"/>
          <w:sz w:val="24"/>
          <w:szCs w:val="24"/>
        </w:rPr>
        <w:t>quoyana</w:t>
      </w:r>
      <w:proofErr w:type="spellEnd"/>
      <w:r w:rsidR="007606E4" w:rsidRPr="000B4D61">
        <w:rPr>
          <w:rFonts w:ascii="Times New Roman" w:eastAsia="Times New Roman" w:hAnsi="Times New Roman" w:cs="Times New Roman"/>
          <w:color w:val="000000"/>
          <w:sz w:val="24"/>
          <w:szCs w:val="24"/>
        </w:rPr>
        <w:t>)</w:t>
      </w:r>
      <w:r w:rsidR="00C82C3F"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 xml:space="preserve">but in a </w:t>
      </w:r>
      <w:r w:rsidR="00F77B72" w:rsidRPr="000B4D61">
        <w:rPr>
          <w:rFonts w:ascii="Times New Roman" w:eastAsia="Times New Roman" w:hAnsi="Times New Roman" w:cs="Times New Roman"/>
          <w:color w:val="000000"/>
          <w:sz w:val="24"/>
          <w:szCs w:val="24"/>
        </w:rPr>
        <w:t>no</w:t>
      </w:r>
      <w:r w:rsidR="007606E4" w:rsidRPr="000B4D61">
        <w:rPr>
          <w:rFonts w:ascii="Times New Roman" w:eastAsia="Times New Roman" w:hAnsi="Times New Roman" w:cs="Times New Roman"/>
          <w:color w:val="000000"/>
          <w:sz w:val="24"/>
          <w:szCs w:val="24"/>
        </w:rPr>
        <w:t>-</w:t>
      </w:r>
      <w:r w:rsidR="00F77B72" w:rsidRPr="000B4D61">
        <w:rPr>
          <w:rFonts w:ascii="Times New Roman" w:eastAsia="Times New Roman" w:hAnsi="Times New Roman" w:cs="Times New Roman"/>
          <w:color w:val="000000"/>
          <w:sz w:val="24"/>
          <w:szCs w:val="24"/>
        </w:rPr>
        <w:t>choice</w:t>
      </w:r>
      <w:r w:rsidR="00080DF7" w:rsidRPr="000B4D61">
        <w:rPr>
          <w:rFonts w:ascii="Times New Roman" w:eastAsia="Times New Roman" w:hAnsi="Times New Roman" w:cs="Times New Roman"/>
          <w:color w:val="000000"/>
          <w:sz w:val="24"/>
          <w:szCs w:val="24"/>
        </w:rPr>
        <w:t xml:space="preserve"> </w:t>
      </w:r>
      <w:r w:rsidR="00C82C3F" w:rsidRPr="000B4D61">
        <w:rPr>
          <w:rFonts w:ascii="Times New Roman" w:eastAsia="Times New Roman" w:hAnsi="Times New Roman" w:cs="Times New Roman"/>
          <w:color w:val="000000"/>
          <w:sz w:val="24"/>
          <w:szCs w:val="24"/>
        </w:rPr>
        <w:t xml:space="preserve">and agar-based food </w:t>
      </w:r>
      <w:r w:rsidR="007606E4" w:rsidRPr="000B4D61">
        <w:rPr>
          <w:rFonts w:ascii="Times New Roman" w:eastAsia="Times New Roman" w:hAnsi="Times New Roman" w:cs="Times New Roman"/>
          <w:color w:val="000000"/>
          <w:sz w:val="24"/>
          <w:szCs w:val="24"/>
        </w:rPr>
        <w:t>assay</w:t>
      </w:r>
      <w:r w:rsidR="00C82C3F" w:rsidRPr="000B4D61">
        <w:rPr>
          <w:rFonts w:ascii="Times New Roman" w:eastAsia="Times New Roman" w:hAnsi="Times New Roman" w:cs="Times New Roman"/>
          <w:color w:val="000000"/>
          <w:sz w:val="24"/>
          <w:szCs w:val="24"/>
        </w:rPr>
        <w:t>s</w:t>
      </w:r>
      <w:r w:rsidR="00F77B72" w:rsidRPr="000B4D61">
        <w:rPr>
          <w:rFonts w:ascii="Times New Roman" w:eastAsia="Times New Roman" w:hAnsi="Times New Roman" w:cs="Times New Roman"/>
          <w:color w:val="000000"/>
          <w:sz w:val="24"/>
          <w:szCs w:val="24"/>
        </w:rPr>
        <w:t xml:space="preserve">, </w:t>
      </w:r>
      <w:r w:rsidR="007606E4" w:rsidRPr="000B4D61">
        <w:rPr>
          <w:rFonts w:ascii="Times New Roman" w:eastAsia="Times New Roman" w:hAnsi="Times New Roman" w:cs="Times New Roman"/>
          <w:color w:val="000000"/>
          <w:sz w:val="24"/>
          <w:szCs w:val="24"/>
        </w:rPr>
        <w:t>they</w:t>
      </w:r>
      <w:r w:rsidR="00F77B72" w:rsidRPr="000B4D61">
        <w:rPr>
          <w:rFonts w:ascii="Times New Roman" w:eastAsia="Times New Roman" w:hAnsi="Times New Roman" w:cs="Times New Roman"/>
          <w:color w:val="000000"/>
          <w:sz w:val="24"/>
          <w:szCs w:val="24"/>
        </w:rPr>
        <w:t xml:space="preserve"> consumed the invasive</w:t>
      </w:r>
      <w:r w:rsidR="00080DF7" w:rsidRPr="000B4D61">
        <w:rPr>
          <w:rFonts w:ascii="Times New Roman" w:eastAsia="Times New Roman" w:hAnsi="Times New Roman" w:cs="Times New Roman"/>
          <w:color w:val="000000"/>
          <w:sz w:val="24"/>
          <w:szCs w:val="24"/>
        </w:rPr>
        <w:t xml:space="preserve"> at the same rate or more than native seaweeds </w:t>
      </w:r>
      <w:r w:rsidR="00F77B72" w:rsidRPr="000B4D61">
        <w:rPr>
          <w:rFonts w:ascii="Times New Roman" w:eastAsia="Times New Roman" w:hAnsi="Times New Roman" w:cs="Times New Roman"/>
          <w:color w:val="000000"/>
          <w:sz w:val="24"/>
          <w:szCs w:val="24"/>
        </w:rPr>
        <w:fldChar w:fldCharType="begin"/>
      </w:r>
      <w:r w:rsidR="00FC1D8E" w:rsidRPr="000B4D61">
        <w:rPr>
          <w:rFonts w:ascii="Times New Roman" w:eastAsia="Times New Roman" w:hAnsi="Times New Roman" w:cs="Times New Roman"/>
          <w:color w:val="000000"/>
          <w:sz w:val="24"/>
          <w:szCs w:val="24"/>
        </w:rPr>
        <w:instrText xml:space="preserve"> ADDIN ZOTERO_ITEM CSL_CITATION {"citationID":"cQDhtcYl","properties":{"formattedCitation":"(Su\\uc0\\u225{}rez-Jim\\uc0\\u233{}nez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77B72" w:rsidRPr="000B4D61">
        <w:rPr>
          <w:rFonts w:ascii="Times New Roman" w:eastAsia="Times New Roman" w:hAnsi="Times New Roman" w:cs="Times New Roman"/>
          <w:color w:val="000000"/>
          <w:sz w:val="24"/>
          <w:szCs w:val="24"/>
        </w:rPr>
        <w:fldChar w:fldCharType="separate"/>
      </w:r>
      <w:r w:rsidR="00F77B72" w:rsidRPr="000B4D61">
        <w:rPr>
          <w:rFonts w:ascii="Times New Roman" w:hAnsi="Times New Roman" w:cs="Times New Roman"/>
          <w:color w:val="000000"/>
          <w:sz w:val="24"/>
          <w:szCs w:val="24"/>
        </w:rPr>
        <w:t>(Suárez-Jiménez et al. 2017)</w:t>
      </w:r>
      <w:r w:rsidR="00F77B72" w:rsidRPr="000B4D61">
        <w:rPr>
          <w:rFonts w:ascii="Times New Roman" w:eastAsia="Times New Roman" w:hAnsi="Times New Roman" w:cs="Times New Roman"/>
          <w:color w:val="000000"/>
          <w:sz w:val="24"/>
          <w:szCs w:val="24"/>
        </w:rPr>
        <w:fldChar w:fldCharType="end"/>
      </w:r>
      <w:r w:rsidR="00F77B72" w:rsidRPr="000B4D61">
        <w:rPr>
          <w:rFonts w:ascii="Times New Roman" w:eastAsia="Times New Roman" w:hAnsi="Times New Roman" w:cs="Times New Roman"/>
          <w:color w:val="000000"/>
          <w:sz w:val="24"/>
          <w:szCs w:val="24"/>
        </w:rPr>
        <w:t xml:space="preserve">. </w:t>
      </w:r>
      <w:r w:rsidR="00D77C40"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In</w:t>
      </w:r>
      <w:r w:rsidR="00690D37" w:rsidRPr="000B4D61">
        <w:rPr>
          <w:rFonts w:ascii="Times New Roman" w:eastAsia="Times New Roman" w:hAnsi="Times New Roman" w:cs="Times New Roman"/>
          <w:color w:val="000000"/>
          <w:sz w:val="24"/>
          <w:szCs w:val="24"/>
        </w:rPr>
        <w:t xml:space="preserve"> such case</w:t>
      </w:r>
      <w:r w:rsidRPr="000B4D61">
        <w:rPr>
          <w:rFonts w:ascii="Times New Roman" w:eastAsia="Times New Roman" w:hAnsi="Times New Roman" w:cs="Times New Roman"/>
          <w:color w:val="000000"/>
          <w:sz w:val="24"/>
          <w:szCs w:val="24"/>
        </w:rPr>
        <w:t xml:space="preserve">, </w:t>
      </w:r>
      <w:r w:rsidR="00080DF7" w:rsidRPr="000B4D61">
        <w:rPr>
          <w:rFonts w:ascii="Times New Roman" w:eastAsia="Times New Roman" w:hAnsi="Times New Roman" w:cs="Times New Roman"/>
          <w:color w:val="000000"/>
          <w:sz w:val="24"/>
          <w:szCs w:val="24"/>
        </w:rPr>
        <w:t>the complex interaction between the consumer and food source</w:t>
      </w:r>
      <w:r w:rsidR="00FF6A4B" w:rsidRPr="000B4D61">
        <w:rPr>
          <w:rFonts w:ascii="Times New Roman" w:eastAsia="Times New Roman" w:hAnsi="Times New Roman" w:cs="Times New Roman"/>
          <w:color w:val="000000"/>
          <w:sz w:val="24"/>
          <w:szCs w:val="24"/>
        </w:rPr>
        <w:t>s</w:t>
      </w:r>
      <w:r w:rsidR="00080DF7" w:rsidRPr="000B4D61">
        <w:rPr>
          <w:rFonts w:ascii="Times New Roman" w:eastAsia="Times New Roman" w:hAnsi="Times New Roman" w:cs="Times New Roman"/>
          <w:color w:val="000000"/>
          <w:sz w:val="24"/>
          <w:szCs w:val="24"/>
        </w:rPr>
        <w:t xml:space="preserve"> was not explained by chemical</w:t>
      </w:r>
      <w:r w:rsidR="00690D37" w:rsidRPr="000B4D61">
        <w:rPr>
          <w:rFonts w:ascii="Times New Roman" w:eastAsia="Times New Roman" w:hAnsi="Times New Roman" w:cs="Times New Roman"/>
          <w:color w:val="000000"/>
          <w:sz w:val="24"/>
          <w:szCs w:val="24"/>
        </w:rPr>
        <w:t xml:space="preserve"> (i.e., organic</w:t>
      </w:r>
      <w:r w:rsidR="00FF6A4B" w:rsidRPr="000B4D61">
        <w:rPr>
          <w:rFonts w:ascii="Times New Roman" w:eastAsia="Times New Roman" w:hAnsi="Times New Roman" w:cs="Times New Roman"/>
          <w:color w:val="000000"/>
          <w:sz w:val="24"/>
          <w:szCs w:val="24"/>
        </w:rPr>
        <w:t xml:space="preserve"> and caloric</w:t>
      </w:r>
      <w:r w:rsidR="00690D37" w:rsidRPr="000B4D61">
        <w:rPr>
          <w:rFonts w:ascii="Times New Roman" w:eastAsia="Times New Roman" w:hAnsi="Times New Roman" w:cs="Times New Roman"/>
          <w:color w:val="000000"/>
          <w:sz w:val="24"/>
          <w:szCs w:val="24"/>
        </w:rPr>
        <w:t xml:space="preserve"> content, %N, C:N)</w:t>
      </w:r>
      <w:r w:rsidR="00080DF7" w:rsidRPr="000B4D61">
        <w:rPr>
          <w:rFonts w:ascii="Times New Roman" w:eastAsia="Times New Roman" w:hAnsi="Times New Roman" w:cs="Times New Roman"/>
          <w:color w:val="000000"/>
          <w:sz w:val="24"/>
          <w:szCs w:val="24"/>
        </w:rPr>
        <w:t xml:space="preserve"> and biomechanical</w:t>
      </w:r>
      <w:r w:rsidR="00690D37" w:rsidRPr="000B4D61">
        <w:rPr>
          <w:rFonts w:ascii="Times New Roman" w:eastAsia="Times New Roman" w:hAnsi="Times New Roman" w:cs="Times New Roman"/>
          <w:color w:val="000000"/>
          <w:sz w:val="24"/>
          <w:szCs w:val="24"/>
        </w:rPr>
        <w:t xml:space="preserve"> (</w:t>
      </w:r>
      <w:r w:rsidR="00FF6A4B" w:rsidRPr="000B4D61">
        <w:rPr>
          <w:rFonts w:ascii="Times New Roman" w:eastAsia="Times New Roman" w:hAnsi="Times New Roman" w:cs="Times New Roman"/>
          <w:color w:val="000000"/>
          <w:sz w:val="24"/>
          <w:szCs w:val="24"/>
        </w:rPr>
        <w:t>toughness and elasticity)</w:t>
      </w:r>
      <w:r w:rsidR="00080DF7" w:rsidRPr="000B4D61">
        <w:rPr>
          <w:rFonts w:ascii="Times New Roman" w:eastAsia="Times New Roman" w:hAnsi="Times New Roman" w:cs="Times New Roman"/>
          <w:color w:val="000000"/>
          <w:sz w:val="24"/>
          <w:szCs w:val="24"/>
        </w:rPr>
        <w:t xml:space="preserve"> properties that were measured</w:t>
      </w:r>
      <w:r w:rsidR="00FC1D8E" w:rsidRPr="000B4D61">
        <w:rPr>
          <w:rFonts w:ascii="Times New Roman" w:eastAsia="Times New Roman" w:hAnsi="Times New Roman" w:cs="Times New Roman"/>
          <w:color w:val="000000"/>
          <w:sz w:val="24"/>
          <w:szCs w:val="24"/>
        </w:rPr>
        <w:t>. The authors argue</w:t>
      </w:r>
      <w:r w:rsidR="00FF6A4B" w:rsidRPr="000B4D61">
        <w:rPr>
          <w:rFonts w:ascii="Times New Roman" w:eastAsia="Times New Roman" w:hAnsi="Times New Roman" w:cs="Times New Roman"/>
          <w:color w:val="000000"/>
          <w:sz w:val="24"/>
          <w:szCs w:val="24"/>
        </w:rPr>
        <w:t xml:space="preserve"> that higher consumption rates may be due to the intricate structure of </w:t>
      </w:r>
      <w:r w:rsidR="00FF6A4B" w:rsidRPr="000B4D61">
        <w:rPr>
          <w:rFonts w:ascii="Times New Roman" w:eastAsia="Times New Roman" w:hAnsi="Times New Roman" w:cs="Times New Roman"/>
          <w:i/>
          <w:iCs/>
          <w:color w:val="000000"/>
          <w:sz w:val="24"/>
          <w:szCs w:val="24"/>
        </w:rPr>
        <w:t xml:space="preserve">U. pinnatifida </w:t>
      </w:r>
      <w:r w:rsidR="00FF6A4B" w:rsidRPr="000B4D61">
        <w:rPr>
          <w:rFonts w:ascii="Times New Roman" w:eastAsia="Times New Roman" w:hAnsi="Times New Roman" w:cs="Times New Roman"/>
          <w:color w:val="000000"/>
          <w:sz w:val="24"/>
          <w:szCs w:val="24"/>
        </w:rPr>
        <w:t xml:space="preserve">giving amphipods </w:t>
      </w:r>
      <w:r w:rsidR="00FC1D8E" w:rsidRPr="000B4D61">
        <w:rPr>
          <w:rFonts w:ascii="Times New Roman" w:eastAsia="Times New Roman" w:hAnsi="Times New Roman" w:cs="Times New Roman"/>
          <w:color w:val="000000"/>
          <w:sz w:val="24"/>
          <w:szCs w:val="24"/>
        </w:rPr>
        <w:t xml:space="preserve">better grip to facilitate consumption over the flat, smooth, structure of native </w:t>
      </w:r>
      <w:r w:rsidR="00FC1D8E" w:rsidRPr="000B4D61">
        <w:rPr>
          <w:rFonts w:ascii="Times New Roman" w:eastAsia="Times New Roman" w:hAnsi="Times New Roman" w:cs="Times New Roman"/>
          <w:i/>
          <w:iCs/>
          <w:color w:val="000000"/>
          <w:sz w:val="24"/>
          <w:szCs w:val="24"/>
        </w:rPr>
        <w:t xml:space="preserve">M. </w:t>
      </w:r>
      <w:proofErr w:type="spellStart"/>
      <w:r w:rsidR="00FC1D8E" w:rsidRPr="000B4D61">
        <w:rPr>
          <w:rFonts w:ascii="Times New Roman" w:eastAsia="Times New Roman" w:hAnsi="Times New Roman" w:cs="Times New Roman"/>
          <w:i/>
          <w:iCs/>
          <w:color w:val="000000"/>
          <w:sz w:val="24"/>
          <w:szCs w:val="24"/>
        </w:rPr>
        <w:t>pyrifera</w:t>
      </w:r>
      <w:proofErr w:type="spellEnd"/>
      <w:r w:rsidR="00FC1D8E" w:rsidRPr="000B4D61">
        <w:rPr>
          <w:rFonts w:ascii="Times New Roman" w:eastAsia="Times New Roman" w:hAnsi="Times New Roman" w:cs="Times New Roman"/>
          <w:i/>
          <w:iCs/>
          <w:color w:val="000000"/>
          <w:sz w:val="24"/>
          <w:szCs w:val="24"/>
        </w:rPr>
        <w:t xml:space="preserve"> </w:t>
      </w:r>
      <w:r w:rsidR="00FC1D8E" w:rsidRPr="000B4D61">
        <w:rPr>
          <w:rFonts w:ascii="Times New Roman" w:eastAsia="Times New Roman" w:hAnsi="Times New Roman" w:cs="Times New Roman"/>
          <w:i/>
          <w:iCs/>
          <w:color w:val="000000"/>
          <w:sz w:val="24"/>
          <w:szCs w:val="24"/>
        </w:rPr>
        <w:fldChar w:fldCharType="begin"/>
      </w:r>
      <w:r w:rsidR="00FC1D8E" w:rsidRPr="000B4D61">
        <w:rPr>
          <w:rFonts w:ascii="Times New Roman" w:eastAsia="Times New Roman" w:hAnsi="Times New Roman" w:cs="Times New Roman"/>
          <w:i/>
          <w:iCs/>
          <w:color w:val="000000"/>
          <w:sz w:val="24"/>
          <w:szCs w:val="24"/>
        </w:rPr>
        <w:instrText xml:space="preserve"> ADDIN ZOTERO_ITEM CSL_CITATION {"citationID":"Y0vdES52","properties":{"formattedCitation":"(Su\\uc0\\u225{}rez-Jim\\uc0\\u233{}nez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C1D8E" w:rsidRPr="000B4D61">
        <w:rPr>
          <w:rFonts w:ascii="Times New Roman" w:eastAsia="Times New Roman" w:hAnsi="Times New Roman" w:cs="Times New Roman"/>
          <w:i/>
          <w:iCs/>
          <w:color w:val="000000"/>
          <w:sz w:val="24"/>
          <w:szCs w:val="24"/>
        </w:rPr>
        <w:fldChar w:fldCharType="separate"/>
      </w:r>
      <w:r w:rsidR="00FC1D8E" w:rsidRPr="000B4D61">
        <w:rPr>
          <w:rFonts w:ascii="Times New Roman" w:hAnsi="Times New Roman" w:cs="Times New Roman"/>
          <w:color w:val="000000"/>
          <w:sz w:val="24"/>
          <w:szCs w:val="24"/>
        </w:rPr>
        <w:t>(Suárez-Jiménez et al. 2017)</w:t>
      </w:r>
      <w:r w:rsidR="00FC1D8E" w:rsidRPr="000B4D61">
        <w:rPr>
          <w:rFonts w:ascii="Times New Roman" w:eastAsia="Times New Roman" w:hAnsi="Times New Roman" w:cs="Times New Roman"/>
          <w:i/>
          <w:iCs/>
          <w:color w:val="000000"/>
          <w:sz w:val="24"/>
          <w:szCs w:val="24"/>
        </w:rPr>
        <w:fldChar w:fldCharType="end"/>
      </w:r>
      <w:r w:rsidR="0001552B" w:rsidRPr="000B4D61">
        <w:rPr>
          <w:rFonts w:ascii="Times New Roman" w:eastAsia="Times New Roman" w:hAnsi="Times New Roman" w:cs="Times New Roman"/>
          <w:i/>
          <w:iCs/>
          <w:color w:val="000000"/>
          <w:sz w:val="24"/>
          <w:szCs w:val="24"/>
        </w:rPr>
        <w:t>.</w:t>
      </w:r>
      <w:r w:rsidR="00966E90" w:rsidRPr="000B4D61">
        <w:rPr>
          <w:rFonts w:ascii="Times New Roman" w:eastAsia="Times New Roman" w:hAnsi="Times New Roman" w:cs="Times New Roman"/>
          <w:i/>
          <w:iCs/>
          <w:color w:val="000000"/>
          <w:sz w:val="24"/>
          <w:szCs w:val="24"/>
        </w:rPr>
        <w:t xml:space="preserve"> </w:t>
      </w:r>
      <w:r w:rsidR="00966E90" w:rsidRPr="000B4D61">
        <w:rPr>
          <w:rFonts w:ascii="Times New Roman" w:eastAsia="Times New Roman" w:hAnsi="Times New Roman" w:cs="Times New Roman"/>
          <w:color w:val="000000"/>
          <w:sz w:val="24"/>
          <w:szCs w:val="24"/>
        </w:rPr>
        <w:t>Similarly, in our experiments, the structural complexity (thin and narrow branching blades) of devilweed compared to kelp may have influenced choice</w:t>
      </w:r>
      <w:r w:rsidR="00790DD9" w:rsidRPr="000B4D61">
        <w:rPr>
          <w:rFonts w:ascii="Times New Roman" w:eastAsia="Times New Roman" w:hAnsi="Times New Roman" w:cs="Times New Roman"/>
          <w:color w:val="000000"/>
          <w:sz w:val="24"/>
          <w:szCs w:val="24"/>
        </w:rPr>
        <w:t xml:space="preserve"> of consumers. Smooth, flat, kelp blades may be easier for snail radulae to scrape, small branching stipes of devilweed may be easier for relatively small hermit crabs to process, while larger striped shore crabs can easily process either seaweed. </w:t>
      </w:r>
    </w:p>
    <w:p w14:paraId="11D9BBD8" w14:textId="6CB2D785" w:rsidR="0039736A" w:rsidRPr="000B4D61" w:rsidRDefault="00C934C4" w:rsidP="000B4D61">
      <w:pPr>
        <w:spacing w:line="480" w:lineRule="auto"/>
        <w:ind w:firstLine="720"/>
        <w:jc w:val="both"/>
        <w:rPr>
          <w:rFonts w:ascii="Times New Roman" w:eastAsia="Times New Roman" w:hAnsi="Times New Roman" w:cs="Times New Roman"/>
          <w:color w:val="000000"/>
          <w:sz w:val="24"/>
          <w:szCs w:val="24"/>
        </w:rPr>
      </w:pPr>
      <w:r w:rsidRPr="000B4D61">
        <w:rPr>
          <w:rFonts w:ascii="Times New Roman" w:eastAsia="Times New Roman" w:hAnsi="Times New Roman" w:cs="Times New Roman"/>
          <w:color w:val="000000"/>
          <w:sz w:val="24"/>
          <w:szCs w:val="24"/>
        </w:rPr>
        <w:t>Although a complete replacement of giant kelp is unlikely, devilweed will continue to invade kelp forests</w:t>
      </w:r>
      <w:r w:rsidR="00790DD9" w:rsidRPr="000B4D61">
        <w:rPr>
          <w:rFonts w:ascii="Times New Roman" w:eastAsia="Times New Roman" w:hAnsi="Times New Roman" w:cs="Times New Roman"/>
          <w:color w:val="000000"/>
          <w:sz w:val="24"/>
          <w:szCs w:val="24"/>
        </w:rPr>
        <w:t>, and subsequently,</w:t>
      </w:r>
      <w:r w:rsidRPr="000B4D61">
        <w:rPr>
          <w:rFonts w:ascii="Times New Roman" w:eastAsia="Times New Roman" w:hAnsi="Times New Roman" w:cs="Times New Roman"/>
          <w:color w:val="000000"/>
          <w:sz w:val="24"/>
          <w:szCs w:val="24"/>
        </w:rPr>
        <w:t xml:space="preserve"> change </w:t>
      </w:r>
      <w:r w:rsidR="00790DD9" w:rsidRPr="000B4D61">
        <w:rPr>
          <w:rFonts w:ascii="Times New Roman" w:eastAsia="Times New Roman" w:hAnsi="Times New Roman" w:cs="Times New Roman"/>
          <w:color w:val="000000"/>
          <w:sz w:val="24"/>
          <w:szCs w:val="24"/>
        </w:rPr>
        <w:t>wrack</w:t>
      </w:r>
      <w:r w:rsidRPr="000B4D61">
        <w:rPr>
          <w:rFonts w:ascii="Times New Roman" w:eastAsia="Times New Roman" w:hAnsi="Times New Roman" w:cs="Times New Roman"/>
          <w:color w:val="000000"/>
          <w:sz w:val="24"/>
          <w:szCs w:val="24"/>
        </w:rPr>
        <w:t xml:space="preserve"> composition</w:t>
      </w:r>
      <w:r w:rsidR="00790DD9" w:rsidRPr="000B4D61">
        <w:rPr>
          <w:rFonts w:ascii="Times New Roman" w:eastAsia="Times New Roman" w:hAnsi="Times New Roman" w:cs="Times New Roman"/>
          <w:color w:val="000000"/>
          <w:sz w:val="24"/>
          <w:szCs w:val="24"/>
        </w:rPr>
        <w:t>. Consumers will not only continue to encounter devilweed in wrack but may also encounter it growing intertidally. Devilweed has been</w:t>
      </w:r>
      <w:r w:rsidRPr="000B4D61">
        <w:rPr>
          <w:rFonts w:ascii="Times New Roman" w:eastAsia="Times New Roman" w:hAnsi="Times New Roman" w:cs="Times New Roman"/>
          <w:color w:val="000000"/>
          <w:sz w:val="24"/>
          <w:szCs w:val="24"/>
        </w:rPr>
        <w:t xml:space="preserve"> found in</w:t>
      </w:r>
      <w:r w:rsidR="00790DD9" w:rsidRPr="000B4D61">
        <w:rPr>
          <w:rFonts w:ascii="Times New Roman" w:eastAsia="Times New Roman" w:hAnsi="Times New Roman" w:cs="Times New Roman"/>
          <w:color w:val="000000"/>
          <w:sz w:val="24"/>
          <w:szCs w:val="24"/>
        </w:rPr>
        <w:t xml:space="preserve"> lower intertidal zones in</w:t>
      </w:r>
      <w:r w:rsidRPr="000B4D61">
        <w:rPr>
          <w:rFonts w:ascii="Times New Roman" w:eastAsia="Times New Roman" w:hAnsi="Times New Roman" w:cs="Times New Roman"/>
          <w:color w:val="000000"/>
          <w:sz w:val="24"/>
          <w:szCs w:val="24"/>
        </w:rPr>
        <w:t xml:space="preserve"> </w:t>
      </w:r>
      <w:proofErr w:type="spellStart"/>
      <w:r w:rsidRPr="000B4D61">
        <w:rPr>
          <w:rFonts w:ascii="Times New Roman" w:eastAsia="Times New Roman" w:hAnsi="Times New Roman" w:cs="Times New Roman"/>
          <w:color w:val="000000"/>
          <w:sz w:val="24"/>
          <w:szCs w:val="24"/>
        </w:rPr>
        <w:t>Todos</w:t>
      </w:r>
      <w:proofErr w:type="spellEnd"/>
      <w:r w:rsidRPr="000B4D61">
        <w:rPr>
          <w:rFonts w:ascii="Times New Roman" w:eastAsia="Times New Roman" w:hAnsi="Times New Roman" w:cs="Times New Roman"/>
          <w:color w:val="000000"/>
          <w:sz w:val="24"/>
          <w:szCs w:val="24"/>
        </w:rPr>
        <w:t xml:space="preserve"> Santos Bay, Baja California, Mexico</w:t>
      </w:r>
      <w:r w:rsidR="0039736A" w:rsidRPr="000B4D61">
        <w:rPr>
          <w:rFonts w:ascii="Times New Roman" w:eastAsia="Times New Roman" w:hAnsi="Times New Roman" w:cs="Times New Roman"/>
          <w:color w:val="000000"/>
          <w:sz w:val="24"/>
          <w:szCs w:val="24"/>
        </w:rPr>
        <w:t xml:space="preserve"> (Cruz-Trejo et al., 2015),</w:t>
      </w:r>
      <w:r w:rsidR="00790DD9" w:rsidRPr="000B4D61">
        <w:rPr>
          <w:rFonts w:ascii="Times New Roman" w:eastAsia="Times New Roman" w:hAnsi="Times New Roman" w:cs="Times New Roman"/>
          <w:color w:val="000000"/>
          <w:sz w:val="24"/>
          <w:szCs w:val="24"/>
        </w:rPr>
        <w:t xml:space="preserve"> and more recently in high to low intertidal pools in</w:t>
      </w:r>
      <w:r w:rsidRPr="000B4D61">
        <w:rPr>
          <w:rFonts w:ascii="Times New Roman" w:eastAsia="Times New Roman" w:hAnsi="Times New Roman" w:cs="Times New Roman"/>
          <w:color w:val="000000"/>
          <w:sz w:val="24"/>
          <w:szCs w:val="24"/>
        </w:rPr>
        <w:t xml:space="preserve"> San Clemente and San Nicolas Island</w:t>
      </w:r>
      <w:r w:rsidR="0039736A" w:rsidRPr="000B4D61">
        <w:rPr>
          <w:rFonts w:ascii="Times New Roman" w:eastAsia="Times New Roman" w:hAnsi="Times New Roman" w:cs="Times New Roman"/>
          <w:color w:val="000000"/>
          <w:sz w:val="24"/>
          <w:szCs w:val="24"/>
        </w:rPr>
        <w:t>s</w:t>
      </w:r>
      <w:r w:rsidRPr="000B4D61">
        <w:rPr>
          <w:rFonts w:ascii="Times New Roman" w:eastAsia="Times New Roman" w:hAnsi="Times New Roman" w:cs="Times New Roman"/>
          <w:color w:val="000000"/>
          <w:sz w:val="24"/>
          <w:szCs w:val="24"/>
        </w:rPr>
        <w:t xml:space="preserve"> (Pollard et al., in prep). Devilweed thrives in disturbed habitats and its invasion in southern California is partially attributed to reduction of biomass of native seaweeds during its peak growth and reproduction period</w:t>
      </w:r>
      <w:r w:rsidR="0089705A" w:rsidRPr="000B4D61">
        <w:rPr>
          <w:rFonts w:ascii="Times New Roman" w:eastAsia="Times New Roman" w:hAnsi="Times New Roman" w:cs="Times New Roman"/>
          <w:color w:val="000000"/>
          <w:sz w:val="24"/>
          <w:szCs w:val="24"/>
        </w:rPr>
        <w:t xml:space="preserve"> </w:t>
      </w:r>
      <w:r w:rsidR="0089705A" w:rsidRPr="000B4D61">
        <w:rPr>
          <w:rFonts w:ascii="Times New Roman" w:eastAsia="Times New Roman" w:hAnsi="Times New Roman" w:cs="Times New Roman"/>
          <w:color w:val="000000"/>
          <w:sz w:val="24"/>
          <w:szCs w:val="24"/>
        </w:rPr>
        <w:fldChar w:fldCharType="begin"/>
      </w:r>
      <w:r w:rsidR="0089705A" w:rsidRPr="000B4D61">
        <w:rPr>
          <w:rFonts w:ascii="Times New Roman" w:eastAsia="Times New Roman" w:hAnsi="Times New Roman" w:cs="Times New Roman"/>
          <w:color w:val="000000"/>
          <w:sz w:val="24"/>
          <w:szCs w:val="24"/>
        </w:rPr>
        <w:instrText xml:space="preserve"> ADDIN ZOTERO_ITEM CSL_CITATION {"citationID":"Zvoh1Mi1","properties":{"formattedCitation":"(Cruz-Trejo et al. 2015, Marks et al. 2020, Sullaway and Edwards 2020)","plainCitation":"(Cruz-Trejo et al. 2015, Marks et al. 2020, Sullaway and Edwards 2020)","noteIndex":0},"citationItems":[{"id":34,"uris":["http://zotero.org/users/6486635/items/9LNPALBJ"],"itemData":{"id":34,"type":"article-journal","abstract":"To describe the annual cycle of Sargassum horneri in Mexican waters, we selected two sites differing in their degree of wave exposure and sediment type: Rincón de Ballenas (RB), and Rancho Packard (RP). From June 2009 to April 2010 we followed the seasonal changes in S. horneri density and biomass along two intertidal transects per site. The effects of this non-indigenous species on the local macroalgae community were assessed by comparing their species composition, density, biomass, species richness, and diversity index in quadrats with and without S. horneri. There were significant differences in S. horneri density and biomass between sites (P &lt; 0.001). At RB the invasive alga density average was 2 ± 0.94 individual m−2, with a mean biomass of 4 ± 0.95 g DW m−2. At RP, S. horneri density average was 10 ± 0.96 individual m−2, and mean biomass of 102 ± 0.97 g DW m−2. At RB, the invasive alga promoted a significant reduction in the four selected structural variables, and the corticated macrophytes and the foliose functional forms were severely reduced. At RP, there were only marginally significant effects (P = 0.06) of S. horneri presence on the local macroalgae community, and higher density, biomass, and diversity values were found when S. horneri was present. Most of the functional forms were found, even if the invasive alga was present. At both locations, the highest biomass corresponded to the articulated calcareous functional form. These contrasting results could be due to the fact that the native macroalgae community has already been altered by the early invasion of S. muticum, with the most resilient species and functional forms remaining in place. One of the most important changes we noticed is the severe reduction of the canopy forming species at both sites.","container-title":"American Journal of Plant Sciences","DOI":"10.4236/ajps.2015.617271","ISSN":"2158-2742, 2158-2750","issue":"17","journalAbbreviation":"AJPS","language":"en","page":"2693-2707","source":"DOI.org (Crossref)","title":"Presence of Sargassum horneri at Todos Santos Bay, Baja California, Mexico: Its Effects on the Local Macroalgae Community","title-short":"Presence of Sargassum horneri at Todos Santos Bay, Baja California, Mexico","volume":"06","author":[{"family":"Cruz-Trejo","given":"Giuliana I."},{"family":"Ibarra-Obando","given":"Silvia E."},{"family":"Aguilar-Rosas","given":"Luis E."},{"family":"Poumian-Tapia","given":"Miriam"},{"family":"Solana-Arellano","given":"Elena"}],"issued":{"date-parts":[["2015"]]}}},{"id":32,"uris":["http://zotero.org/users/6486635/items/LI5M6QJ4"],"itemData":{"id":32,"type":"article-journal","abstract":"Invasive species are a growing threat to conservation in marine ecosystems, yet we lack a predictive understanding of ecological factors that influence the invasiveness of exotic marine species. We used surveys and manipulative experiments to investigate how an exotic seaweed, Sargassum horneri, interacts with native macroalgae and herbivores off the coast of California. We asked whether the invasion (i.e., the process by which an exotic species exhibits rapid population growth and spread in the novel environment) of S. horneri is influenced by three mechanisms known to affect the invasion of exotic plants on land: competition, niche complementarity and herbivory. We found that the removal of S. horneri over 3.5 years from experimental plots had little effect on the biomass or taxonomic richness of the native algal community. Differences between removal treatments were apparent only in spring at the end of the experiment when S. horneri biomass was substantially higher than in previous sampling periods. Surveys across a depth range of 0–30 m revealed inverse patterns in the biomass of S. horneri and native subcanopy-forming macroalgae, with S. horneri peaking at intermediate depths (5–20 m) while the aggregated biomass of native species was greatest at shallow (&lt;5 m) and deeper (&gt;20 m) depths. The biomass of S. horneri and native algae also displayed different seasonal trends, and removal of S. horneri from experimental plots indicated the seasonality of native algae was largely unaffected by fluctuations in S. horneri. Results from grazing assays and surveys showed that native herbivores favor native kelp over Sargassum as a food source, suggesting that reduced palatability may help promote the invasion of S. horneri. The complementary life histories of S. horneri and native algae suggest that competition between them is generally weak, and that niche complementarity and resistance to grazing are more important in promoting the invasion success of S. horneri.","container-title":"Diversity","DOI":"10.3390/d12020054","ISSN":"1424-2818","issue":"2","journalAbbreviation":"Diversity","language":"en","page":"54","source":"DOI.org (Crossref)","title":"Niche Complementarity and Resistance to Grazing Promote the Invasion Success of Sargassum horneri in North America","volume":"12","author":[{"family":"Marks","given":"Lindsay M."},{"family":"Reed","given":"Daniel C."},{"family":"Holbrook","given":"Sally J."}],"issued":{"date-parts":[["2020",1,29]]}}},{"id":391,"uris":["http://zotero.org/users/6486635/items/WSJPZ2DR"],"itemData":{"id":391,"type":"article-journal","abstract":"The arrival of Sargassum horneri throughout the Southern California Bight and the Baja Peninsula has raised concern regarding kelp forest resilience and ecosystem function following the invasion of this non-native species. To understand how S. horneri impacts native algal abundance and community production, we removed S. horneri from experimental plots over a period of 11 mo. We measured impacts on native algal communities and community productivity using SCUBA surveys and benthic chambers equipped with oxygen, temperature, and light sensors. We observed a nearly 4-fold increase in recruitment of Macrocystis pyrifera and a 9-fold increase in adult M. pyrifera stipe density in S. horneri removal plots, but no discernable changes in net community production among treatments. We found ephemeral increases in gross community production and community respiration in the non-removal plots that coincided with periods of peak S. horneri biomass. To understand the temporal dynamics of community production, we deployed benthic chambers across a rocky reef dominated by S. horneri. Here, temporal variation in community production was most strongly related to corresponding variation in water temperature and changes in S. horneri biomass related to its annual lifecycle. Overall, our study indicates that S. horneri presence contributed to ephemeral increases in gross community production and community respiration, but it did not affect net community production. Moreover, S. horneri removal can lead to increases in native algal abundances given favorable abiotic conditions. We suggest that S. horneri thrives in a disturbed ecosystem rather than being a driver of ecosystem change.","container-title":"Marine Ecology Progress Series","DOI":"10.3354/meps13231","ISSN":"0171-8630, 1616-1599","journalAbbreviation":"Mar. Ecol. Prog. Ser.","language":"en","page":"45-57","source":"DOI.org (Crossref)","title":"Impacts of the non-native alga Sargassum horneri on benthic community production in a California kelp forest","volume":"637","author":[{"family":"Sullaway","given":"Gh"},{"family":"Edwards","given":"Ms"}],"issued":{"date-parts":[["2020",3,5]]}}}],"schema":"https://github.com/citation-style-language/schema/raw/master/csl-citation.json"} </w:instrText>
      </w:r>
      <w:r w:rsidR="0089705A" w:rsidRPr="000B4D61">
        <w:rPr>
          <w:rFonts w:ascii="Times New Roman" w:eastAsia="Times New Roman" w:hAnsi="Times New Roman" w:cs="Times New Roman"/>
          <w:color w:val="000000"/>
          <w:sz w:val="24"/>
          <w:szCs w:val="24"/>
        </w:rPr>
        <w:fldChar w:fldCharType="separate"/>
      </w:r>
      <w:r w:rsidR="0089705A" w:rsidRPr="000B4D61">
        <w:rPr>
          <w:rFonts w:ascii="Times New Roman" w:eastAsia="Times New Roman" w:hAnsi="Times New Roman" w:cs="Times New Roman"/>
          <w:noProof/>
          <w:color w:val="000000"/>
          <w:sz w:val="24"/>
          <w:szCs w:val="24"/>
        </w:rPr>
        <w:t xml:space="preserve">(Cruz-Trejo et al. 2015, Marks et al. 2020, Sullaway and </w:t>
      </w:r>
      <w:r w:rsidR="0089705A" w:rsidRPr="000B4D61">
        <w:rPr>
          <w:rFonts w:ascii="Times New Roman" w:eastAsia="Times New Roman" w:hAnsi="Times New Roman" w:cs="Times New Roman"/>
          <w:noProof/>
          <w:color w:val="000000"/>
          <w:sz w:val="24"/>
          <w:szCs w:val="24"/>
        </w:rPr>
        <w:lastRenderedPageBreak/>
        <w:t>Edwards 2020)</w:t>
      </w:r>
      <w:r w:rsidR="0089705A" w:rsidRPr="000B4D61">
        <w:rPr>
          <w:rFonts w:ascii="Times New Roman" w:eastAsia="Times New Roman" w:hAnsi="Times New Roman" w:cs="Times New Roman"/>
          <w:color w:val="000000"/>
          <w:sz w:val="24"/>
          <w:szCs w:val="24"/>
        </w:rPr>
        <w:fldChar w:fldCharType="end"/>
      </w:r>
      <w:r w:rsidR="0089705A" w:rsidRPr="000B4D61">
        <w:rPr>
          <w:rFonts w:ascii="Times New Roman" w:eastAsia="Times New Roman" w:hAnsi="Times New Roman" w:cs="Times New Roman"/>
          <w:color w:val="000000"/>
          <w:sz w:val="24"/>
          <w:szCs w:val="24"/>
        </w:rPr>
        <w:t xml:space="preserve">. </w:t>
      </w:r>
      <w:r w:rsidRPr="000B4D61">
        <w:rPr>
          <w:rFonts w:ascii="Times New Roman" w:eastAsia="Times New Roman" w:hAnsi="Times New Roman" w:cs="Times New Roman"/>
          <w:color w:val="000000"/>
          <w:sz w:val="24"/>
          <w:szCs w:val="24"/>
        </w:rPr>
        <w:t xml:space="preserve">This is of special concern in areas inhabited by recovering </w:t>
      </w:r>
      <w:r w:rsidR="00163485" w:rsidRPr="000B4D61">
        <w:rPr>
          <w:rFonts w:ascii="Times New Roman" w:eastAsia="Times New Roman" w:hAnsi="Times New Roman" w:cs="Times New Roman"/>
          <w:color w:val="000000"/>
          <w:sz w:val="24"/>
          <w:szCs w:val="24"/>
        </w:rPr>
        <w:t>B</w:t>
      </w:r>
      <w:r w:rsidRPr="000B4D61">
        <w:rPr>
          <w:rFonts w:ascii="Times New Roman" w:eastAsia="Times New Roman" w:hAnsi="Times New Roman" w:cs="Times New Roman"/>
          <w:color w:val="000000"/>
          <w:sz w:val="24"/>
          <w:szCs w:val="24"/>
        </w:rPr>
        <w:t>lack abalone populations</w:t>
      </w:r>
      <w:r w:rsidR="00851289" w:rsidRPr="000B4D61">
        <w:rPr>
          <w:rFonts w:ascii="Times New Roman" w:eastAsia="Times New Roman" w:hAnsi="Times New Roman" w:cs="Times New Roman"/>
          <w:color w:val="000000"/>
          <w:sz w:val="24"/>
          <w:szCs w:val="24"/>
        </w:rPr>
        <w:t xml:space="preserve"> such as San Nicolas Island</w:t>
      </w:r>
      <w:r w:rsidRPr="000B4D61">
        <w:rPr>
          <w:rFonts w:ascii="Times New Roman" w:eastAsia="Times New Roman" w:hAnsi="Times New Roman" w:cs="Times New Roman"/>
          <w:color w:val="000000"/>
          <w:sz w:val="24"/>
          <w:szCs w:val="24"/>
        </w:rPr>
        <w:t xml:space="preserve">. </w:t>
      </w:r>
    </w:p>
    <w:p w14:paraId="0193D49C" w14:textId="3A347D16" w:rsidR="0080007F" w:rsidRPr="000B4D61" w:rsidRDefault="00163485"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color w:val="000000"/>
          <w:sz w:val="24"/>
          <w:szCs w:val="24"/>
        </w:rPr>
        <w:t xml:space="preserve">Our results </w:t>
      </w:r>
      <w:r w:rsidR="007072D1" w:rsidRPr="000B4D61">
        <w:rPr>
          <w:rFonts w:ascii="Times New Roman" w:eastAsia="Times New Roman" w:hAnsi="Times New Roman" w:cs="Times New Roman"/>
          <w:color w:val="000000"/>
          <w:sz w:val="24"/>
          <w:szCs w:val="24"/>
        </w:rPr>
        <w:t xml:space="preserve">indicate </w:t>
      </w:r>
      <w:r w:rsidR="00AD0F7F" w:rsidRPr="000B4D61">
        <w:rPr>
          <w:rFonts w:ascii="Times New Roman" w:eastAsia="Times New Roman" w:hAnsi="Times New Roman" w:cs="Times New Roman"/>
          <w:color w:val="000000"/>
          <w:sz w:val="24"/>
          <w:szCs w:val="24"/>
        </w:rPr>
        <w:t>that while human activity will continue to impact ecosystems by altering subsidies across ecotones, understanding how donor</w:t>
      </w:r>
      <w:r w:rsidR="00681868" w:rsidRPr="000B4D61">
        <w:rPr>
          <w:rFonts w:ascii="Times New Roman" w:eastAsia="Times New Roman" w:hAnsi="Times New Roman" w:cs="Times New Roman"/>
          <w:color w:val="000000"/>
          <w:sz w:val="24"/>
          <w:szCs w:val="24"/>
        </w:rPr>
        <w:t>-</w:t>
      </w:r>
      <w:r w:rsidR="00AD0F7F" w:rsidRPr="000B4D61">
        <w:rPr>
          <w:rFonts w:ascii="Times New Roman" w:eastAsia="Times New Roman" w:hAnsi="Times New Roman" w:cs="Times New Roman"/>
          <w:color w:val="000000"/>
          <w:sz w:val="24"/>
          <w:szCs w:val="24"/>
        </w:rPr>
        <w:t>controlled systems are affected</w:t>
      </w:r>
      <w:r w:rsidR="00923B5A" w:rsidRPr="000B4D61">
        <w:rPr>
          <w:rFonts w:ascii="Times New Roman" w:eastAsia="Times New Roman" w:hAnsi="Times New Roman" w:cs="Times New Roman"/>
          <w:color w:val="000000"/>
          <w:sz w:val="24"/>
          <w:szCs w:val="24"/>
        </w:rPr>
        <w:t xml:space="preserve"> by changes in subsidies is context-dependent. While terrestrial herbivores tend to prefer invasive plants and marine herbivores tend to prefer native seaweeds, an extra level of complexity </w:t>
      </w:r>
      <w:r w:rsidR="00FF0348" w:rsidRPr="000B4D61">
        <w:rPr>
          <w:rFonts w:ascii="Times New Roman" w:eastAsia="Times New Roman" w:hAnsi="Times New Roman" w:cs="Times New Roman"/>
          <w:color w:val="000000"/>
          <w:sz w:val="24"/>
          <w:szCs w:val="24"/>
        </w:rPr>
        <w:t>when herbivores also assume the role of detritivores in a system.</w:t>
      </w:r>
      <w:r w:rsidR="005B2B82" w:rsidRPr="000B4D61">
        <w:rPr>
          <w:rFonts w:ascii="Times New Roman" w:eastAsia="Times New Roman" w:hAnsi="Times New Roman" w:cs="Times New Roman"/>
          <w:color w:val="000000"/>
          <w:sz w:val="24"/>
          <w:szCs w:val="24"/>
        </w:rPr>
        <w:t xml:space="preserve"> The Home Field Advantage Hypothesis predicts that primary consumers in our system would be perform best and prefer native </w:t>
      </w:r>
      <w:r w:rsidR="00B92AC9" w:rsidRPr="000B4D61">
        <w:rPr>
          <w:rFonts w:ascii="Times New Roman" w:eastAsia="Times New Roman" w:hAnsi="Times New Roman" w:cs="Times New Roman"/>
          <w:color w:val="000000"/>
          <w:sz w:val="24"/>
          <w:szCs w:val="24"/>
        </w:rPr>
        <w:t>kelp,</w:t>
      </w:r>
      <w:r w:rsidR="005B2B82" w:rsidRPr="000B4D61">
        <w:rPr>
          <w:rFonts w:ascii="Times New Roman" w:eastAsia="Times New Roman" w:hAnsi="Times New Roman" w:cs="Times New Roman"/>
          <w:color w:val="000000"/>
          <w:sz w:val="24"/>
          <w:szCs w:val="24"/>
        </w:rPr>
        <w:t xml:space="preserve"> but our results showed that hermit crabs prefer devilweed and shore crabs were not selective. </w:t>
      </w:r>
      <w:r w:rsidR="00B92AC9" w:rsidRPr="000B4D61">
        <w:rPr>
          <w:rFonts w:ascii="Times New Roman" w:eastAsia="Times New Roman" w:hAnsi="Times New Roman" w:cs="Times New Roman"/>
          <w:color w:val="000000"/>
          <w:sz w:val="24"/>
          <w:szCs w:val="24"/>
        </w:rPr>
        <w:t>Additionally</w:t>
      </w:r>
      <w:r w:rsidR="00AB3D85" w:rsidRPr="000B4D61">
        <w:rPr>
          <w:rFonts w:ascii="Times New Roman" w:eastAsia="Times New Roman" w:hAnsi="Times New Roman" w:cs="Times New Roman"/>
          <w:color w:val="000000"/>
          <w:sz w:val="24"/>
          <w:szCs w:val="24"/>
        </w:rPr>
        <w:t xml:space="preserve">, </w:t>
      </w:r>
      <w:r w:rsidR="00B92AC9" w:rsidRPr="000B4D61">
        <w:rPr>
          <w:rFonts w:ascii="Times New Roman" w:eastAsia="Times New Roman" w:hAnsi="Times New Roman" w:cs="Times New Roman"/>
          <w:color w:val="000000"/>
          <w:sz w:val="24"/>
          <w:szCs w:val="24"/>
        </w:rPr>
        <w:t xml:space="preserve">since </w:t>
      </w:r>
      <w:r w:rsidR="00AB3D85" w:rsidRPr="000B4D61">
        <w:rPr>
          <w:rFonts w:ascii="Times New Roman" w:eastAsia="Times New Roman" w:hAnsi="Times New Roman" w:cs="Times New Roman"/>
          <w:color w:val="000000"/>
          <w:sz w:val="24"/>
          <w:szCs w:val="24"/>
        </w:rPr>
        <w:t>performance is not necessarily correlated with preferred food for some primary consumers</w:t>
      </w:r>
      <w:r w:rsidR="00B92AC9" w:rsidRPr="000B4D61">
        <w:rPr>
          <w:rFonts w:ascii="Times New Roman" w:eastAsia="Times New Roman" w:hAnsi="Times New Roman" w:cs="Times New Roman"/>
          <w:color w:val="000000"/>
          <w:sz w:val="24"/>
          <w:szCs w:val="24"/>
        </w:rPr>
        <w:t xml:space="preserve">, potential benefits of novel subsidies could be lost if consumers do not utilize them. Because performance and choice were species-dependent, our results did not find strong evidence to support either of the opposing meta-analyses. </w:t>
      </w:r>
      <w:r w:rsidR="00303A36" w:rsidRPr="000B4D61">
        <w:rPr>
          <w:rFonts w:ascii="Times New Roman" w:eastAsia="Times New Roman" w:hAnsi="Times New Roman" w:cs="Times New Roman"/>
          <w:color w:val="000000"/>
          <w:sz w:val="24"/>
          <w:szCs w:val="24"/>
        </w:rPr>
        <w:t xml:space="preserve">Ultimately, </w:t>
      </w:r>
      <w:r w:rsidR="00926A54" w:rsidRPr="000B4D61">
        <w:rPr>
          <w:rFonts w:ascii="Times New Roman" w:eastAsia="Times New Roman" w:hAnsi="Times New Roman" w:cs="Times New Roman"/>
          <w:color w:val="000000"/>
          <w:sz w:val="24"/>
          <w:szCs w:val="24"/>
        </w:rPr>
        <w:t>it is important to assess the all</w:t>
      </w:r>
      <w:r w:rsidR="00FD3481" w:rsidRPr="000B4D61">
        <w:rPr>
          <w:rFonts w:ascii="Times New Roman" w:eastAsia="Times New Roman" w:hAnsi="Times New Roman" w:cs="Times New Roman"/>
          <w:color w:val="000000"/>
          <w:sz w:val="24"/>
          <w:szCs w:val="24"/>
        </w:rPr>
        <w:t xml:space="preserve"> the</w:t>
      </w:r>
      <w:r w:rsidR="00926A54" w:rsidRPr="000B4D61">
        <w:rPr>
          <w:rFonts w:ascii="Times New Roman" w:eastAsia="Times New Roman" w:hAnsi="Times New Roman" w:cs="Times New Roman"/>
          <w:color w:val="000000"/>
          <w:sz w:val="24"/>
          <w:szCs w:val="24"/>
        </w:rPr>
        <w:t xml:space="preserve"> potential impacts of species invasions beyond invaded habitats, including </w:t>
      </w:r>
      <w:r w:rsidR="00FD3481" w:rsidRPr="000B4D61">
        <w:rPr>
          <w:rFonts w:ascii="Times New Roman" w:eastAsia="Times New Roman" w:hAnsi="Times New Roman" w:cs="Times New Roman"/>
          <w:color w:val="000000"/>
          <w:sz w:val="24"/>
          <w:szCs w:val="24"/>
        </w:rPr>
        <w:t xml:space="preserve">native  primary producers and </w:t>
      </w:r>
      <w:r w:rsidR="004A2441" w:rsidRPr="000B4D61">
        <w:rPr>
          <w:rFonts w:ascii="Times New Roman" w:eastAsia="Times New Roman" w:hAnsi="Times New Roman" w:cs="Times New Roman"/>
          <w:color w:val="000000"/>
          <w:sz w:val="24"/>
          <w:szCs w:val="24"/>
        </w:rPr>
        <w:t xml:space="preserve">consumers </w:t>
      </w:r>
      <w:r w:rsidR="00FD3481" w:rsidRPr="000B4D61">
        <w:rPr>
          <w:rFonts w:ascii="Times New Roman" w:eastAsia="Times New Roman" w:hAnsi="Times New Roman" w:cs="Times New Roman"/>
          <w:color w:val="000000"/>
          <w:sz w:val="24"/>
          <w:szCs w:val="24"/>
        </w:rPr>
        <w:t>in subsidy-dependent communities.</w:t>
      </w:r>
    </w:p>
    <w:p w14:paraId="1F5027BC" w14:textId="3108AFBB" w:rsidR="0080007F" w:rsidRDefault="0080007F" w:rsidP="000B4D61">
      <w:pPr>
        <w:spacing w:line="480" w:lineRule="auto"/>
        <w:jc w:val="both"/>
        <w:rPr>
          <w:rFonts w:ascii="Times New Roman" w:eastAsia="Times New Roman" w:hAnsi="Times New Roman" w:cs="Times New Roman"/>
          <w:sz w:val="24"/>
          <w:szCs w:val="24"/>
        </w:rPr>
      </w:pPr>
    </w:p>
    <w:p w14:paraId="6CC2C321" w14:textId="4AD501A2" w:rsidR="009B7C87" w:rsidRDefault="008F6DA9"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Acknowledgements </w:t>
      </w:r>
    </w:p>
    <w:p w14:paraId="33CFF00E" w14:textId="21454953" w:rsidR="00764013" w:rsidRDefault="00764013"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Thanks to the Navy Marine Ecology Consortium for access to San Nicolas Island and San Clemente Island field sites. Matthew Sato, Mackenna Denton, Samantha Folger, Summer Wheeler, Bria Gorman, Sydney Height, Jacob </w:t>
      </w:r>
      <w:proofErr w:type="spellStart"/>
      <w:r>
        <w:rPr>
          <w:rFonts w:ascii="Times New Roman" w:eastAsia="Times New Roman" w:hAnsi="Times New Roman" w:cs="Times New Roman"/>
          <w:sz w:val="24"/>
          <w:szCs w:val="24"/>
        </w:rPr>
        <w:t>Dioli</w:t>
      </w:r>
      <w:proofErr w:type="spellEnd"/>
      <w:r>
        <w:rPr>
          <w:rFonts w:ascii="Times New Roman" w:eastAsia="Times New Roman" w:hAnsi="Times New Roman" w:cs="Times New Roman"/>
          <w:sz w:val="24"/>
          <w:szCs w:val="24"/>
        </w:rPr>
        <w:t xml:space="preserve">, and Rania </w:t>
      </w:r>
      <w:proofErr w:type="spellStart"/>
      <w:r>
        <w:rPr>
          <w:rFonts w:ascii="Times New Roman" w:eastAsia="Times New Roman" w:hAnsi="Times New Roman" w:cs="Times New Roman"/>
          <w:sz w:val="24"/>
          <w:szCs w:val="24"/>
        </w:rPr>
        <w:t>Abualjis</w:t>
      </w:r>
      <w:proofErr w:type="spellEnd"/>
      <w:r>
        <w:rPr>
          <w:rFonts w:ascii="Times New Roman" w:eastAsia="Times New Roman" w:hAnsi="Times New Roman" w:cs="Times New Roman"/>
          <w:sz w:val="24"/>
          <w:szCs w:val="24"/>
        </w:rPr>
        <w:t xml:space="preserve"> provided field and lab assistance. This project was supported by funding from</w:t>
      </w:r>
      <w:r w:rsidR="00DD6797">
        <w:rPr>
          <w:rFonts w:ascii="Times New Roman" w:eastAsia="Times New Roman" w:hAnsi="Times New Roman" w:cs="Times New Roman"/>
          <w:sz w:val="24"/>
          <w:szCs w:val="24"/>
        </w:rPr>
        <w:t xml:space="preserve"> ….</w:t>
      </w:r>
    </w:p>
    <w:p w14:paraId="2F41E5F0" w14:textId="5B2310A4" w:rsidR="008F6DA9" w:rsidRPr="00DD6797" w:rsidRDefault="00764013" w:rsidP="00DD679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w:t>
      </w:r>
      <w:proofErr w:type="spellStart"/>
      <w:r>
        <w:rPr>
          <w:rFonts w:ascii="Times New Roman" w:eastAsia="Times New Roman" w:hAnsi="Times New Roman" w:cs="Times New Roman"/>
          <w:sz w:val="24"/>
          <w:szCs w:val="24"/>
        </w:rPr>
        <w:t>DeSantiago</w:t>
      </w:r>
      <w:proofErr w:type="spellEnd"/>
      <w:r>
        <w:rPr>
          <w:rFonts w:ascii="Times New Roman" w:eastAsia="Times New Roman" w:hAnsi="Times New Roman" w:cs="Times New Roman"/>
          <w:sz w:val="24"/>
          <w:szCs w:val="24"/>
        </w:rPr>
        <w:t xml:space="preserve"> was supported by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w:t>
      </w:r>
      <w:r w:rsidR="00DD6797">
        <w:rPr>
          <w:rFonts w:ascii="Times New Roman" w:eastAsia="Times New Roman" w:hAnsi="Times New Roman" w:cs="Times New Roman"/>
          <w:sz w:val="24"/>
          <w:szCs w:val="24"/>
        </w:rPr>
        <w:t xml:space="preserve"> </w:t>
      </w:r>
    </w:p>
    <w:p w14:paraId="0C4D77BA" w14:textId="77777777" w:rsidR="00764013" w:rsidRDefault="00764013" w:rsidP="008F6DA9">
      <w:pPr>
        <w:pStyle w:val="NoSpacing"/>
        <w:spacing w:line="480" w:lineRule="auto"/>
        <w:rPr>
          <w:rFonts w:ascii="Times New Roman" w:hAnsi="Times New Roman" w:cs="Times New Roman"/>
        </w:rPr>
      </w:pPr>
    </w:p>
    <w:p w14:paraId="197392D0" w14:textId="761632AB" w:rsidR="009B7C87" w:rsidRDefault="00764013"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**author contributions here**</w:t>
      </w:r>
    </w:p>
    <w:p w14:paraId="5981F23B" w14:textId="77777777" w:rsidR="00DD6797" w:rsidRPr="000B4D61" w:rsidRDefault="00DD6797" w:rsidP="000B4D61">
      <w:pPr>
        <w:spacing w:line="480" w:lineRule="auto"/>
        <w:jc w:val="both"/>
        <w:rPr>
          <w:rFonts w:ascii="Times New Roman" w:eastAsia="Times New Roman" w:hAnsi="Times New Roman" w:cs="Times New Roman"/>
          <w:sz w:val="24"/>
          <w:szCs w:val="24"/>
        </w:rPr>
      </w:pPr>
    </w:p>
    <w:p w14:paraId="691BA578" w14:textId="0D230096" w:rsidR="0080007F" w:rsidRPr="000B4D61" w:rsidRDefault="00FD3481" w:rsidP="000B4D61">
      <w:pPr>
        <w:spacing w:line="480" w:lineRule="auto"/>
        <w:jc w:val="both"/>
        <w:rPr>
          <w:rFonts w:ascii="Times New Roman" w:eastAsia="Times New Roman" w:hAnsi="Times New Roman" w:cs="Times New Roman"/>
          <w:b/>
          <w:bCs/>
          <w:sz w:val="24"/>
          <w:szCs w:val="24"/>
        </w:rPr>
      </w:pPr>
      <w:r w:rsidRPr="000B4D61">
        <w:rPr>
          <w:rFonts w:ascii="Times New Roman" w:eastAsia="Times New Roman" w:hAnsi="Times New Roman" w:cs="Times New Roman"/>
          <w:b/>
          <w:bCs/>
          <w:sz w:val="24"/>
          <w:szCs w:val="24"/>
        </w:rPr>
        <w:t xml:space="preserve">References </w:t>
      </w:r>
    </w:p>
    <w:p w14:paraId="612B0C63" w14:textId="77777777" w:rsidR="00922CD6" w:rsidRPr="00922CD6" w:rsidRDefault="00D058FE" w:rsidP="00922CD6">
      <w:pPr>
        <w:pStyle w:val="Bibliography"/>
      </w:pPr>
      <w:r w:rsidRPr="000B4D61">
        <w:rPr>
          <w:rFonts w:eastAsia="Times New Roman"/>
          <w:sz w:val="24"/>
          <w:szCs w:val="24"/>
        </w:rPr>
        <w:fldChar w:fldCharType="begin"/>
      </w:r>
      <w:r w:rsidRPr="000B4D61">
        <w:rPr>
          <w:rFonts w:eastAsia="Times New Roman"/>
          <w:sz w:val="24"/>
          <w:szCs w:val="24"/>
        </w:rPr>
        <w:instrText xml:space="preserve"> ADDIN ZOTERO_BIBL {"uncited":[],"omitted":[],"custom":[]} CSL_BIBLIOGRAPHY </w:instrText>
      </w:r>
      <w:r w:rsidRPr="000B4D61">
        <w:rPr>
          <w:rFonts w:eastAsia="Times New Roman"/>
          <w:sz w:val="24"/>
          <w:szCs w:val="24"/>
        </w:rPr>
        <w:fldChar w:fldCharType="separate"/>
      </w:r>
      <w:r w:rsidR="00922CD6" w:rsidRPr="00922CD6">
        <w:t xml:space="preserve">Abbott, D. P., and E. C. </w:t>
      </w:r>
      <w:proofErr w:type="spellStart"/>
      <w:r w:rsidR="00922CD6" w:rsidRPr="00922CD6">
        <w:t>Haderlie</w:t>
      </w:r>
      <w:proofErr w:type="spellEnd"/>
      <w:r w:rsidR="00922CD6" w:rsidRPr="00922CD6">
        <w:t>. 1981. Intertidal Invertebrates of California. Systematic Zoology 30:218.</w:t>
      </w:r>
    </w:p>
    <w:p w14:paraId="4B872834" w14:textId="77777777" w:rsidR="00922CD6" w:rsidRPr="00922CD6" w:rsidRDefault="00922CD6" w:rsidP="00922CD6">
      <w:pPr>
        <w:pStyle w:val="Bibliography"/>
      </w:pPr>
      <w:r w:rsidRPr="00922CD6">
        <w:t xml:space="preserve">Ahmed, F., M. Yokota, S. Watanabe, Y. Koike, S. </w:t>
      </w:r>
      <w:proofErr w:type="spellStart"/>
      <w:r w:rsidRPr="00922CD6">
        <w:t>Segawa</w:t>
      </w:r>
      <w:proofErr w:type="spellEnd"/>
      <w:r w:rsidRPr="00922CD6">
        <w:t xml:space="preserve">, and C. A. </w:t>
      </w:r>
      <w:proofErr w:type="spellStart"/>
      <w:r w:rsidRPr="00922CD6">
        <w:t>Strussmann</w:t>
      </w:r>
      <w:proofErr w:type="spellEnd"/>
      <w:r w:rsidRPr="00922CD6">
        <w:t>. 2005. Time to recover the upright posture in juvenile abalones (</w:t>
      </w:r>
      <w:proofErr w:type="spellStart"/>
      <w:r w:rsidRPr="00922CD6">
        <w:t>Haliotis</w:t>
      </w:r>
      <w:proofErr w:type="spellEnd"/>
      <w:r w:rsidRPr="00922CD6">
        <w:t xml:space="preserve"> discus </w:t>
      </w:r>
      <w:proofErr w:type="spellStart"/>
      <w:r w:rsidRPr="00922CD6">
        <w:t>discus</w:t>
      </w:r>
      <w:proofErr w:type="spellEnd"/>
      <w:r w:rsidRPr="00922CD6">
        <w:t xml:space="preserve"> Reeve, H. gigantea </w:t>
      </w:r>
      <w:proofErr w:type="spellStart"/>
      <w:r w:rsidRPr="00922CD6">
        <w:t>Gmelin</w:t>
      </w:r>
      <w:proofErr w:type="spellEnd"/>
      <w:r w:rsidRPr="00922CD6">
        <w:t xml:space="preserve"> and H. </w:t>
      </w:r>
      <w:proofErr w:type="spellStart"/>
      <w:r w:rsidRPr="00922CD6">
        <w:t>madaka</w:t>
      </w:r>
      <w:proofErr w:type="spellEnd"/>
      <w:r w:rsidRPr="00922CD6">
        <w:t xml:space="preserve"> </w:t>
      </w:r>
      <w:proofErr w:type="spellStart"/>
      <w:r w:rsidRPr="00922CD6">
        <w:t>Habe</w:t>
      </w:r>
      <w:proofErr w:type="spellEnd"/>
      <w:r w:rsidRPr="00922CD6">
        <w:t>). Aquaculture Research 36:799–802.</w:t>
      </w:r>
    </w:p>
    <w:p w14:paraId="1B1E1E7F" w14:textId="77777777" w:rsidR="00922CD6" w:rsidRPr="00922CD6" w:rsidRDefault="00922CD6" w:rsidP="00922CD6">
      <w:pPr>
        <w:pStyle w:val="Bibliography"/>
      </w:pPr>
      <w:proofErr w:type="spellStart"/>
      <w:r w:rsidRPr="00922CD6">
        <w:t>Altstatt</w:t>
      </w:r>
      <w:proofErr w:type="spellEnd"/>
      <w:r w:rsidRPr="00922CD6">
        <w:t xml:space="preserve">, J., R. Ambrose, J. Engle, P. </w:t>
      </w:r>
      <w:proofErr w:type="spellStart"/>
      <w:r w:rsidRPr="00922CD6">
        <w:t>Haaker</w:t>
      </w:r>
      <w:proofErr w:type="spellEnd"/>
      <w:r w:rsidRPr="00922CD6">
        <w:t xml:space="preserve">, K. Lafferty, and P. Raimondi. 1996. Recent declines of black abalone </w:t>
      </w:r>
      <w:proofErr w:type="spellStart"/>
      <w:r w:rsidRPr="00922CD6">
        <w:t>Haliotis</w:t>
      </w:r>
      <w:proofErr w:type="spellEnd"/>
      <w:r w:rsidRPr="00922CD6">
        <w:t xml:space="preserve"> </w:t>
      </w:r>
      <w:proofErr w:type="spellStart"/>
      <w:r w:rsidRPr="00922CD6">
        <w:t>cracherodii</w:t>
      </w:r>
      <w:proofErr w:type="spellEnd"/>
      <w:r w:rsidRPr="00922CD6">
        <w:t xml:space="preserve"> on the mainland coast of central California. Marine Ecology Progress Series 142:185–192.</w:t>
      </w:r>
    </w:p>
    <w:p w14:paraId="6D84AC2D" w14:textId="77777777" w:rsidR="00922CD6" w:rsidRPr="00922CD6" w:rsidRDefault="00922CD6" w:rsidP="00922CD6">
      <w:pPr>
        <w:pStyle w:val="Bibliography"/>
      </w:pPr>
      <w:r w:rsidRPr="00922CD6">
        <w:t xml:space="preserve">Aquilino, K., M. Coulbourne, and J. </w:t>
      </w:r>
      <w:proofErr w:type="spellStart"/>
      <w:r w:rsidRPr="00922CD6">
        <w:t>Stachowicz</w:t>
      </w:r>
      <w:proofErr w:type="spellEnd"/>
      <w:r w:rsidRPr="00922CD6">
        <w:t>. 2012. Mixed species diets enhance the growth of two rocky intertidal herbivores. Marine Ecology Progress Series 468:179–189.</w:t>
      </w:r>
    </w:p>
    <w:p w14:paraId="15CE237A" w14:textId="77777777" w:rsidR="00922CD6" w:rsidRPr="00922CD6" w:rsidRDefault="00922CD6" w:rsidP="00922CD6">
      <w:pPr>
        <w:pStyle w:val="Bibliography"/>
      </w:pPr>
      <w:r w:rsidRPr="00922CD6">
        <w:t xml:space="preserve">Aquilino, K. M., and J. J. </w:t>
      </w:r>
      <w:proofErr w:type="spellStart"/>
      <w:r w:rsidRPr="00922CD6">
        <w:t>Stachowicz</w:t>
      </w:r>
      <w:proofErr w:type="spellEnd"/>
      <w:r w:rsidRPr="00922CD6">
        <w:t>. 2012. Seaweed richness and herbivory increase rate of community recovery from disturbance. Ecology 93:879–890.</w:t>
      </w:r>
    </w:p>
    <w:p w14:paraId="2033ACCE" w14:textId="77777777" w:rsidR="00922CD6" w:rsidRPr="00922CD6" w:rsidRDefault="00922CD6" w:rsidP="00922CD6">
      <w:pPr>
        <w:pStyle w:val="Bibliography"/>
      </w:pPr>
      <w:r w:rsidRPr="00922CD6">
        <w:t xml:space="preserve">Ault, J. S. 2009. SOME QUANTITATIVE ASPECTS OF REPRODUCTION AND GROWTH OF THE RED ABALONE, </w:t>
      </w:r>
      <w:proofErr w:type="spellStart"/>
      <w:r w:rsidRPr="00922CD6">
        <w:t>Haliotis</w:t>
      </w:r>
      <w:proofErr w:type="spellEnd"/>
      <w:r w:rsidRPr="00922CD6">
        <w:t xml:space="preserve"> </w:t>
      </w:r>
      <w:proofErr w:type="spellStart"/>
      <w:r w:rsidRPr="00922CD6">
        <w:t>rufescens</w:t>
      </w:r>
      <w:proofErr w:type="spellEnd"/>
      <w:r w:rsidRPr="00922CD6">
        <w:t xml:space="preserve"> SWAINSON. Journal of the World Mariculture Society 16:398–425.</w:t>
      </w:r>
    </w:p>
    <w:p w14:paraId="79791820" w14:textId="77777777" w:rsidR="00922CD6" w:rsidRPr="00922CD6" w:rsidRDefault="00922CD6" w:rsidP="00922CD6">
      <w:pPr>
        <w:pStyle w:val="Bibliography"/>
      </w:pPr>
      <w:r w:rsidRPr="00922CD6">
        <w:t xml:space="preserve">Baldwin, J., J. P. Elias, R. M. G. Wells, and D. A. Donovan. 2007. Energy metabolism in the tropical abalone, </w:t>
      </w:r>
      <w:proofErr w:type="spellStart"/>
      <w:r w:rsidRPr="00922CD6">
        <w:t>Haliotis</w:t>
      </w:r>
      <w:proofErr w:type="spellEnd"/>
      <w:r w:rsidRPr="00922CD6">
        <w:t xml:space="preserve"> </w:t>
      </w:r>
      <w:proofErr w:type="spellStart"/>
      <w:r w:rsidRPr="00922CD6">
        <w:t>asinina</w:t>
      </w:r>
      <w:proofErr w:type="spellEnd"/>
      <w:r w:rsidRPr="00922CD6">
        <w:t xml:space="preserve"> </w:t>
      </w:r>
      <w:proofErr w:type="spellStart"/>
      <w:r w:rsidRPr="00922CD6">
        <w:t>Linné</w:t>
      </w:r>
      <w:proofErr w:type="spellEnd"/>
      <w:r w:rsidRPr="00922CD6">
        <w:t>: Comparisons with temperate abalone species. Journal of Experimental Marine Biology and Ecology 342:213–225.</w:t>
      </w:r>
    </w:p>
    <w:p w14:paraId="359F73CB" w14:textId="77777777" w:rsidR="00922CD6" w:rsidRPr="00922CD6" w:rsidRDefault="00922CD6" w:rsidP="00922CD6">
      <w:pPr>
        <w:pStyle w:val="Bibliography"/>
      </w:pPr>
      <w:r w:rsidRPr="00922CD6">
        <w:t>Barry, J. P., and M. J. Ehret. 1993. Diet, food preference, and algal availability for fishes and crabs on intertidal reef communities in southern California. Environmental Biology of Fishes 37:75–95.</w:t>
      </w:r>
    </w:p>
    <w:p w14:paraId="412A0970" w14:textId="77777777" w:rsidR="00922CD6" w:rsidRPr="00922CD6" w:rsidRDefault="00922CD6" w:rsidP="00922CD6">
      <w:pPr>
        <w:pStyle w:val="Bibliography"/>
      </w:pPr>
      <w:r w:rsidRPr="00922CD6">
        <w:lastRenderedPageBreak/>
        <w:t>Beheshti, K. M., K. Wasson, C. Angelini, B. R. Silliman, and B. B. Hughes. 2021. Long</w:t>
      </w:r>
      <w:r w:rsidRPr="00922CD6">
        <w:rPr>
          <w:rFonts w:ascii="Cambria Math" w:hAnsi="Cambria Math" w:cs="Cambria Math"/>
        </w:rPr>
        <w:t>‐</w:t>
      </w:r>
      <w:r w:rsidRPr="00922CD6">
        <w:t>term study reveals top</w:t>
      </w:r>
      <w:r w:rsidRPr="00922CD6">
        <w:rPr>
          <w:rFonts w:ascii="Cambria Math" w:hAnsi="Cambria Math" w:cs="Cambria Math"/>
        </w:rPr>
        <w:t>‐</w:t>
      </w:r>
      <w:r w:rsidRPr="00922CD6">
        <w:t>down effect of crabs on a California salt marsh. Ecosphere 12:e03703.</w:t>
      </w:r>
    </w:p>
    <w:p w14:paraId="04B8ED9A" w14:textId="77777777" w:rsidR="00922CD6" w:rsidRPr="00922CD6" w:rsidRDefault="00922CD6" w:rsidP="00922CD6">
      <w:pPr>
        <w:pStyle w:val="Bibliography"/>
      </w:pPr>
      <w:r w:rsidRPr="00922CD6">
        <w:t>Ben-</w:t>
      </w:r>
      <w:proofErr w:type="spellStart"/>
      <w:r w:rsidRPr="00922CD6">
        <w:t>Horin</w:t>
      </w:r>
      <w:proofErr w:type="spellEnd"/>
      <w:r w:rsidRPr="00922CD6">
        <w:t xml:space="preserve">, T., H. S. </w:t>
      </w:r>
      <w:proofErr w:type="spellStart"/>
      <w:r w:rsidRPr="00922CD6">
        <w:t>Lenihan</w:t>
      </w:r>
      <w:proofErr w:type="spellEnd"/>
      <w:r w:rsidRPr="00922CD6">
        <w:t>, and K. D. Lafferty. 2013. Variable intertidal temperature explains why disease endangers black abalone. Ecology 94:161–168.</w:t>
      </w:r>
    </w:p>
    <w:p w14:paraId="457FCD3D" w14:textId="77777777" w:rsidR="00922CD6" w:rsidRPr="00922CD6" w:rsidRDefault="00922CD6" w:rsidP="00922CD6">
      <w:pPr>
        <w:pStyle w:val="Bibliography"/>
      </w:pPr>
      <w:r w:rsidRPr="00922CD6">
        <w:t>Bernays, E. A., K. L. Bright, N. Gonzalez, and J. Angel. 1994. Dietary Mixing in a Generalist Herbivore: Tests of Two Hypotheses. Ecology 75:1997–2006.</w:t>
      </w:r>
    </w:p>
    <w:p w14:paraId="52F18203" w14:textId="77777777" w:rsidR="00922CD6" w:rsidRPr="00922CD6" w:rsidRDefault="00922CD6" w:rsidP="00922CD6">
      <w:pPr>
        <w:pStyle w:val="Bibliography"/>
      </w:pPr>
      <w:proofErr w:type="spellStart"/>
      <w:r w:rsidRPr="00922CD6">
        <w:t>Biancacci</w:t>
      </w:r>
      <w:proofErr w:type="spellEnd"/>
      <w:r w:rsidRPr="00922CD6">
        <w:t xml:space="preserve">, C., J. C. Sanderson, B. Evans, D. L. Callahan, D. S. Francis, V. M. </w:t>
      </w:r>
      <w:proofErr w:type="spellStart"/>
      <w:r w:rsidRPr="00922CD6">
        <w:t>Skrzypczyk</w:t>
      </w:r>
      <w:proofErr w:type="spellEnd"/>
      <w:r w:rsidRPr="00922CD6">
        <w:t xml:space="preserve">, E. E. Cumming, and A. </w:t>
      </w:r>
      <w:proofErr w:type="spellStart"/>
      <w:r w:rsidRPr="00922CD6">
        <w:t>Bellgrove</w:t>
      </w:r>
      <w:proofErr w:type="spellEnd"/>
      <w:r w:rsidRPr="00922CD6">
        <w:t xml:space="preserve">. 2022. Variation in biochemical composition of wild-harvested Macrocystis </w:t>
      </w:r>
      <w:proofErr w:type="spellStart"/>
      <w:r w:rsidRPr="00922CD6">
        <w:t>pyrifera</w:t>
      </w:r>
      <w:proofErr w:type="spellEnd"/>
      <w:r w:rsidRPr="00922CD6">
        <w:t xml:space="preserve"> (</w:t>
      </w:r>
      <w:proofErr w:type="spellStart"/>
      <w:r w:rsidRPr="00922CD6">
        <w:t>Ochrophyta</w:t>
      </w:r>
      <w:proofErr w:type="spellEnd"/>
      <w:r w:rsidRPr="00922CD6">
        <w:t>) from sites proximal and distal to salmon farms in Tasmania, Australia. Algal Research 65:102745.</w:t>
      </w:r>
    </w:p>
    <w:p w14:paraId="161599AA" w14:textId="77777777" w:rsidR="00922CD6" w:rsidRPr="00922CD6" w:rsidRDefault="00922CD6" w:rsidP="00922CD6">
      <w:pPr>
        <w:pStyle w:val="Bibliography"/>
      </w:pPr>
      <w:proofErr w:type="spellStart"/>
      <w:r w:rsidRPr="00922CD6">
        <w:t>Bolser</w:t>
      </w:r>
      <w:proofErr w:type="spellEnd"/>
      <w:r w:rsidRPr="00922CD6">
        <w:t>, R. C., and M. E. Hay. 1996. Are Tropical Plants Better Defended? Palatability and Defenses of Temperate vs. Tropical Seaweeds. Ecology 77:2269–2286.</w:t>
      </w:r>
    </w:p>
    <w:p w14:paraId="55B4C9CD" w14:textId="77777777" w:rsidR="00922CD6" w:rsidRPr="00922CD6" w:rsidRDefault="00922CD6" w:rsidP="00922CD6">
      <w:pPr>
        <w:pStyle w:val="Bibliography"/>
      </w:pPr>
      <w:proofErr w:type="spellStart"/>
      <w:r w:rsidRPr="00922CD6">
        <w:t>Braje</w:t>
      </w:r>
      <w:proofErr w:type="spellEnd"/>
      <w:r w:rsidRPr="00922CD6">
        <w:t>, T., and J. Erlandson. 2009. Mollusks and Mass Harvesting in the Middle Holocene. California Archaeology 1:269–289.</w:t>
      </w:r>
    </w:p>
    <w:p w14:paraId="13AE9C69" w14:textId="77777777" w:rsidR="00922CD6" w:rsidRPr="00922CD6" w:rsidRDefault="00922CD6" w:rsidP="00922CD6">
      <w:pPr>
        <w:pStyle w:val="Bibliography"/>
      </w:pPr>
      <w:r w:rsidRPr="00922CD6">
        <w:t xml:space="preserve">Bustamante, R. H., G. M. Branch, S. </w:t>
      </w:r>
      <w:proofErr w:type="spellStart"/>
      <w:r w:rsidRPr="00922CD6">
        <w:t>Eekhout</w:t>
      </w:r>
      <w:proofErr w:type="spellEnd"/>
      <w:r w:rsidRPr="00922CD6">
        <w:t xml:space="preserve">, B. Robertson, P. </w:t>
      </w:r>
      <w:proofErr w:type="spellStart"/>
      <w:r w:rsidRPr="00922CD6">
        <w:t>Zoutendyk</w:t>
      </w:r>
      <w:proofErr w:type="spellEnd"/>
      <w:r w:rsidRPr="00922CD6">
        <w:t xml:space="preserve">, M. </w:t>
      </w:r>
      <w:proofErr w:type="spellStart"/>
      <w:r w:rsidRPr="00922CD6">
        <w:t>Schleyer</w:t>
      </w:r>
      <w:proofErr w:type="spellEnd"/>
      <w:r w:rsidRPr="00922CD6">
        <w:t xml:space="preserve">, A. Dye, N. </w:t>
      </w:r>
      <w:proofErr w:type="spellStart"/>
      <w:r w:rsidRPr="00922CD6">
        <w:t>Hanekom</w:t>
      </w:r>
      <w:proofErr w:type="spellEnd"/>
      <w:r w:rsidRPr="00922CD6">
        <w:t xml:space="preserve">, D. Keats, M. </w:t>
      </w:r>
      <w:proofErr w:type="spellStart"/>
      <w:r w:rsidRPr="00922CD6">
        <w:t>Jurd</w:t>
      </w:r>
      <w:proofErr w:type="spellEnd"/>
      <w:r w:rsidRPr="00922CD6">
        <w:t xml:space="preserve">, and C. McQuaid. 1995. Gradients of intertidal primary productivity around the coast of South Africa and their relationships with consumer biomass. </w:t>
      </w:r>
      <w:proofErr w:type="spellStart"/>
      <w:r w:rsidRPr="00922CD6">
        <w:t>Oecologia</w:t>
      </w:r>
      <w:proofErr w:type="spellEnd"/>
      <w:r w:rsidRPr="00922CD6">
        <w:t xml:space="preserve"> 102:189–201.</w:t>
      </w:r>
    </w:p>
    <w:p w14:paraId="2CB320F1" w14:textId="77777777" w:rsidR="00922CD6" w:rsidRPr="00922CD6" w:rsidRDefault="00922CD6" w:rsidP="00922CD6">
      <w:pPr>
        <w:pStyle w:val="Bibliography"/>
      </w:pPr>
      <w:proofErr w:type="spellStart"/>
      <w:r w:rsidRPr="00922CD6">
        <w:t>Cacabelos</w:t>
      </w:r>
      <w:proofErr w:type="spellEnd"/>
      <w:r w:rsidRPr="00922CD6">
        <w:t xml:space="preserve">, E., C. </w:t>
      </w:r>
      <w:proofErr w:type="spellStart"/>
      <w:r w:rsidRPr="00922CD6">
        <w:t>Olabarria</w:t>
      </w:r>
      <w:proofErr w:type="spellEnd"/>
      <w:r w:rsidRPr="00922CD6">
        <w:t xml:space="preserve">, M. </w:t>
      </w:r>
      <w:proofErr w:type="spellStart"/>
      <w:r w:rsidRPr="00922CD6">
        <w:t>Incera</w:t>
      </w:r>
      <w:proofErr w:type="spellEnd"/>
      <w:r w:rsidRPr="00922CD6">
        <w:t xml:space="preserve">, and J. S. </w:t>
      </w:r>
      <w:proofErr w:type="spellStart"/>
      <w:r w:rsidRPr="00922CD6">
        <w:t>Troncoso</w:t>
      </w:r>
      <w:proofErr w:type="spellEnd"/>
      <w:r w:rsidRPr="00922CD6">
        <w:t>. 2010. Do grazers prefer invasive seaweeds? Journal of Experimental Marine Biology and Ecology 393:182–187.</w:t>
      </w:r>
    </w:p>
    <w:p w14:paraId="6F038B40" w14:textId="77777777" w:rsidR="00922CD6" w:rsidRPr="00922CD6" w:rsidRDefault="00922CD6" w:rsidP="00922CD6">
      <w:pPr>
        <w:pStyle w:val="Bibliography"/>
      </w:pPr>
      <w:r w:rsidRPr="00922CD6">
        <w:t>Chapman, P. M. 2016. Benefits of Invasive Species. Marine Pollution Bulletin 107:1–2.</w:t>
      </w:r>
    </w:p>
    <w:p w14:paraId="7601FDF3" w14:textId="77777777" w:rsidR="00922CD6" w:rsidRPr="00922CD6" w:rsidRDefault="00922CD6" w:rsidP="00922CD6">
      <w:pPr>
        <w:pStyle w:val="Bibliography"/>
      </w:pPr>
      <w:r w:rsidRPr="00922CD6">
        <w:t xml:space="preserve">Cruz-Trejo, G. I., S. E. Ibarra-Obando, L. E. Aguilar-Rosas, M. </w:t>
      </w:r>
      <w:proofErr w:type="spellStart"/>
      <w:r w:rsidRPr="00922CD6">
        <w:t>Poumian</w:t>
      </w:r>
      <w:proofErr w:type="spellEnd"/>
      <w:r w:rsidRPr="00922CD6">
        <w:t xml:space="preserve">-Tapia, and E. Solana-Arellano. 2015. Presence of Sargassum </w:t>
      </w:r>
      <w:proofErr w:type="spellStart"/>
      <w:r w:rsidRPr="00922CD6">
        <w:t>horneri</w:t>
      </w:r>
      <w:proofErr w:type="spellEnd"/>
      <w:r w:rsidRPr="00922CD6">
        <w:t xml:space="preserve"> at </w:t>
      </w:r>
      <w:proofErr w:type="spellStart"/>
      <w:r w:rsidRPr="00922CD6">
        <w:t>Todos</w:t>
      </w:r>
      <w:proofErr w:type="spellEnd"/>
      <w:r w:rsidRPr="00922CD6">
        <w:t xml:space="preserve"> Santos Bay, Baja California, Mexico: Its Effects on the Local Macroalgae Community. American Journal of Plant Sciences 06:2693–2707.</w:t>
      </w:r>
    </w:p>
    <w:p w14:paraId="45783C1A" w14:textId="77777777" w:rsidR="00922CD6" w:rsidRPr="00922CD6" w:rsidRDefault="00922CD6" w:rsidP="00922CD6">
      <w:pPr>
        <w:pStyle w:val="Bibliography"/>
      </w:pPr>
      <w:proofErr w:type="spellStart"/>
      <w:r w:rsidRPr="00922CD6">
        <w:lastRenderedPageBreak/>
        <w:t>Dolecal</w:t>
      </w:r>
      <w:proofErr w:type="spellEnd"/>
      <w:r w:rsidRPr="00922CD6">
        <w:t>, R. E., and J. D. Long. 2013. Ephemeral macroalgae display spatial variation in relative palatability. Journal of Experimental Marine Biology and Ecology 440:233–237.</w:t>
      </w:r>
    </w:p>
    <w:p w14:paraId="30A68FC8" w14:textId="77777777" w:rsidR="00922CD6" w:rsidRPr="00922CD6" w:rsidRDefault="00922CD6" w:rsidP="00922CD6">
      <w:pPr>
        <w:pStyle w:val="Bibliography"/>
      </w:pPr>
      <w:r w:rsidRPr="00922CD6">
        <w:t>Dugan, J. E., D. M. Hubbard, M. D. McCrary, and M. O. Pierson. 2003. The response of macrofauna communities and shorebirds to macrophyte wrack subsidies on exposed sandy beaches of southern California. Estuarine, Coastal and Shelf Science 58:25–40.</w:t>
      </w:r>
    </w:p>
    <w:p w14:paraId="00E6B970" w14:textId="77777777" w:rsidR="00922CD6" w:rsidRPr="00922CD6" w:rsidRDefault="00922CD6" w:rsidP="00922CD6">
      <w:pPr>
        <w:pStyle w:val="Bibliography"/>
      </w:pPr>
      <w:proofErr w:type="spellStart"/>
      <w:r w:rsidRPr="00922CD6">
        <w:t>Duggins</w:t>
      </w:r>
      <w:proofErr w:type="spellEnd"/>
      <w:r w:rsidRPr="00922CD6">
        <w:t xml:space="preserve">, D. O., C. A. </w:t>
      </w:r>
      <w:proofErr w:type="spellStart"/>
      <w:r w:rsidRPr="00922CD6">
        <w:t>Simenstad</w:t>
      </w:r>
      <w:proofErr w:type="spellEnd"/>
      <w:r w:rsidRPr="00922CD6">
        <w:t>, and J. A. Estes. 1989. Magnification of Secondary Production by Kelp Detritus in Coastal Marine Ecosystems. Science 245:170–173.</w:t>
      </w:r>
    </w:p>
    <w:p w14:paraId="2E649FA2" w14:textId="77777777" w:rsidR="00922CD6" w:rsidRPr="00922CD6" w:rsidRDefault="00922CD6" w:rsidP="00922CD6">
      <w:pPr>
        <w:pStyle w:val="Bibliography"/>
      </w:pPr>
      <w:proofErr w:type="spellStart"/>
      <w:r w:rsidRPr="00922CD6">
        <w:t>Endlweber</w:t>
      </w:r>
      <w:proofErr w:type="spellEnd"/>
      <w:r w:rsidRPr="00922CD6">
        <w:t xml:space="preserve">, K., L. </w:t>
      </w:r>
      <w:proofErr w:type="spellStart"/>
      <w:r w:rsidRPr="00922CD6">
        <w:t>Ruess</w:t>
      </w:r>
      <w:proofErr w:type="spellEnd"/>
      <w:r w:rsidRPr="00922CD6">
        <w:t>, and S. Scheu. 2009. Collembola switch diet in presence of plant roots thereby functioning as herbivores. Soil Biology and Biochemistry 41:1151–1154.</w:t>
      </w:r>
    </w:p>
    <w:p w14:paraId="654CC831" w14:textId="77777777" w:rsidR="00922CD6" w:rsidRPr="00922CD6" w:rsidRDefault="00922CD6" w:rsidP="00922CD6">
      <w:pPr>
        <w:pStyle w:val="Bibliography"/>
      </w:pPr>
      <w:r w:rsidRPr="00922CD6">
        <w:t xml:space="preserve">Farmer, E. E., and L. </w:t>
      </w:r>
      <w:proofErr w:type="spellStart"/>
      <w:r w:rsidRPr="00922CD6">
        <w:t>Dubugnon</w:t>
      </w:r>
      <w:proofErr w:type="spellEnd"/>
      <w:r w:rsidRPr="00922CD6">
        <w:t xml:space="preserve">. 2009. </w:t>
      </w:r>
      <w:proofErr w:type="spellStart"/>
      <w:r w:rsidRPr="00922CD6">
        <w:t>Detritivorous</w:t>
      </w:r>
      <w:proofErr w:type="spellEnd"/>
      <w:r w:rsidRPr="00922CD6">
        <w:t xml:space="preserve"> crustaceans become herbivores on </w:t>
      </w:r>
      <w:proofErr w:type="spellStart"/>
      <w:r w:rsidRPr="00922CD6">
        <w:t>jasmonate</w:t>
      </w:r>
      <w:proofErr w:type="spellEnd"/>
      <w:r w:rsidRPr="00922CD6">
        <w:t>-deficient plants. Proceedings of the National Academy of Sciences 106:935–940.</w:t>
      </w:r>
    </w:p>
    <w:p w14:paraId="4DA8E9F0" w14:textId="77777777" w:rsidR="00922CD6" w:rsidRPr="00922CD6" w:rsidRDefault="00922CD6" w:rsidP="00922CD6">
      <w:pPr>
        <w:pStyle w:val="Bibliography"/>
      </w:pPr>
      <w:proofErr w:type="spellStart"/>
      <w:r w:rsidRPr="00922CD6">
        <w:t>Gholz</w:t>
      </w:r>
      <w:proofErr w:type="spellEnd"/>
      <w:r w:rsidRPr="00922CD6">
        <w:t xml:space="preserve">, H. L., D. A. </w:t>
      </w:r>
      <w:proofErr w:type="spellStart"/>
      <w:r w:rsidRPr="00922CD6">
        <w:t>Wedin</w:t>
      </w:r>
      <w:proofErr w:type="spellEnd"/>
      <w:r w:rsidRPr="00922CD6">
        <w:t>, S. M. Smitherman, M. E. Harmon, and W. J. Parton. 2000. Long-term dynamics of pine and hardwood litter in contrasting environments: toward a global model of decomposition: LONG-TERM DECOMPOSITION. Global Change Biology 6:751–765.</w:t>
      </w:r>
    </w:p>
    <w:p w14:paraId="64236E28" w14:textId="77777777" w:rsidR="00922CD6" w:rsidRPr="00922CD6" w:rsidRDefault="00922CD6" w:rsidP="00922CD6">
      <w:pPr>
        <w:pStyle w:val="Bibliography"/>
      </w:pPr>
      <w:r w:rsidRPr="00922CD6">
        <w:t xml:space="preserve">Graham, S., B. Hong, S. Mutschler, B. Saunders, and J. </w:t>
      </w:r>
      <w:proofErr w:type="spellStart"/>
      <w:r w:rsidRPr="00922CD6">
        <w:t>Bredvik</w:t>
      </w:r>
      <w:proofErr w:type="spellEnd"/>
      <w:r w:rsidRPr="00922CD6">
        <w:t xml:space="preserve">. 2018. Changes in Abundance of </w:t>
      </w:r>
      <w:proofErr w:type="spellStart"/>
      <w:r w:rsidRPr="00922CD6">
        <w:t>Silvetia</w:t>
      </w:r>
      <w:proofErr w:type="spellEnd"/>
      <w:r w:rsidRPr="00922CD6">
        <w:t xml:space="preserve"> compressa at San Clemente Island before and during the 2015–2016 El Niño. Western North American Naturalist 78:605.</w:t>
      </w:r>
    </w:p>
    <w:p w14:paraId="3E45E9CB" w14:textId="77777777" w:rsidR="00922CD6" w:rsidRPr="00922CD6" w:rsidRDefault="00922CD6" w:rsidP="00922CD6">
      <w:pPr>
        <w:pStyle w:val="Bibliography"/>
      </w:pPr>
      <w:r w:rsidRPr="00922CD6">
        <w:t xml:space="preserve">Gratton, C., J. Donaldson, and M. J. V. </w:t>
      </w:r>
      <w:proofErr w:type="spellStart"/>
      <w:r w:rsidRPr="00922CD6">
        <w:t>Zanden</w:t>
      </w:r>
      <w:proofErr w:type="spellEnd"/>
      <w:r w:rsidRPr="00922CD6">
        <w:t>. 2008. Ecosystem Linkages Between Lakes and the Surrounding Terrestrial Landscape in Northeast Iceland. Ecosystems 11:764–774.</w:t>
      </w:r>
    </w:p>
    <w:p w14:paraId="1B26F4DA" w14:textId="77777777" w:rsidR="00922CD6" w:rsidRPr="00922CD6" w:rsidRDefault="00922CD6" w:rsidP="00922CD6">
      <w:pPr>
        <w:pStyle w:val="Bibliography"/>
      </w:pPr>
      <w:r w:rsidRPr="00922CD6">
        <w:t xml:space="preserve">Greig, H. S., P. </w:t>
      </w:r>
      <w:proofErr w:type="spellStart"/>
      <w:r w:rsidRPr="00922CD6">
        <w:t>Kratina</w:t>
      </w:r>
      <w:proofErr w:type="spellEnd"/>
      <w:r w:rsidRPr="00922CD6">
        <w:t xml:space="preserve">, P. L. Thompson, W. J. </w:t>
      </w:r>
      <w:proofErr w:type="spellStart"/>
      <w:r w:rsidRPr="00922CD6">
        <w:t>Palen</w:t>
      </w:r>
      <w:proofErr w:type="spellEnd"/>
      <w:r w:rsidRPr="00922CD6">
        <w:t xml:space="preserve">, J. S. Richardson, and J. B. </w:t>
      </w:r>
      <w:proofErr w:type="spellStart"/>
      <w:r w:rsidRPr="00922CD6">
        <w:t>Shurin</w:t>
      </w:r>
      <w:proofErr w:type="spellEnd"/>
      <w:r w:rsidRPr="00922CD6">
        <w:t>. 2012. Warming, eutrophication, and predator loss amplify subsidies between aquatic and terrestrial ecosystems. Global Change Biology 18:504–514.</w:t>
      </w:r>
    </w:p>
    <w:p w14:paraId="408C1C72" w14:textId="77777777" w:rsidR="00922CD6" w:rsidRPr="00922CD6" w:rsidRDefault="00922CD6" w:rsidP="00922CD6">
      <w:pPr>
        <w:pStyle w:val="Bibliography"/>
      </w:pPr>
      <w:proofErr w:type="spellStart"/>
      <w:r w:rsidRPr="00922CD6">
        <w:t>Hägele</w:t>
      </w:r>
      <w:proofErr w:type="spellEnd"/>
      <w:r w:rsidRPr="00922CD6">
        <w:t>, B. F., and M. Rowell-</w:t>
      </w:r>
      <w:proofErr w:type="spellStart"/>
      <w:r w:rsidRPr="00922CD6">
        <w:t>Rahier</w:t>
      </w:r>
      <w:proofErr w:type="spellEnd"/>
      <w:r w:rsidRPr="00922CD6">
        <w:t xml:space="preserve">. 1999. Dietary mixing in three generalist herbivores: nutrient complementation or toxin dilution? </w:t>
      </w:r>
      <w:proofErr w:type="spellStart"/>
      <w:r w:rsidRPr="00922CD6">
        <w:t>Oecologia</w:t>
      </w:r>
      <w:proofErr w:type="spellEnd"/>
      <w:r w:rsidRPr="00922CD6">
        <w:t xml:space="preserve"> 119:521–533.</w:t>
      </w:r>
    </w:p>
    <w:p w14:paraId="5A2C25AB" w14:textId="77777777" w:rsidR="00922CD6" w:rsidRPr="00922CD6" w:rsidRDefault="00922CD6" w:rsidP="00922CD6">
      <w:pPr>
        <w:pStyle w:val="Bibliography"/>
      </w:pPr>
      <w:r w:rsidRPr="00922CD6">
        <w:lastRenderedPageBreak/>
        <w:t xml:space="preserve">Hayes, W. B. 1974. Sand-Beach Energetics: Importance of the Isopod </w:t>
      </w:r>
      <w:proofErr w:type="spellStart"/>
      <w:r w:rsidRPr="00922CD6">
        <w:t>Tylos</w:t>
      </w:r>
      <w:proofErr w:type="spellEnd"/>
      <w:r w:rsidRPr="00922CD6">
        <w:t xml:space="preserve"> Punctatus. Ecology 55:838–847.</w:t>
      </w:r>
    </w:p>
    <w:p w14:paraId="6AADEC4E" w14:textId="77777777" w:rsidR="00922CD6" w:rsidRPr="00922CD6" w:rsidRDefault="00922CD6" w:rsidP="00922CD6">
      <w:pPr>
        <w:pStyle w:val="Bibliography"/>
      </w:pPr>
      <w:r w:rsidRPr="00922CD6">
        <w:t xml:space="preserve">Hossain, Z., . H. K., and . K. T. 2003. Biochemical Composition and Lipid Compositional Properties of the Brown Alga </w:t>
      </w:r>
      <w:proofErr w:type="spellStart"/>
      <w:r w:rsidRPr="00922CD6">
        <w:t>Sargassumhorneri</w:t>
      </w:r>
      <w:proofErr w:type="spellEnd"/>
      <w:r w:rsidRPr="00922CD6">
        <w:t>. Pakistan Journal of Biological Sciences 6:1497–1500.</w:t>
      </w:r>
    </w:p>
    <w:p w14:paraId="2D4F6EB6" w14:textId="77777777" w:rsidR="00922CD6" w:rsidRPr="00922CD6" w:rsidRDefault="00922CD6" w:rsidP="00922CD6">
      <w:pPr>
        <w:pStyle w:val="Bibliography"/>
      </w:pPr>
      <w:r w:rsidRPr="00922CD6">
        <w:t>Jefferies, R. L. 2000. Allochthonous inputs: integrating population changes and food-web dynamics 15:4.</w:t>
      </w:r>
    </w:p>
    <w:p w14:paraId="5B57180E" w14:textId="77777777" w:rsidR="00922CD6" w:rsidRPr="00922CD6" w:rsidRDefault="00922CD6" w:rsidP="00922CD6">
      <w:pPr>
        <w:pStyle w:val="Bibliography"/>
      </w:pPr>
      <w:proofErr w:type="spellStart"/>
      <w:r w:rsidRPr="00922CD6">
        <w:t>Kaplanis</w:t>
      </w:r>
      <w:proofErr w:type="spellEnd"/>
      <w:r w:rsidRPr="00922CD6">
        <w:t>, N. J. 2020. A cross-genus comparison of grazing pressure by two native marine herbivores on native, non-native naturalized, and non-native invasive Sargassum macroalgae:8.</w:t>
      </w:r>
    </w:p>
    <w:p w14:paraId="3742A60E" w14:textId="77777777" w:rsidR="00922CD6" w:rsidRPr="00922CD6" w:rsidRDefault="00922CD6" w:rsidP="00922CD6">
      <w:pPr>
        <w:pStyle w:val="Bibliography"/>
      </w:pPr>
      <w:proofErr w:type="spellStart"/>
      <w:r w:rsidRPr="00922CD6">
        <w:t>Kaplanis</w:t>
      </w:r>
      <w:proofErr w:type="spellEnd"/>
      <w:r w:rsidRPr="00922CD6">
        <w:t xml:space="preserve">, N. J., J. Harris, and J. Smith. 2016. Distribution patterns of the non-native seaweeds Sargassum </w:t>
      </w:r>
      <w:proofErr w:type="spellStart"/>
      <w:r w:rsidRPr="00922CD6">
        <w:t>horneri</w:t>
      </w:r>
      <w:proofErr w:type="spellEnd"/>
      <w:r w:rsidRPr="00922CD6">
        <w:t xml:space="preserve"> (Turner) C. </w:t>
      </w:r>
      <w:proofErr w:type="spellStart"/>
      <w:r w:rsidRPr="00922CD6">
        <w:t>Agardh</w:t>
      </w:r>
      <w:proofErr w:type="spellEnd"/>
      <w:r w:rsidRPr="00922CD6">
        <w:t xml:space="preserve"> and </w:t>
      </w:r>
      <w:proofErr w:type="spellStart"/>
      <w:r w:rsidRPr="00922CD6">
        <w:t>Undaria</w:t>
      </w:r>
      <w:proofErr w:type="spellEnd"/>
      <w:r w:rsidRPr="00922CD6">
        <w:t xml:space="preserve"> pinnatifida (Harvey) </w:t>
      </w:r>
      <w:proofErr w:type="spellStart"/>
      <w:r w:rsidRPr="00922CD6">
        <w:t>Suringar</w:t>
      </w:r>
      <w:proofErr w:type="spellEnd"/>
      <w:r w:rsidRPr="00922CD6">
        <w:t xml:space="preserve"> on the San Diego and Pacific coast of North America. Aquatic Invasions 11:111–124.</w:t>
      </w:r>
    </w:p>
    <w:p w14:paraId="12E9402E" w14:textId="77777777" w:rsidR="00922CD6" w:rsidRPr="00922CD6" w:rsidRDefault="00922CD6" w:rsidP="00922CD6">
      <w:pPr>
        <w:pStyle w:val="Bibliography"/>
      </w:pPr>
      <w:r w:rsidRPr="00922CD6">
        <w:t xml:space="preserve">Kenner, M. C., and J. A. </w:t>
      </w:r>
      <w:proofErr w:type="spellStart"/>
      <w:r w:rsidRPr="00922CD6">
        <w:t>Tomoleni</w:t>
      </w:r>
      <w:proofErr w:type="spellEnd"/>
      <w:r w:rsidRPr="00922CD6">
        <w:t>. 2020. Kelp Forest Monitoring at Naval Base Ventura County, San Nicolas Island, California: Fall 2018 and Spring 2019, Fifth Annual Report. Open-File Report.</w:t>
      </w:r>
    </w:p>
    <w:p w14:paraId="194FD711" w14:textId="77777777" w:rsidR="00922CD6" w:rsidRPr="00922CD6" w:rsidRDefault="00922CD6" w:rsidP="00922CD6">
      <w:pPr>
        <w:pStyle w:val="Bibliography"/>
      </w:pPr>
      <w:r w:rsidRPr="00922CD6">
        <w:t xml:space="preserve">Kenny, H. V., A. N. Wright, J. </w:t>
      </w:r>
      <w:proofErr w:type="spellStart"/>
      <w:r w:rsidRPr="00922CD6">
        <w:t>Piovia</w:t>
      </w:r>
      <w:proofErr w:type="spellEnd"/>
      <w:r w:rsidRPr="00922CD6">
        <w:t xml:space="preserve">-Scott, L. H. Yang, D. A. Spiller, and T. W. </w:t>
      </w:r>
      <w:proofErr w:type="spellStart"/>
      <w:r w:rsidRPr="00922CD6">
        <w:t>Schoener</w:t>
      </w:r>
      <w:proofErr w:type="spellEnd"/>
      <w:r w:rsidRPr="00922CD6">
        <w:t>. 2017. Marine subsidies change short-term foraging activity and habitat utilization of terrestrial lizards. Ecology and Evolution 7:10701–10709.</w:t>
      </w:r>
    </w:p>
    <w:p w14:paraId="26FA5D0D" w14:textId="77777777" w:rsidR="00922CD6" w:rsidRPr="00922CD6" w:rsidRDefault="00922CD6" w:rsidP="00922CD6">
      <w:pPr>
        <w:pStyle w:val="Bibliography"/>
      </w:pPr>
      <w:proofErr w:type="spellStart"/>
      <w:r w:rsidRPr="00922CD6">
        <w:t>Lachambre</w:t>
      </w:r>
      <w:proofErr w:type="spellEnd"/>
      <w:r w:rsidRPr="00922CD6">
        <w:t xml:space="preserve">, S., S. </w:t>
      </w:r>
      <w:proofErr w:type="spellStart"/>
      <w:r w:rsidRPr="00922CD6">
        <w:t>Huchette</w:t>
      </w:r>
      <w:proofErr w:type="spellEnd"/>
      <w:r w:rsidRPr="00922CD6">
        <w:t xml:space="preserve">, R. Day, P. </w:t>
      </w:r>
      <w:proofErr w:type="spellStart"/>
      <w:r w:rsidRPr="00922CD6">
        <w:t>Boudry</w:t>
      </w:r>
      <w:proofErr w:type="spellEnd"/>
      <w:r w:rsidRPr="00922CD6">
        <w:t xml:space="preserve">, A. Rio-Cabello, T. </w:t>
      </w:r>
      <w:proofErr w:type="spellStart"/>
      <w:r w:rsidRPr="00922CD6">
        <w:t>Fustec</w:t>
      </w:r>
      <w:proofErr w:type="spellEnd"/>
      <w:r w:rsidRPr="00922CD6">
        <w:t xml:space="preserve">, and S. Roussel. 2017. Relationships between growth, survival, </w:t>
      </w:r>
      <w:proofErr w:type="gramStart"/>
      <w:r w:rsidRPr="00922CD6">
        <w:t>physiology</w:t>
      </w:r>
      <w:proofErr w:type="gramEnd"/>
      <w:r w:rsidRPr="00922CD6">
        <w:t xml:space="preserve"> and </w:t>
      </w:r>
      <w:proofErr w:type="spellStart"/>
      <w:r w:rsidRPr="00922CD6">
        <w:t>behaviour</w:t>
      </w:r>
      <w:proofErr w:type="spellEnd"/>
      <w:r w:rsidRPr="00922CD6">
        <w:t xml:space="preserve"> — A multi-criteria approach to </w:t>
      </w:r>
      <w:proofErr w:type="spellStart"/>
      <w:r w:rsidRPr="00922CD6">
        <w:t>Haliotis</w:t>
      </w:r>
      <w:proofErr w:type="spellEnd"/>
      <w:r w:rsidRPr="00922CD6">
        <w:t xml:space="preserve"> </w:t>
      </w:r>
      <w:proofErr w:type="spellStart"/>
      <w:r w:rsidRPr="00922CD6">
        <w:t>tuberculata</w:t>
      </w:r>
      <w:proofErr w:type="spellEnd"/>
      <w:r w:rsidRPr="00922CD6">
        <w:t xml:space="preserve"> phenotypic traits. Aquaculture 467:190–197.</w:t>
      </w:r>
    </w:p>
    <w:p w14:paraId="6DD08633" w14:textId="77777777" w:rsidR="00922CD6" w:rsidRPr="00922CD6" w:rsidRDefault="00922CD6" w:rsidP="00922CD6">
      <w:pPr>
        <w:pStyle w:val="Bibliography"/>
      </w:pPr>
      <w:proofErr w:type="spellStart"/>
      <w:r w:rsidRPr="00922CD6">
        <w:t>Lefcheck</w:t>
      </w:r>
      <w:proofErr w:type="spellEnd"/>
      <w:r w:rsidRPr="00922CD6">
        <w:t>, J. S., M. A. Whalen, T. M. Davenport, J. P. Stone, and J. E. Duffy. 2013. Physiological effects of diet mixing on consumer fitness: a meta-analysis. Ecology 94:565–572.</w:t>
      </w:r>
    </w:p>
    <w:p w14:paraId="73B9417E" w14:textId="77777777" w:rsidR="00922CD6" w:rsidRPr="00922CD6" w:rsidRDefault="00922CD6" w:rsidP="00922CD6">
      <w:pPr>
        <w:pStyle w:val="Bibliography"/>
      </w:pPr>
      <w:r w:rsidRPr="00922CD6">
        <w:lastRenderedPageBreak/>
        <w:t xml:space="preserve">Leighton, D., and R. A. </w:t>
      </w:r>
      <w:proofErr w:type="spellStart"/>
      <w:r w:rsidRPr="00922CD6">
        <w:t>Boolootian</w:t>
      </w:r>
      <w:proofErr w:type="spellEnd"/>
      <w:r w:rsidRPr="00922CD6">
        <w:t>. 1963. DIET AND GROWTH IN THE BLACK ABALONE, HALJOTIS CRACHERODII 44:13.</w:t>
      </w:r>
    </w:p>
    <w:p w14:paraId="25127F6D" w14:textId="77777777" w:rsidR="00922CD6" w:rsidRPr="00922CD6" w:rsidRDefault="00922CD6" w:rsidP="00922CD6">
      <w:pPr>
        <w:pStyle w:val="Bibliography"/>
      </w:pPr>
      <w:r w:rsidRPr="00922CD6">
        <w:t xml:space="preserve">MacMillan, M. R., P. </w:t>
      </w:r>
      <w:proofErr w:type="spellStart"/>
      <w:r w:rsidRPr="00922CD6">
        <w:t>Tummon</w:t>
      </w:r>
      <w:proofErr w:type="spellEnd"/>
      <w:r w:rsidRPr="00922CD6">
        <w:t xml:space="preserve"> Flynn, C. Duarte, and P. A. </w:t>
      </w:r>
      <w:proofErr w:type="spellStart"/>
      <w:r w:rsidRPr="00922CD6">
        <w:t>Quijón</w:t>
      </w:r>
      <w:proofErr w:type="spellEnd"/>
      <w:r w:rsidRPr="00922CD6">
        <w:t xml:space="preserve">. 2016. Near-edge wrack effects on bare sediments: </w:t>
      </w:r>
      <w:proofErr w:type="gramStart"/>
      <w:r w:rsidRPr="00922CD6">
        <w:t>Small</w:t>
      </w:r>
      <w:proofErr w:type="gramEnd"/>
      <w:r w:rsidRPr="00922CD6">
        <w:t xml:space="preserve"> scale variation matters in the monitoring of sandy beaches. Marine Environmental Research 122:196–200.</w:t>
      </w:r>
    </w:p>
    <w:p w14:paraId="51AF4DCA" w14:textId="77777777" w:rsidR="00922CD6" w:rsidRPr="00922CD6" w:rsidRDefault="00922CD6" w:rsidP="00922CD6">
      <w:pPr>
        <w:pStyle w:val="Bibliography"/>
      </w:pPr>
      <w:r w:rsidRPr="00922CD6">
        <w:t>Maggi, E., L. Benedetti</w:t>
      </w:r>
      <w:r w:rsidRPr="00922CD6">
        <w:rPr>
          <w:rFonts w:ascii="Cambria Math" w:hAnsi="Cambria Math" w:cs="Cambria Math"/>
        </w:rPr>
        <w:t>‐</w:t>
      </w:r>
      <w:r w:rsidRPr="00922CD6">
        <w:t xml:space="preserve">Cecchi, A. Castelli, E. </w:t>
      </w:r>
      <w:proofErr w:type="spellStart"/>
      <w:r w:rsidRPr="00922CD6">
        <w:t>Chatzinikolaou</w:t>
      </w:r>
      <w:proofErr w:type="spellEnd"/>
      <w:r w:rsidRPr="00922CD6">
        <w:t xml:space="preserve">, T. P. Crowe, G. </w:t>
      </w:r>
      <w:proofErr w:type="spellStart"/>
      <w:r w:rsidRPr="00922CD6">
        <w:t>Ghedini</w:t>
      </w:r>
      <w:proofErr w:type="spellEnd"/>
      <w:r w:rsidRPr="00922CD6">
        <w:t xml:space="preserve">, J. Kotta, D. A. Lyons, C. </w:t>
      </w:r>
      <w:proofErr w:type="spellStart"/>
      <w:r w:rsidRPr="00922CD6">
        <w:t>Ravaglioli</w:t>
      </w:r>
      <w:proofErr w:type="spellEnd"/>
      <w:r w:rsidRPr="00922CD6">
        <w:t xml:space="preserve">, G. </w:t>
      </w:r>
      <w:proofErr w:type="spellStart"/>
      <w:r w:rsidRPr="00922CD6">
        <w:t>Rilov</w:t>
      </w:r>
      <w:proofErr w:type="spellEnd"/>
      <w:r w:rsidRPr="00922CD6">
        <w:t xml:space="preserve">, L. </w:t>
      </w:r>
      <w:proofErr w:type="spellStart"/>
      <w:r w:rsidRPr="00922CD6">
        <w:t>Rindi</w:t>
      </w:r>
      <w:proofErr w:type="spellEnd"/>
      <w:r w:rsidRPr="00922CD6">
        <w:t xml:space="preserve">, and F. </w:t>
      </w:r>
      <w:proofErr w:type="spellStart"/>
      <w:r w:rsidRPr="00922CD6">
        <w:t>Bulleri</w:t>
      </w:r>
      <w:proofErr w:type="spellEnd"/>
      <w:r w:rsidRPr="00922CD6">
        <w:t>. 2015. Ecological impacts of invading seaweeds: a meta</w:t>
      </w:r>
      <w:r w:rsidRPr="00922CD6">
        <w:rPr>
          <w:rFonts w:ascii="Cambria Math" w:hAnsi="Cambria Math" w:cs="Cambria Math"/>
        </w:rPr>
        <w:t>‐</w:t>
      </w:r>
      <w:r w:rsidRPr="00922CD6">
        <w:t>analysis of their effects at different trophic levels. Diversity and Distributions 21:1–12.</w:t>
      </w:r>
    </w:p>
    <w:p w14:paraId="4D482C61" w14:textId="77777777" w:rsidR="00922CD6" w:rsidRPr="00922CD6" w:rsidRDefault="00922CD6" w:rsidP="00922CD6">
      <w:pPr>
        <w:pStyle w:val="Bibliography"/>
      </w:pPr>
      <w:r w:rsidRPr="00922CD6">
        <w:t xml:space="preserve">Marks, L. M., D. C. Reed, and S. J. Holbrook. 2020. Niche Complementarity and Resistance to Grazing Promote the Invasion Success of Sargassum </w:t>
      </w:r>
      <w:proofErr w:type="spellStart"/>
      <w:r w:rsidRPr="00922CD6">
        <w:t>horneri</w:t>
      </w:r>
      <w:proofErr w:type="spellEnd"/>
      <w:r w:rsidRPr="00922CD6">
        <w:t xml:space="preserve"> in North America. Diversity 12:54.</w:t>
      </w:r>
    </w:p>
    <w:p w14:paraId="64DB5197" w14:textId="77777777" w:rsidR="00922CD6" w:rsidRPr="00922CD6" w:rsidRDefault="00922CD6" w:rsidP="00922CD6">
      <w:pPr>
        <w:pStyle w:val="Bibliography"/>
      </w:pPr>
      <w:r w:rsidRPr="00922CD6">
        <w:t xml:space="preserve">Marks, L., P. Salinas-Ruiz, D. Reed, S. Holbrook, C. Culver, J. Engle, D. Kushner, J. </w:t>
      </w:r>
      <w:proofErr w:type="spellStart"/>
      <w:r w:rsidRPr="00922CD6">
        <w:t>Caselle</w:t>
      </w:r>
      <w:proofErr w:type="spellEnd"/>
      <w:r w:rsidRPr="00922CD6">
        <w:t xml:space="preserve">, J. </w:t>
      </w:r>
      <w:proofErr w:type="spellStart"/>
      <w:r w:rsidRPr="00922CD6">
        <w:t>Freiwald</w:t>
      </w:r>
      <w:proofErr w:type="spellEnd"/>
      <w:r w:rsidRPr="00922CD6">
        <w:t xml:space="preserve">, J. Williams, J. Smith, L. Aguilar-Rosas, and N. </w:t>
      </w:r>
      <w:proofErr w:type="spellStart"/>
      <w:r w:rsidRPr="00922CD6">
        <w:t>Kaplanis</w:t>
      </w:r>
      <w:proofErr w:type="spellEnd"/>
      <w:r w:rsidRPr="00922CD6">
        <w:t xml:space="preserve">. 2015. Range expansion of a non-native, invasive macroalga Sargassum </w:t>
      </w:r>
      <w:proofErr w:type="spellStart"/>
      <w:r w:rsidRPr="00922CD6">
        <w:t>horneri</w:t>
      </w:r>
      <w:proofErr w:type="spellEnd"/>
      <w:r w:rsidRPr="00922CD6">
        <w:t xml:space="preserve"> (Turner) C. </w:t>
      </w:r>
      <w:proofErr w:type="spellStart"/>
      <w:r w:rsidRPr="00922CD6">
        <w:t>Agardh</w:t>
      </w:r>
      <w:proofErr w:type="spellEnd"/>
      <w:r w:rsidRPr="00922CD6">
        <w:t xml:space="preserve">, 1820 in the eastern Pacific. </w:t>
      </w:r>
      <w:proofErr w:type="spellStart"/>
      <w:r w:rsidRPr="00922CD6">
        <w:t>BioInvasions</w:t>
      </w:r>
      <w:proofErr w:type="spellEnd"/>
      <w:r w:rsidRPr="00922CD6">
        <w:t xml:space="preserve"> Records 4:243–248.</w:t>
      </w:r>
    </w:p>
    <w:p w14:paraId="4CD5EB37" w14:textId="77777777" w:rsidR="00922CD6" w:rsidRPr="00922CD6" w:rsidRDefault="00922CD6" w:rsidP="00922CD6">
      <w:pPr>
        <w:pStyle w:val="Bibliography"/>
      </w:pPr>
      <w:proofErr w:type="spellStart"/>
      <w:r w:rsidRPr="00922CD6">
        <w:t>McCary</w:t>
      </w:r>
      <w:proofErr w:type="spellEnd"/>
      <w:r w:rsidRPr="00922CD6">
        <w:t xml:space="preserve">, M. A., R. Mores, M. A. </w:t>
      </w:r>
      <w:proofErr w:type="spellStart"/>
      <w:r w:rsidRPr="00922CD6">
        <w:t>Farfan</w:t>
      </w:r>
      <w:proofErr w:type="spellEnd"/>
      <w:r w:rsidRPr="00922CD6">
        <w:t>, and D. H. Wise. 2016. Invasive plants have different effects on trophic structure of green and brown food webs in terrestrial ecosystems: a meta-analysis. Ecology Letters 19:328–335.</w:t>
      </w:r>
    </w:p>
    <w:p w14:paraId="45AD8342" w14:textId="77777777" w:rsidR="00922CD6" w:rsidRPr="00922CD6" w:rsidRDefault="00922CD6" w:rsidP="00922CD6">
      <w:pPr>
        <w:pStyle w:val="Bibliography"/>
      </w:pPr>
      <w:r w:rsidRPr="00922CD6">
        <w:t xml:space="preserve">Miner, C. M., J. M. </w:t>
      </w:r>
      <w:proofErr w:type="spellStart"/>
      <w:r w:rsidRPr="00922CD6">
        <w:t>Altstatt</w:t>
      </w:r>
      <w:proofErr w:type="spellEnd"/>
      <w:r w:rsidRPr="00922CD6">
        <w:t xml:space="preserve">, P. T. Raimondi, and T. E. </w:t>
      </w:r>
      <w:proofErr w:type="spellStart"/>
      <w:r w:rsidRPr="00922CD6">
        <w:t>Minchinton</w:t>
      </w:r>
      <w:proofErr w:type="spellEnd"/>
      <w:r w:rsidRPr="00922CD6">
        <w:t>. 2006. Recruitment failure and shifts in community structure following mass mortality limit recovery prospects of black abalone. Marine Ecology Progress Series 32:107–117.</w:t>
      </w:r>
    </w:p>
    <w:p w14:paraId="2C91527F" w14:textId="77777777" w:rsidR="00922CD6" w:rsidRPr="00922CD6" w:rsidRDefault="00922CD6" w:rsidP="00922CD6">
      <w:pPr>
        <w:pStyle w:val="Bibliography"/>
      </w:pPr>
      <w:r w:rsidRPr="00922CD6">
        <w:t xml:space="preserve">Nakano, S., H. </w:t>
      </w:r>
      <w:proofErr w:type="spellStart"/>
      <w:r w:rsidRPr="00922CD6">
        <w:t>Miyasaka</w:t>
      </w:r>
      <w:proofErr w:type="spellEnd"/>
      <w:r w:rsidRPr="00922CD6">
        <w:t xml:space="preserve">, and N. </w:t>
      </w:r>
      <w:proofErr w:type="spellStart"/>
      <w:r w:rsidRPr="00922CD6">
        <w:t>Kuhara</w:t>
      </w:r>
      <w:proofErr w:type="spellEnd"/>
      <w:r w:rsidRPr="00922CD6">
        <w:t>. 1999. TERRESTRIAL–AQUATIC LINKAGES: RIPARIAN ARTHROPOD INPUTS ALTER TROPHIC CASCADES IN A STREAM FOOD WEB. Ecology 80:2435–2441.</w:t>
      </w:r>
    </w:p>
    <w:p w14:paraId="5E168B9B" w14:textId="77777777" w:rsidR="00922CD6" w:rsidRPr="00922CD6" w:rsidRDefault="00922CD6" w:rsidP="00922CD6">
      <w:pPr>
        <w:pStyle w:val="Bibliography"/>
      </w:pPr>
      <w:r w:rsidRPr="00922CD6">
        <w:lastRenderedPageBreak/>
        <w:t xml:space="preserve">Nelson, M. M., D. L. Leighton, C. F. </w:t>
      </w:r>
      <w:proofErr w:type="spellStart"/>
      <w:r w:rsidRPr="00922CD6">
        <w:t>Phleger</w:t>
      </w:r>
      <w:proofErr w:type="spellEnd"/>
      <w:r w:rsidRPr="00922CD6">
        <w:t xml:space="preserve">, and P. D. Nichols. 2002. Comparison of growth and lipid composition in the green abalone, </w:t>
      </w:r>
      <w:proofErr w:type="spellStart"/>
      <w:r w:rsidRPr="00922CD6">
        <w:t>Haliotis</w:t>
      </w:r>
      <w:proofErr w:type="spellEnd"/>
      <w:r w:rsidRPr="00922CD6">
        <w:t xml:space="preserve"> fulgens, provided specific macroalgal diets. Comparative Biochemistry and Physiology Part B: Biochemistry and Molecular Biology 131:695–712.</w:t>
      </w:r>
    </w:p>
    <w:p w14:paraId="21F69F5D" w14:textId="77777777" w:rsidR="00922CD6" w:rsidRPr="00922CD6" w:rsidRDefault="00922CD6" w:rsidP="00922CD6">
      <w:pPr>
        <w:pStyle w:val="Bibliography"/>
      </w:pPr>
      <w:r w:rsidRPr="00922CD6">
        <w:t>Newman et al. 2010. OVERALL STATUS ANO THREATS ASSESSMENT OF BLACK ABALO E (HAL/OTIS CRACHERODII LEACH, 1814) POPULATIONS IN CALIFORNIA.</w:t>
      </w:r>
    </w:p>
    <w:p w14:paraId="0D4C7566" w14:textId="77777777" w:rsidR="00922CD6" w:rsidRPr="00922CD6" w:rsidRDefault="00922CD6" w:rsidP="00922CD6">
      <w:pPr>
        <w:pStyle w:val="Bibliography"/>
      </w:pPr>
      <w:proofErr w:type="spellStart"/>
      <w:r w:rsidRPr="00922CD6">
        <w:t>Odum</w:t>
      </w:r>
      <w:proofErr w:type="spellEnd"/>
      <w:r w:rsidRPr="00922CD6">
        <w:t>. 1969. The Strategy of Ecosystem Development.</w:t>
      </w:r>
    </w:p>
    <w:p w14:paraId="49408FE3" w14:textId="77777777" w:rsidR="00922CD6" w:rsidRPr="00922CD6" w:rsidRDefault="00922CD6" w:rsidP="00922CD6">
      <w:pPr>
        <w:pStyle w:val="Bibliography"/>
      </w:pPr>
      <w:r w:rsidRPr="00922CD6">
        <w:t xml:space="preserve">Orr, M., M. Zimmer, D. E. </w:t>
      </w:r>
      <w:proofErr w:type="spellStart"/>
      <w:r w:rsidRPr="00922CD6">
        <w:t>Jelinski</w:t>
      </w:r>
      <w:proofErr w:type="spellEnd"/>
      <w:r w:rsidRPr="00922CD6">
        <w:t>, and M. Mews. 2005. WRACK DEPOSITION ON DIFFERENT BEACH TYPES: SPATIAL AND TEMPORAL VARIATION IN THE PATTERN OF SUBSIDY. Ecology 86:1496–1507.</w:t>
      </w:r>
    </w:p>
    <w:p w14:paraId="4CDCDC65" w14:textId="77777777" w:rsidR="00922CD6" w:rsidRPr="00922CD6" w:rsidRDefault="00922CD6" w:rsidP="00922CD6">
      <w:pPr>
        <w:pStyle w:val="Bibliography"/>
      </w:pPr>
      <w:proofErr w:type="spellStart"/>
      <w:r w:rsidRPr="00922CD6">
        <w:t>Piovia</w:t>
      </w:r>
      <w:proofErr w:type="spellEnd"/>
      <w:r w:rsidRPr="00922CD6">
        <w:t xml:space="preserve">-Scott, J., D. A. Spiller, and T. W. </w:t>
      </w:r>
      <w:proofErr w:type="spellStart"/>
      <w:r w:rsidRPr="00922CD6">
        <w:t>Schoener</w:t>
      </w:r>
      <w:proofErr w:type="spellEnd"/>
      <w:r w:rsidRPr="00922CD6">
        <w:t>. 2011. Effects of Experimental Seaweed Deposition on Lizard and Ant Predation in an Island Food Web. Science 331:461–463.</w:t>
      </w:r>
    </w:p>
    <w:p w14:paraId="4FFFDBDE" w14:textId="77777777" w:rsidR="00922CD6" w:rsidRPr="00922CD6" w:rsidRDefault="00922CD6" w:rsidP="00922CD6">
      <w:pPr>
        <w:pStyle w:val="Bibliography"/>
      </w:pPr>
      <w:proofErr w:type="spellStart"/>
      <w:r w:rsidRPr="00922CD6">
        <w:t>Piovia</w:t>
      </w:r>
      <w:proofErr w:type="spellEnd"/>
      <w:r w:rsidRPr="00922CD6">
        <w:t xml:space="preserve">-Scott, J., L. H. Yang, A. N. Wright, D. A. Spiller, and T. W. </w:t>
      </w:r>
      <w:proofErr w:type="spellStart"/>
      <w:r w:rsidRPr="00922CD6">
        <w:t>Schoener</w:t>
      </w:r>
      <w:proofErr w:type="spellEnd"/>
      <w:r w:rsidRPr="00922CD6">
        <w:t>. 2017. The effect of lizards on spiders and wasps: variation with island size and marine subsidy. Ecosphere 8:e01909.</w:t>
      </w:r>
    </w:p>
    <w:p w14:paraId="25A2B0F0" w14:textId="77777777" w:rsidR="00922CD6" w:rsidRPr="00922CD6" w:rsidRDefault="00922CD6" w:rsidP="00922CD6">
      <w:pPr>
        <w:pStyle w:val="Bibliography"/>
      </w:pPr>
      <w:proofErr w:type="spellStart"/>
      <w:r w:rsidRPr="00922CD6">
        <w:t>Piovia</w:t>
      </w:r>
      <w:proofErr w:type="spellEnd"/>
      <w:r w:rsidRPr="00922CD6">
        <w:rPr>
          <w:rFonts w:ascii="Cambria Math" w:hAnsi="Cambria Math" w:cs="Cambria Math"/>
        </w:rPr>
        <w:t>‐</w:t>
      </w:r>
      <w:r w:rsidRPr="00922CD6">
        <w:t xml:space="preserve">Scott, J., L. H. Yang, A. N. Wright, D. A. Spiller, and T. W. </w:t>
      </w:r>
      <w:proofErr w:type="spellStart"/>
      <w:r w:rsidRPr="00922CD6">
        <w:t>Schoener</w:t>
      </w:r>
      <w:proofErr w:type="spellEnd"/>
      <w:r w:rsidRPr="00922CD6">
        <w:t>. 2019. Pulsed seaweed subsidies drive sequential shifts in the effects of lizard predators on island food webs. Ecology Letters 22:1850–1859.</w:t>
      </w:r>
    </w:p>
    <w:p w14:paraId="6D6AA021" w14:textId="77777777" w:rsidR="00922CD6" w:rsidRPr="00922CD6" w:rsidRDefault="00922CD6" w:rsidP="00922CD6">
      <w:pPr>
        <w:pStyle w:val="Bibliography"/>
      </w:pPr>
      <w:r w:rsidRPr="00922CD6">
        <w:t xml:space="preserve">Polis, G. A., W. B. Anderson, and R. D. Holt. 1997. TOWARD AN INTEGRATION OF LANDSCAPE AND FOOD WEB </w:t>
      </w:r>
      <w:proofErr w:type="spellStart"/>
      <w:r w:rsidRPr="00922CD6">
        <w:t>ECOLOGY:The</w:t>
      </w:r>
      <w:proofErr w:type="spellEnd"/>
      <w:r w:rsidRPr="00922CD6">
        <w:t xml:space="preserve"> Dynamics of Spatially Subsidized Food Webs. Annual Review of Ecology and Systematics 28:289–316.</w:t>
      </w:r>
    </w:p>
    <w:p w14:paraId="2E8E13FE" w14:textId="77777777" w:rsidR="00922CD6" w:rsidRPr="00922CD6" w:rsidRDefault="00922CD6" w:rsidP="00922CD6">
      <w:pPr>
        <w:pStyle w:val="Bibliography"/>
      </w:pPr>
      <w:r w:rsidRPr="00922CD6">
        <w:t>Polis, G. A., and S. D. Hurd. 1996. Linking Marine and Terrestrial Food Webs: Allochthonous Input from the Ocean Supports High Secondary Productivity on Small Islands and Coastal Land Communities. The American Naturalist 147:396–423.</w:t>
      </w:r>
    </w:p>
    <w:p w14:paraId="1BA1B072" w14:textId="77777777" w:rsidR="00922CD6" w:rsidRPr="00922CD6" w:rsidRDefault="00922CD6" w:rsidP="00922CD6">
      <w:pPr>
        <w:pStyle w:val="Bibliography"/>
      </w:pPr>
      <w:r w:rsidRPr="00922CD6">
        <w:t xml:space="preserve">Prescott, C. E., and J. M. </w:t>
      </w:r>
      <w:proofErr w:type="spellStart"/>
      <w:r w:rsidRPr="00922CD6">
        <w:t>Zukswert</w:t>
      </w:r>
      <w:proofErr w:type="spellEnd"/>
      <w:r w:rsidRPr="00922CD6">
        <w:t>. 2016. Invasive plant species and litter decomposition: time to challenge assumptions. New Phytologist 209:5–7.</w:t>
      </w:r>
    </w:p>
    <w:p w14:paraId="24FACF98" w14:textId="77777777" w:rsidR="00922CD6" w:rsidRPr="00922CD6" w:rsidRDefault="00922CD6" w:rsidP="00922CD6">
      <w:pPr>
        <w:pStyle w:val="Bibliography"/>
      </w:pPr>
      <w:proofErr w:type="spellStart"/>
      <w:r w:rsidRPr="00922CD6">
        <w:lastRenderedPageBreak/>
        <w:t>Quijón</w:t>
      </w:r>
      <w:proofErr w:type="spellEnd"/>
      <w:r w:rsidRPr="00922CD6">
        <w:t xml:space="preserve">, P. A., P. </w:t>
      </w:r>
      <w:proofErr w:type="spellStart"/>
      <w:r w:rsidRPr="00922CD6">
        <w:t>Tummon</w:t>
      </w:r>
      <w:proofErr w:type="spellEnd"/>
      <w:r w:rsidRPr="00922CD6">
        <w:t xml:space="preserve"> Flynn, and C. Duarte. 2017. Beyond negative perceptions: The role of some marine invasive species as trophic subsidies. Marine Pollution Bulletin 116:538–539.</w:t>
      </w:r>
    </w:p>
    <w:p w14:paraId="44FACD50" w14:textId="77777777" w:rsidR="00922CD6" w:rsidRPr="00922CD6" w:rsidRDefault="00922CD6" w:rsidP="00922CD6">
      <w:pPr>
        <w:pStyle w:val="Bibliography"/>
      </w:pPr>
      <w:r w:rsidRPr="00922CD6">
        <w:t>Raimondi, P., L. J. Jurgens, and M. T. Tinker. 2015. Evaluating potential conservation conflicts between two listed species: sea otters and black abalone. Ecology 96:3102–3108.</w:t>
      </w:r>
    </w:p>
    <w:p w14:paraId="64A360C2" w14:textId="77777777" w:rsidR="00922CD6" w:rsidRPr="00922CD6" w:rsidRDefault="00922CD6" w:rsidP="00922CD6">
      <w:pPr>
        <w:pStyle w:val="Bibliography"/>
      </w:pPr>
      <w:r w:rsidRPr="00922CD6">
        <w:t xml:space="preserve">Raimondi, P., C. Wilson, R. Ambrose, J. Engle, and T. </w:t>
      </w:r>
      <w:proofErr w:type="spellStart"/>
      <w:r w:rsidRPr="00922CD6">
        <w:t>Minchinton</w:t>
      </w:r>
      <w:proofErr w:type="spellEnd"/>
      <w:r w:rsidRPr="00922CD6">
        <w:t>. 2002. Continued declines of black abalone along the coast of California: are mass mortalities related to El Niño events? Marine Ecology Progress Series 242:143–152.</w:t>
      </w:r>
    </w:p>
    <w:p w14:paraId="6AC3E57D" w14:textId="77777777" w:rsidR="00922CD6" w:rsidRPr="00922CD6" w:rsidRDefault="00922CD6" w:rsidP="00922CD6">
      <w:pPr>
        <w:pStyle w:val="Bibliography"/>
      </w:pPr>
      <w:r w:rsidRPr="00922CD6">
        <w:t xml:space="preserve">Rhoades, O. K., R. J. Best, and J. J. </w:t>
      </w:r>
      <w:proofErr w:type="spellStart"/>
      <w:r w:rsidRPr="00922CD6">
        <w:t>Stachowicz</w:t>
      </w:r>
      <w:proofErr w:type="spellEnd"/>
      <w:r w:rsidRPr="00922CD6">
        <w:t>. 2018. Assessing Feeding Preferences of a Consumer Guild: Partitioning Variation Among versus Within Species. The American Naturalist 192:287–300.</w:t>
      </w:r>
    </w:p>
    <w:p w14:paraId="7847E5A4" w14:textId="77777777" w:rsidR="00922CD6" w:rsidRPr="00922CD6" w:rsidRDefault="00922CD6" w:rsidP="00922CD6">
      <w:pPr>
        <w:pStyle w:val="Bibliography"/>
      </w:pPr>
      <w:proofErr w:type="spellStart"/>
      <w:r w:rsidRPr="00922CD6">
        <w:t>Rilov</w:t>
      </w:r>
      <w:proofErr w:type="spellEnd"/>
      <w:r w:rsidRPr="00922CD6">
        <w:t>, G., and J. A. Crooks, editors. 2009. Biological invasions in marine ecosystems: ecological, management and geographic perspectives. Springer, Berlin.</w:t>
      </w:r>
    </w:p>
    <w:p w14:paraId="7941C0BB" w14:textId="77777777" w:rsidR="00922CD6" w:rsidRPr="00922CD6" w:rsidRDefault="00922CD6" w:rsidP="00922CD6">
      <w:pPr>
        <w:pStyle w:val="Bibliography"/>
      </w:pPr>
      <w:r w:rsidRPr="00922CD6">
        <w:t xml:space="preserve">Ruiz, G. M., J. T. Carlton, E. D. </w:t>
      </w:r>
      <w:proofErr w:type="spellStart"/>
      <w:r w:rsidRPr="00922CD6">
        <w:t>Grosholz</w:t>
      </w:r>
      <w:proofErr w:type="spellEnd"/>
      <w:r w:rsidRPr="00922CD6">
        <w:t>, and A. H. Hines. 1997. Global Invasions of Marine and Estuarine Habitats by Non-Indigenous Species: Mechanisms, Extent, and Consequences. American Zoologist 37:621–632.</w:t>
      </w:r>
    </w:p>
    <w:p w14:paraId="6A8BC562" w14:textId="77777777" w:rsidR="00922CD6" w:rsidRPr="00922CD6" w:rsidRDefault="00922CD6" w:rsidP="00922CD6">
      <w:pPr>
        <w:pStyle w:val="Bibliography"/>
      </w:pPr>
      <w:r w:rsidRPr="00922CD6">
        <w:t xml:space="preserve">Sapper, S. A., and S. N. Murray. 2003. Variation in Structure of the Subcanopy Assemblage Associated with Southern California Populations of the Intertidal Rockweed </w:t>
      </w:r>
      <w:proofErr w:type="spellStart"/>
      <w:r w:rsidRPr="00922CD6">
        <w:t>Silvetia</w:t>
      </w:r>
      <w:proofErr w:type="spellEnd"/>
      <w:r w:rsidRPr="00922CD6">
        <w:t xml:space="preserve"> compressa (</w:t>
      </w:r>
      <w:proofErr w:type="spellStart"/>
      <w:r w:rsidRPr="00922CD6">
        <w:t>Fucales</w:t>
      </w:r>
      <w:proofErr w:type="spellEnd"/>
      <w:r w:rsidRPr="00922CD6">
        <w:t>). Pacific Science 57:433–462.</w:t>
      </w:r>
    </w:p>
    <w:p w14:paraId="0F203FC2" w14:textId="77777777" w:rsidR="00922CD6" w:rsidRPr="00922CD6" w:rsidRDefault="00922CD6" w:rsidP="00922CD6">
      <w:pPr>
        <w:pStyle w:val="Bibliography"/>
      </w:pPr>
      <w:r w:rsidRPr="00922CD6">
        <w:t xml:space="preserve">Schwartz, N., S. Rohde, S. </w:t>
      </w:r>
      <w:proofErr w:type="spellStart"/>
      <w:r w:rsidRPr="00922CD6">
        <w:t>Hiromori</w:t>
      </w:r>
      <w:proofErr w:type="spellEnd"/>
      <w:r w:rsidRPr="00922CD6">
        <w:t xml:space="preserve">, and P. J. Schupp. 2016. Understanding the invasion success of Sargassum </w:t>
      </w:r>
      <w:proofErr w:type="spellStart"/>
      <w:r w:rsidRPr="00922CD6">
        <w:t>muticum</w:t>
      </w:r>
      <w:proofErr w:type="spellEnd"/>
      <w:r w:rsidRPr="00922CD6">
        <w:t>: herbivore preferences for native and invasive Sargassum spp. Marine Biology 163:181.</w:t>
      </w:r>
    </w:p>
    <w:p w14:paraId="633AB251" w14:textId="77777777" w:rsidR="00922CD6" w:rsidRPr="00922CD6" w:rsidRDefault="00922CD6" w:rsidP="00922CD6">
      <w:pPr>
        <w:pStyle w:val="Bibliography"/>
      </w:pPr>
      <w:proofErr w:type="spellStart"/>
      <w:r w:rsidRPr="00922CD6">
        <w:t>Sotka</w:t>
      </w:r>
      <w:proofErr w:type="spellEnd"/>
      <w:r w:rsidRPr="00922CD6">
        <w:t>, E. E., and M. E. Hay. 2002. GEOGRAPHIC VARIATION AMONG HERBIVORE POPULATIONS IN TOLERANCE FOR A CHEMICALLY RICH SEAWEED 83:15.</w:t>
      </w:r>
    </w:p>
    <w:p w14:paraId="5DD7BA25" w14:textId="77777777" w:rsidR="00922CD6" w:rsidRPr="00922CD6" w:rsidRDefault="00922CD6" w:rsidP="00922CD6">
      <w:pPr>
        <w:pStyle w:val="Bibliography"/>
      </w:pPr>
      <w:r w:rsidRPr="00922CD6">
        <w:t>Sousa, W. P. 1984. Intertidal Mosaics: Patch Size, Propagule Availability, and Spatially Variable Patterns of Succession. Ecology 65:1918–1935.</w:t>
      </w:r>
    </w:p>
    <w:p w14:paraId="380D0CC9" w14:textId="77777777" w:rsidR="00922CD6" w:rsidRPr="00922CD6" w:rsidRDefault="00922CD6" w:rsidP="00922CD6">
      <w:pPr>
        <w:pStyle w:val="Bibliography"/>
      </w:pPr>
      <w:r w:rsidRPr="00922CD6">
        <w:lastRenderedPageBreak/>
        <w:t xml:space="preserve">Spiller, D. A., J. </w:t>
      </w:r>
      <w:proofErr w:type="spellStart"/>
      <w:r w:rsidRPr="00922CD6">
        <w:t>Piovia</w:t>
      </w:r>
      <w:proofErr w:type="spellEnd"/>
      <w:r w:rsidRPr="00922CD6">
        <w:t xml:space="preserve">-Scott, A. N. Wright, L. H. Yang, G. </w:t>
      </w:r>
      <w:proofErr w:type="spellStart"/>
      <w:r w:rsidRPr="00922CD6">
        <w:t>Takimoto</w:t>
      </w:r>
      <w:proofErr w:type="spellEnd"/>
      <w:r w:rsidRPr="00922CD6">
        <w:t xml:space="preserve">, T. W. </w:t>
      </w:r>
      <w:proofErr w:type="spellStart"/>
      <w:r w:rsidRPr="00922CD6">
        <w:t>Schoener</w:t>
      </w:r>
      <w:proofErr w:type="spellEnd"/>
      <w:r w:rsidRPr="00922CD6">
        <w:t>, and T. Iwata. 2010. Marine subsidies have multiple effects on coastal food webs. Ecology 91:1424–1434.</w:t>
      </w:r>
    </w:p>
    <w:p w14:paraId="67B051B6" w14:textId="77777777" w:rsidR="00922CD6" w:rsidRPr="00922CD6" w:rsidRDefault="00922CD6" w:rsidP="00922CD6">
      <w:pPr>
        <w:pStyle w:val="Bibliography"/>
      </w:pPr>
      <w:proofErr w:type="spellStart"/>
      <w:r w:rsidRPr="00922CD6">
        <w:t>Stierhoff</w:t>
      </w:r>
      <w:proofErr w:type="spellEnd"/>
      <w:r w:rsidRPr="00922CD6">
        <w:t xml:space="preserve">, K. L., M. Neuman, and J. L. Butler. 2012. On the road to extinction? Population declines of the endangered white abalone, </w:t>
      </w:r>
      <w:proofErr w:type="spellStart"/>
      <w:r w:rsidRPr="00922CD6">
        <w:t>Haliotis</w:t>
      </w:r>
      <w:proofErr w:type="spellEnd"/>
      <w:r w:rsidRPr="00922CD6">
        <w:t xml:space="preserve"> </w:t>
      </w:r>
      <w:proofErr w:type="spellStart"/>
      <w:r w:rsidRPr="00922CD6">
        <w:t>sorenseni</w:t>
      </w:r>
      <w:proofErr w:type="spellEnd"/>
      <w:r w:rsidRPr="00922CD6">
        <w:t>. Biological Conservation 152:46–52.</w:t>
      </w:r>
    </w:p>
    <w:p w14:paraId="723B9306" w14:textId="77777777" w:rsidR="00922CD6" w:rsidRPr="00922CD6" w:rsidRDefault="00922CD6" w:rsidP="00922CD6">
      <w:pPr>
        <w:pStyle w:val="Bibliography"/>
      </w:pPr>
      <w:r w:rsidRPr="00922CD6">
        <w:t xml:space="preserve">Strong, J. A., C. A. </w:t>
      </w:r>
      <w:proofErr w:type="spellStart"/>
      <w:r w:rsidRPr="00922CD6">
        <w:t>Maggs</w:t>
      </w:r>
      <w:proofErr w:type="spellEnd"/>
      <w:r w:rsidRPr="00922CD6">
        <w:t xml:space="preserve">, and M. P. Johnson. 2009. The extent of grazing release from </w:t>
      </w:r>
      <w:proofErr w:type="spellStart"/>
      <w:r w:rsidRPr="00922CD6">
        <w:t>epiphytism</w:t>
      </w:r>
      <w:proofErr w:type="spellEnd"/>
      <w:r w:rsidRPr="00922CD6">
        <w:t xml:space="preserve"> for </w:t>
      </w:r>
      <w:r w:rsidRPr="00922CD6">
        <w:rPr>
          <w:i/>
          <w:iCs/>
        </w:rPr>
        <w:t xml:space="preserve">Sargassum </w:t>
      </w:r>
      <w:proofErr w:type="spellStart"/>
      <w:r w:rsidRPr="00922CD6">
        <w:rPr>
          <w:i/>
          <w:iCs/>
        </w:rPr>
        <w:t>muticum</w:t>
      </w:r>
      <w:proofErr w:type="spellEnd"/>
      <w:r w:rsidRPr="00922CD6">
        <w:t xml:space="preserve"> (</w:t>
      </w:r>
      <w:proofErr w:type="spellStart"/>
      <w:r w:rsidRPr="00922CD6">
        <w:t>Phaeophyceae</w:t>
      </w:r>
      <w:proofErr w:type="spellEnd"/>
      <w:r w:rsidRPr="00922CD6">
        <w:t>) within the invaded range. Journal of the Marine Biological Association of the United Kingdom 89:303–314.</w:t>
      </w:r>
    </w:p>
    <w:p w14:paraId="72843A33" w14:textId="77777777" w:rsidR="00922CD6" w:rsidRPr="00922CD6" w:rsidRDefault="00922CD6" w:rsidP="00922CD6">
      <w:pPr>
        <w:pStyle w:val="Bibliography"/>
      </w:pPr>
      <w:r w:rsidRPr="00922CD6">
        <w:t xml:space="preserve">Suárez-Jiménez, R., C. D. Hepburn, G. A. </w:t>
      </w:r>
      <w:proofErr w:type="spellStart"/>
      <w:r w:rsidRPr="00922CD6">
        <w:t>Hyndes</w:t>
      </w:r>
      <w:proofErr w:type="spellEnd"/>
      <w:r w:rsidRPr="00922CD6">
        <w:t xml:space="preserve">, R. J. McLeod, R. B. Taylor, and C. L. Hurd. 2017. Importance of the invasive macroalga </w:t>
      </w:r>
      <w:proofErr w:type="spellStart"/>
      <w:r w:rsidRPr="00922CD6">
        <w:t>Undaria</w:t>
      </w:r>
      <w:proofErr w:type="spellEnd"/>
      <w:r w:rsidRPr="00922CD6">
        <w:t xml:space="preserve"> pinnatifida as trophic subsidy for a beach consumer. Marine Biology 164:113.</w:t>
      </w:r>
    </w:p>
    <w:p w14:paraId="55B99B74" w14:textId="77777777" w:rsidR="00922CD6" w:rsidRPr="00922CD6" w:rsidRDefault="00922CD6" w:rsidP="00922CD6">
      <w:pPr>
        <w:pStyle w:val="Bibliography"/>
      </w:pPr>
      <w:proofErr w:type="spellStart"/>
      <w:r w:rsidRPr="00922CD6">
        <w:t>Sullaway</w:t>
      </w:r>
      <w:proofErr w:type="spellEnd"/>
      <w:r w:rsidRPr="00922CD6">
        <w:t xml:space="preserve">, G., and M. Edwards. 2020. Impacts of the non-native alga Sargassum </w:t>
      </w:r>
      <w:proofErr w:type="spellStart"/>
      <w:r w:rsidRPr="00922CD6">
        <w:t>horneri</w:t>
      </w:r>
      <w:proofErr w:type="spellEnd"/>
      <w:r w:rsidRPr="00922CD6">
        <w:t xml:space="preserve"> on benthic community production in a California kelp forest. Marine Ecology Progress Series 637:45–57.</w:t>
      </w:r>
    </w:p>
    <w:p w14:paraId="4C8DA4C1" w14:textId="77777777" w:rsidR="00922CD6" w:rsidRPr="00922CD6" w:rsidRDefault="00922CD6" w:rsidP="00922CD6">
      <w:pPr>
        <w:pStyle w:val="Bibliography"/>
      </w:pPr>
      <w:proofErr w:type="spellStart"/>
      <w:r w:rsidRPr="00922CD6">
        <w:t>Swantje</w:t>
      </w:r>
      <w:proofErr w:type="spellEnd"/>
      <w:r w:rsidRPr="00922CD6">
        <w:t xml:space="preserve">, E., S. </w:t>
      </w:r>
      <w:proofErr w:type="spellStart"/>
      <w:r w:rsidRPr="00922CD6">
        <w:t>Josefin</w:t>
      </w:r>
      <w:proofErr w:type="spellEnd"/>
      <w:r w:rsidRPr="00922CD6">
        <w:t xml:space="preserve">, S. A. </w:t>
      </w:r>
      <w:proofErr w:type="spellStart"/>
      <w:r w:rsidRPr="00922CD6">
        <w:t>WikströM</w:t>
      </w:r>
      <w:proofErr w:type="spellEnd"/>
      <w:r w:rsidRPr="00922CD6">
        <w:t xml:space="preserve">, and P. Henrik. 2017. A Review of Herbivore Effects on Seaweed Invasions. Pages 421–440 </w:t>
      </w:r>
      <w:r w:rsidRPr="00922CD6">
        <w:rPr>
          <w:i/>
          <w:iCs/>
        </w:rPr>
        <w:t>in</w:t>
      </w:r>
      <w:r w:rsidRPr="00922CD6">
        <w:t xml:space="preserve"> S. J. Hawkins, A. J. Evans, A. C. Dale, L. B. Firth, D. J. Hughes, and I. P. Smith, editors. Oceanography and Marine Biology. First edition. CRC Press.</w:t>
      </w:r>
    </w:p>
    <w:p w14:paraId="70F6645D" w14:textId="77777777" w:rsidR="00922CD6" w:rsidRPr="00922CD6" w:rsidRDefault="00922CD6" w:rsidP="00922CD6">
      <w:pPr>
        <w:pStyle w:val="Bibliography"/>
      </w:pPr>
      <w:proofErr w:type="spellStart"/>
      <w:r w:rsidRPr="00922CD6">
        <w:t>Takimoto</w:t>
      </w:r>
      <w:proofErr w:type="spellEnd"/>
      <w:r w:rsidRPr="00922CD6">
        <w:t>, G., T. Iwata, and M. Murakami. 2002. Seasonal subsidy stabilizes food web dynamics: Balance in a heterogeneous landscape: Seasonal subsidy and food web stability. Ecological Research 17:433–439.</w:t>
      </w:r>
    </w:p>
    <w:p w14:paraId="37754556" w14:textId="77777777" w:rsidR="00922CD6" w:rsidRPr="00922CD6" w:rsidRDefault="00922CD6" w:rsidP="00922CD6">
      <w:pPr>
        <w:pStyle w:val="Bibliography"/>
      </w:pPr>
      <w:proofErr w:type="spellStart"/>
      <w:r w:rsidRPr="00922CD6">
        <w:t>Thornber</w:t>
      </w:r>
      <w:proofErr w:type="spellEnd"/>
      <w:r w:rsidRPr="00922CD6">
        <w:t xml:space="preserve">, C., E. Jones, and J. </w:t>
      </w:r>
      <w:proofErr w:type="spellStart"/>
      <w:r w:rsidRPr="00922CD6">
        <w:t>Stachowicz</w:t>
      </w:r>
      <w:proofErr w:type="spellEnd"/>
      <w:r w:rsidRPr="00922CD6">
        <w:t>. 2008. Differences in herbivore feeding preferences across a vertical rocky intertidal gradient. Marine Ecology Progress Series 363:51–62.</w:t>
      </w:r>
    </w:p>
    <w:p w14:paraId="28F1D055" w14:textId="77777777" w:rsidR="00922CD6" w:rsidRPr="00922CD6" w:rsidRDefault="00922CD6" w:rsidP="00922CD6">
      <w:pPr>
        <w:pStyle w:val="Bibliography"/>
      </w:pPr>
      <w:proofErr w:type="spellStart"/>
      <w:r w:rsidRPr="00922CD6">
        <w:t>VanBlaricom</w:t>
      </w:r>
      <w:proofErr w:type="spellEnd"/>
      <w:r w:rsidRPr="00922CD6">
        <w:t>, G. R. 1993. Dynamics and Distribution of Black Abalone Populations at San Nicolas Island, California.</w:t>
      </w:r>
    </w:p>
    <w:p w14:paraId="5FD2096B" w14:textId="77777777" w:rsidR="00922CD6" w:rsidRPr="00922CD6" w:rsidRDefault="00922CD6" w:rsidP="00922CD6">
      <w:pPr>
        <w:pStyle w:val="Bibliography"/>
      </w:pPr>
      <w:proofErr w:type="spellStart"/>
      <w:r w:rsidRPr="00922CD6">
        <w:lastRenderedPageBreak/>
        <w:t>VanBlaricom</w:t>
      </w:r>
      <w:proofErr w:type="spellEnd"/>
      <w:r w:rsidRPr="00922CD6">
        <w:t>, G. R., and M. C. Kenner. 2020. DIETARY PATTERNS IN BLACK ABALONE HALIOTIS CRACHERODII LEACH, 1814 AS INDICATED BY OBSERVATION OF DRIFT ALGAL AND SEAGRASS CAPTURE AT SAN NICOLAS ISLAND, CALIFORNIA, USA, 1982 TO 2019:12.</w:t>
      </w:r>
    </w:p>
    <w:p w14:paraId="17C04516" w14:textId="77777777" w:rsidR="00922CD6" w:rsidRPr="00922CD6" w:rsidRDefault="00922CD6" w:rsidP="00922CD6">
      <w:pPr>
        <w:pStyle w:val="Bibliography"/>
      </w:pPr>
      <w:r w:rsidRPr="00922CD6">
        <w:t xml:space="preserve">Whitaker, S. G., J. R. Smith, and S. N. Murray. 2010. Reestablishment of the Southern California Rocky Intertidal Brown Alga, </w:t>
      </w:r>
      <w:proofErr w:type="spellStart"/>
      <w:r w:rsidRPr="00922CD6">
        <w:t>Silvetia</w:t>
      </w:r>
      <w:proofErr w:type="spellEnd"/>
      <w:r w:rsidRPr="00922CD6">
        <w:t xml:space="preserve"> compressa: An Experimental Investigation of Techniques and Abiotic and Biotic Factors That Affect Restoration Success. Restoration Ecology 18:18–26.</w:t>
      </w:r>
    </w:p>
    <w:p w14:paraId="46271018" w14:textId="77777777" w:rsidR="00922CD6" w:rsidRPr="00922CD6" w:rsidRDefault="00922CD6" w:rsidP="00922CD6">
      <w:pPr>
        <w:pStyle w:val="Bibliography"/>
      </w:pPr>
      <w:r w:rsidRPr="00922CD6">
        <w:t>Williams, S. L., and J. E. Smith. 2007. A Global Review of the Distribution, Taxonomy, and Impacts of Introduced Seaweeds. Annual Review of Ecology, Evolution, and Systematics 38:327–359.</w:t>
      </w:r>
    </w:p>
    <w:p w14:paraId="63A13DE9" w14:textId="77777777" w:rsidR="00922CD6" w:rsidRPr="00922CD6" w:rsidRDefault="00922CD6" w:rsidP="00922CD6">
      <w:pPr>
        <w:pStyle w:val="Bibliography"/>
      </w:pPr>
      <w:r w:rsidRPr="00922CD6">
        <w:t xml:space="preserve">Winter, F. C., and J. A. Estes. 1992. Experimental evidence for the effects of polyphenolic compounds from </w:t>
      </w:r>
      <w:proofErr w:type="spellStart"/>
      <w:r w:rsidRPr="00922CD6">
        <w:t>Dictyoneurum</w:t>
      </w:r>
      <w:proofErr w:type="spellEnd"/>
      <w:r w:rsidRPr="00922CD6">
        <w:t xml:space="preserve"> </w:t>
      </w:r>
      <w:proofErr w:type="spellStart"/>
      <w:r w:rsidRPr="00922CD6">
        <w:t>californicum</w:t>
      </w:r>
      <w:proofErr w:type="spellEnd"/>
      <w:r w:rsidRPr="00922CD6">
        <w:t xml:space="preserve"> Ruprecht (Phaeophyta: Laminariales) on feeding rate and growth in the red abalone </w:t>
      </w:r>
      <w:proofErr w:type="spellStart"/>
      <w:r w:rsidRPr="00922CD6">
        <w:t>Haliotus</w:t>
      </w:r>
      <w:proofErr w:type="spellEnd"/>
      <w:r w:rsidRPr="00922CD6">
        <w:t xml:space="preserve"> </w:t>
      </w:r>
      <w:proofErr w:type="spellStart"/>
      <w:r w:rsidRPr="00922CD6">
        <w:t>rufescens</w:t>
      </w:r>
      <w:proofErr w:type="spellEnd"/>
      <w:r w:rsidRPr="00922CD6">
        <w:t xml:space="preserve"> </w:t>
      </w:r>
      <w:proofErr w:type="spellStart"/>
      <w:r w:rsidRPr="00922CD6">
        <w:t>Swainson</w:t>
      </w:r>
      <w:proofErr w:type="spellEnd"/>
      <w:r w:rsidRPr="00922CD6">
        <w:t>. Journal of Experimental Marine Biology and Ecology 155:263–277.</w:t>
      </w:r>
    </w:p>
    <w:p w14:paraId="3BD101A4" w14:textId="77777777" w:rsidR="00922CD6" w:rsidRPr="00922CD6" w:rsidRDefault="00922CD6" w:rsidP="00922CD6">
      <w:pPr>
        <w:pStyle w:val="Bibliography"/>
      </w:pPr>
      <w:r w:rsidRPr="00922CD6">
        <w:t xml:space="preserve">Worm, B., E. B. </w:t>
      </w:r>
      <w:proofErr w:type="spellStart"/>
      <w:r w:rsidRPr="00922CD6">
        <w:t>Barbier</w:t>
      </w:r>
      <w:proofErr w:type="spellEnd"/>
      <w:r w:rsidRPr="00922CD6">
        <w:t xml:space="preserve">, N. Beaumont, J. E. Duffy, C. </w:t>
      </w:r>
      <w:proofErr w:type="spellStart"/>
      <w:r w:rsidRPr="00922CD6">
        <w:t>Folke</w:t>
      </w:r>
      <w:proofErr w:type="spellEnd"/>
      <w:r w:rsidRPr="00922CD6">
        <w:t xml:space="preserve">, B. S. Halpern, J. B. C. Jackson, H. K. </w:t>
      </w:r>
      <w:proofErr w:type="spellStart"/>
      <w:r w:rsidRPr="00922CD6">
        <w:t>Lotze</w:t>
      </w:r>
      <w:proofErr w:type="spellEnd"/>
      <w:r w:rsidRPr="00922CD6">
        <w:t xml:space="preserve">, F. </w:t>
      </w:r>
      <w:proofErr w:type="spellStart"/>
      <w:r w:rsidRPr="00922CD6">
        <w:t>Micheli</w:t>
      </w:r>
      <w:proofErr w:type="spellEnd"/>
      <w:r w:rsidRPr="00922CD6">
        <w:t xml:space="preserve">, S. R. </w:t>
      </w:r>
      <w:proofErr w:type="spellStart"/>
      <w:r w:rsidRPr="00922CD6">
        <w:t>Palumbi</w:t>
      </w:r>
      <w:proofErr w:type="spellEnd"/>
      <w:r w:rsidRPr="00922CD6">
        <w:t xml:space="preserve">, E. Sala, K. A. </w:t>
      </w:r>
      <w:proofErr w:type="spellStart"/>
      <w:r w:rsidRPr="00922CD6">
        <w:t>Selkoe</w:t>
      </w:r>
      <w:proofErr w:type="spellEnd"/>
      <w:r w:rsidRPr="00922CD6">
        <w:t xml:space="preserve">, J. J. </w:t>
      </w:r>
      <w:proofErr w:type="spellStart"/>
      <w:r w:rsidRPr="00922CD6">
        <w:t>Stachowicz</w:t>
      </w:r>
      <w:proofErr w:type="spellEnd"/>
      <w:r w:rsidRPr="00922CD6">
        <w:t>, and R. Watson. 2006. Impacts of Biodiversity Loss on Ocean Ecosystem Services. Science 314:787–790.</w:t>
      </w:r>
    </w:p>
    <w:p w14:paraId="5C38BCEE" w14:textId="77777777" w:rsidR="00922CD6" w:rsidRPr="00922CD6" w:rsidRDefault="00922CD6" w:rsidP="00922CD6">
      <w:pPr>
        <w:pStyle w:val="Bibliography"/>
      </w:pPr>
      <w:r w:rsidRPr="00922CD6">
        <w:t xml:space="preserve">Wright, A. N., J. </w:t>
      </w:r>
      <w:proofErr w:type="spellStart"/>
      <w:r w:rsidRPr="00922CD6">
        <w:t>Piovia</w:t>
      </w:r>
      <w:proofErr w:type="spellEnd"/>
      <w:r w:rsidRPr="00922CD6">
        <w:t xml:space="preserve">-Scott, D. A. Spiller, G. </w:t>
      </w:r>
      <w:proofErr w:type="spellStart"/>
      <w:r w:rsidRPr="00922CD6">
        <w:t>Takimoto</w:t>
      </w:r>
      <w:proofErr w:type="spellEnd"/>
      <w:r w:rsidRPr="00922CD6">
        <w:t xml:space="preserve">, L. H. Yang, and T. W. </w:t>
      </w:r>
      <w:proofErr w:type="spellStart"/>
      <w:r w:rsidRPr="00922CD6">
        <w:t>Schoener</w:t>
      </w:r>
      <w:proofErr w:type="spellEnd"/>
      <w:r w:rsidRPr="00922CD6">
        <w:t xml:space="preserve">. 2013. Pulses of marine subsidies amplify reproductive potential of lizards by increasing individual growth rate. </w:t>
      </w:r>
      <w:proofErr w:type="spellStart"/>
      <w:r w:rsidRPr="00922CD6">
        <w:t>Oikos:no-no</w:t>
      </w:r>
      <w:proofErr w:type="spellEnd"/>
      <w:r w:rsidRPr="00922CD6">
        <w:t>.</w:t>
      </w:r>
    </w:p>
    <w:p w14:paraId="07B4D3D3" w14:textId="77777777" w:rsidR="00922CD6" w:rsidRPr="00922CD6" w:rsidRDefault="00922CD6" w:rsidP="00922CD6">
      <w:pPr>
        <w:pStyle w:val="Bibliography"/>
      </w:pPr>
      <w:r w:rsidRPr="00922CD6">
        <w:t>Zhang, P., B. Li, J. Wu, and S. Hu. 2019. Invasive plants differentially affect soil biota through litter and rhizosphere pathways: a meta</w:t>
      </w:r>
      <w:r w:rsidRPr="00922CD6">
        <w:rPr>
          <w:rFonts w:ascii="Cambria Math" w:hAnsi="Cambria Math" w:cs="Cambria Math"/>
        </w:rPr>
        <w:t>‐</w:t>
      </w:r>
      <w:r w:rsidRPr="00922CD6">
        <w:t>analysis. Ecology Letters 22:200–210.</w:t>
      </w:r>
    </w:p>
    <w:p w14:paraId="64A7CAB4" w14:textId="55360660" w:rsidR="0080007F" w:rsidRDefault="00D058FE"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fldChar w:fldCharType="end"/>
      </w:r>
    </w:p>
    <w:p w14:paraId="470FCF60" w14:textId="77777777" w:rsidR="009B7C87" w:rsidRDefault="009B7C87" w:rsidP="000B4D61">
      <w:pPr>
        <w:spacing w:line="480" w:lineRule="auto"/>
        <w:jc w:val="both"/>
        <w:rPr>
          <w:rFonts w:ascii="Times New Roman" w:eastAsia="Times New Roman" w:hAnsi="Times New Roman" w:cs="Times New Roman"/>
          <w:sz w:val="24"/>
          <w:szCs w:val="24"/>
        </w:rPr>
      </w:pPr>
    </w:p>
    <w:p w14:paraId="2DBBEC83" w14:textId="77777777" w:rsidR="009B7C87" w:rsidRDefault="009B7C87" w:rsidP="000B4D61">
      <w:pPr>
        <w:spacing w:line="480" w:lineRule="auto"/>
        <w:jc w:val="both"/>
        <w:rPr>
          <w:rFonts w:ascii="Times New Roman" w:eastAsia="Times New Roman" w:hAnsi="Times New Roman" w:cs="Times New Roman"/>
          <w:sz w:val="24"/>
          <w:szCs w:val="24"/>
        </w:rPr>
      </w:pPr>
    </w:p>
    <w:p w14:paraId="75D78E77" w14:textId="77777777" w:rsidR="009B7C87" w:rsidRPr="000B4D61" w:rsidRDefault="009B7C87" w:rsidP="000B4D61">
      <w:pPr>
        <w:spacing w:line="480" w:lineRule="auto"/>
        <w:jc w:val="both"/>
        <w:rPr>
          <w:rFonts w:ascii="Times New Roman" w:eastAsia="Times New Roman" w:hAnsi="Times New Roman" w:cs="Times New Roman"/>
          <w:sz w:val="24"/>
          <w:szCs w:val="24"/>
        </w:rPr>
      </w:pPr>
    </w:p>
    <w:p w14:paraId="320D7283" w14:textId="77777777" w:rsidR="002F7B35" w:rsidRPr="000B4D61" w:rsidRDefault="002F7B35" w:rsidP="000B4D61">
      <w:pPr>
        <w:spacing w:line="480" w:lineRule="auto"/>
        <w:jc w:val="both"/>
        <w:rPr>
          <w:rFonts w:ascii="Times New Roman" w:eastAsia="Times New Roman" w:hAnsi="Times New Roman" w:cs="Times New Roman"/>
          <w:sz w:val="24"/>
          <w:szCs w:val="24"/>
        </w:rPr>
      </w:pPr>
    </w:p>
    <w:p w14:paraId="36A6ABD8" w14:textId="1DF8CB9D" w:rsidR="002F7B35" w:rsidRPr="00F77BE7" w:rsidRDefault="002F7B35" w:rsidP="000B4D61">
      <w:pPr>
        <w:spacing w:line="480" w:lineRule="auto"/>
        <w:jc w:val="both"/>
        <w:rPr>
          <w:rFonts w:ascii="Times New Roman" w:eastAsia="Times New Roman" w:hAnsi="Times New Roman" w:cs="Times New Roman"/>
          <w:b/>
          <w:bCs/>
          <w:sz w:val="24"/>
          <w:szCs w:val="24"/>
        </w:rPr>
      </w:pPr>
      <w:r w:rsidRPr="00F77BE7">
        <w:rPr>
          <w:rFonts w:ascii="Times New Roman" w:eastAsia="Times New Roman" w:hAnsi="Times New Roman" w:cs="Times New Roman"/>
          <w:b/>
          <w:bCs/>
          <w:sz w:val="24"/>
          <w:szCs w:val="24"/>
        </w:rPr>
        <w:t>Figure Legend</w:t>
      </w:r>
    </w:p>
    <w:p w14:paraId="2C472608" w14:textId="258DDCE9" w:rsidR="009E5D46"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p w14:paraId="317566BF" w14:textId="3905B72F"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dry tissue mass</w:t>
      </w:r>
      <w:r w:rsidR="00CF5E36">
        <w:rPr>
          <w:rFonts w:ascii="Times New Roman" w:eastAsia="Times New Roman" w:hAnsi="Times New Roman" w:cs="Times New Roman"/>
          <w:sz w:val="24"/>
          <w:szCs w:val="24"/>
        </w:rPr>
        <w:t xml:space="preserve"> </w:t>
      </w:r>
      <w:r w:rsidR="00845039">
        <w:rPr>
          <w:rFonts w:ascii="Times New Roman" w:eastAsia="Times New Roman" w:hAnsi="Times New Roman" w:cs="Times New Roman"/>
          <w:sz w:val="24"/>
          <w:szCs w:val="24"/>
        </w:rPr>
        <w:t xml:space="preserve">of </w:t>
      </w:r>
      <w:proofErr w:type="gramStart"/>
      <w:r w:rsidR="00845039">
        <w:rPr>
          <w:rFonts w:ascii="Times New Roman" w:eastAsia="Times New Roman" w:hAnsi="Times New Roman" w:cs="Times New Roman"/>
          <w:sz w:val="24"/>
          <w:szCs w:val="24"/>
        </w:rPr>
        <w:t>Red</w:t>
      </w:r>
      <w:proofErr w:type="gramEnd"/>
      <w:r w:rsidR="00845039">
        <w:rPr>
          <w:rFonts w:ascii="Times New Roman" w:eastAsia="Times New Roman" w:hAnsi="Times New Roman" w:cs="Times New Roman"/>
          <w:sz w:val="24"/>
          <w:szCs w:val="24"/>
        </w:rPr>
        <w:t xml:space="preserve"> abalone (A) and Black turban snails (B) starved, </w:t>
      </w:r>
      <w:r w:rsidR="0062098B">
        <w:rPr>
          <w:rFonts w:ascii="Times New Roman" w:eastAsia="Times New Roman" w:hAnsi="Times New Roman" w:cs="Times New Roman"/>
          <w:sz w:val="24"/>
          <w:szCs w:val="24"/>
        </w:rPr>
        <w:t xml:space="preserve"> or fed </w:t>
      </w:r>
      <w:r w:rsidR="00845039">
        <w:rPr>
          <w:rFonts w:ascii="Times New Roman" w:eastAsia="Times New Roman" w:hAnsi="Times New Roman" w:cs="Times New Roman"/>
          <w:sz w:val="24"/>
          <w:szCs w:val="24"/>
        </w:rPr>
        <w:t>k</w:t>
      </w:r>
      <w:r w:rsidR="0062098B">
        <w:rPr>
          <w:rFonts w:ascii="Times New Roman" w:eastAsia="Times New Roman" w:hAnsi="Times New Roman" w:cs="Times New Roman"/>
          <w:sz w:val="24"/>
          <w:szCs w:val="24"/>
        </w:rPr>
        <w:t xml:space="preserve">elp, </w:t>
      </w:r>
      <w:r w:rsidR="00845039">
        <w:rPr>
          <w:rFonts w:ascii="Times New Roman" w:eastAsia="Times New Roman" w:hAnsi="Times New Roman" w:cs="Times New Roman"/>
          <w:sz w:val="24"/>
          <w:szCs w:val="24"/>
        </w:rPr>
        <w:t xml:space="preserve">devilweed </w:t>
      </w:r>
      <w:r w:rsidR="0062098B">
        <w:rPr>
          <w:rFonts w:ascii="Times New Roman" w:eastAsia="Times New Roman" w:hAnsi="Times New Roman" w:cs="Times New Roman"/>
          <w:sz w:val="24"/>
          <w:szCs w:val="24"/>
        </w:rPr>
        <w:t xml:space="preserve">or mixed </w:t>
      </w:r>
      <w:r w:rsidR="00845039">
        <w:rPr>
          <w:rFonts w:ascii="Times New Roman" w:eastAsia="Times New Roman" w:hAnsi="Times New Roman" w:cs="Times New Roman"/>
          <w:sz w:val="24"/>
          <w:szCs w:val="24"/>
        </w:rPr>
        <w:t>diets</w:t>
      </w:r>
      <w:r w:rsidR="0062098B">
        <w:rPr>
          <w:rFonts w:ascii="Times New Roman" w:eastAsia="Times New Roman" w:hAnsi="Times New Roman" w:cs="Times New Roman"/>
          <w:sz w:val="24"/>
          <w:szCs w:val="24"/>
        </w:rPr>
        <w:t xml:space="preserve"> for 42 days</w:t>
      </w:r>
      <w:r w:rsidR="00845039">
        <w:rPr>
          <w:rFonts w:ascii="Times New Roman" w:eastAsia="Times New Roman" w:hAnsi="Times New Roman" w:cs="Times New Roman"/>
          <w:sz w:val="24"/>
          <w:szCs w:val="24"/>
        </w:rPr>
        <w:t>.</w:t>
      </w:r>
      <w:r w:rsidR="00D83149">
        <w:rPr>
          <w:rFonts w:ascii="Times New Roman" w:eastAsia="Times New Roman" w:hAnsi="Times New Roman" w:cs="Times New Roman"/>
          <w:sz w:val="24"/>
          <w:szCs w:val="24"/>
        </w:rPr>
        <w:t xml:space="preserve"> The dotted line separates the starved treatment as</w:t>
      </w:r>
      <w:r w:rsidR="00CF5E36">
        <w:rPr>
          <w:rFonts w:ascii="Times New Roman" w:eastAsia="Times New Roman" w:hAnsi="Times New Roman" w:cs="Times New Roman"/>
          <w:sz w:val="24"/>
          <w:szCs w:val="24"/>
        </w:rPr>
        <w:t xml:space="preserve"> it was </w:t>
      </w:r>
      <w:r w:rsidR="00D83149">
        <w:rPr>
          <w:rFonts w:ascii="Times New Roman" w:eastAsia="Times New Roman" w:hAnsi="Times New Roman" w:cs="Times New Roman"/>
          <w:sz w:val="24"/>
          <w:szCs w:val="24"/>
        </w:rPr>
        <w:t>not included in the analysis.</w:t>
      </w:r>
      <w:r w:rsidR="00845039">
        <w:rPr>
          <w:rFonts w:ascii="Times New Roman" w:eastAsia="Times New Roman" w:hAnsi="Times New Roman" w:cs="Times New Roman"/>
          <w:sz w:val="24"/>
          <w:szCs w:val="24"/>
        </w:rPr>
        <w:t xml:space="preserve"> Lines inside boxes are median values, box limits are Q1 and Q3, and whiskers represent non</w:t>
      </w:r>
      <w:r w:rsidR="000D78E7">
        <w:rPr>
          <w:rFonts w:ascii="Times New Roman" w:eastAsia="Times New Roman" w:hAnsi="Times New Roman" w:cs="Times New Roman"/>
          <w:sz w:val="24"/>
          <w:szCs w:val="24"/>
        </w:rPr>
        <w:t>-</w:t>
      </w:r>
      <w:r w:rsidR="00845039">
        <w:rPr>
          <w:rFonts w:ascii="Times New Roman" w:eastAsia="Times New Roman" w:hAnsi="Times New Roman" w:cs="Times New Roman"/>
          <w:sz w:val="24"/>
          <w:szCs w:val="24"/>
        </w:rPr>
        <w:t xml:space="preserve">outlier </w:t>
      </w:r>
      <w:r w:rsidR="0062098B">
        <w:rPr>
          <w:rFonts w:ascii="Times New Roman" w:eastAsia="Times New Roman" w:hAnsi="Times New Roman" w:cs="Times New Roman"/>
          <w:sz w:val="24"/>
          <w:szCs w:val="24"/>
        </w:rPr>
        <w:t>range</w:t>
      </w:r>
      <w:r w:rsidR="00845039">
        <w:rPr>
          <w:rFonts w:ascii="Times New Roman" w:eastAsia="Times New Roman" w:hAnsi="Times New Roman" w:cs="Times New Roman"/>
          <w:sz w:val="24"/>
          <w:szCs w:val="24"/>
        </w:rPr>
        <w:t xml:space="preserve">. </w:t>
      </w:r>
      <w:r w:rsidR="00CF5E36">
        <w:rPr>
          <w:rFonts w:ascii="Times New Roman" w:eastAsia="Times New Roman" w:hAnsi="Times New Roman" w:cs="Times New Roman"/>
          <w:sz w:val="24"/>
          <w:szCs w:val="24"/>
        </w:rPr>
        <w:t xml:space="preserve">Lower case letters above boxes denote significance. </w:t>
      </w:r>
      <w:r w:rsidR="0062098B">
        <w:rPr>
          <w:rFonts w:ascii="Times New Roman" w:eastAsia="Times New Roman" w:hAnsi="Times New Roman" w:cs="Times New Roman"/>
          <w:sz w:val="24"/>
          <w:szCs w:val="24"/>
        </w:rPr>
        <w:t>The b</w:t>
      </w:r>
      <w:r w:rsidR="00D83149">
        <w:rPr>
          <w:rFonts w:ascii="Times New Roman" w:eastAsia="Times New Roman" w:hAnsi="Times New Roman" w:cs="Times New Roman"/>
          <w:sz w:val="24"/>
          <w:szCs w:val="24"/>
        </w:rPr>
        <w:t>lack dot</w:t>
      </w:r>
      <w:r w:rsidR="0062098B">
        <w:rPr>
          <w:rFonts w:ascii="Times New Roman" w:eastAsia="Times New Roman" w:hAnsi="Times New Roman" w:cs="Times New Roman"/>
          <w:sz w:val="24"/>
          <w:szCs w:val="24"/>
        </w:rPr>
        <w:t xml:space="preserve"> is</w:t>
      </w:r>
      <w:r w:rsidR="00D83149">
        <w:rPr>
          <w:rFonts w:ascii="Times New Roman" w:eastAsia="Times New Roman" w:hAnsi="Times New Roman" w:cs="Times New Roman"/>
          <w:sz w:val="24"/>
          <w:szCs w:val="24"/>
        </w:rPr>
        <w:t xml:space="preserve"> </w:t>
      </w:r>
      <w:r w:rsidR="0062098B">
        <w:rPr>
          <w:rFonts w:ascii="Times New Roman" w:eastAsia="Times New Roman" w:hAnsi="Times New Roman" w:cs="Times New Roman"/>
          <w:sz w:val="24"/>
          <w:szCs w:val="24"/>
        </w:rPr>
        <w:t xml:space="preserve">an </w:t>
      </w:r>
      <w:r w:rsidR="00D83149">
        <w:rPr>
          <w:rFonts w:ascii="Times New Roman" w:eastAsia="Times New Roman" w:hAnsi="Times New Roman" w:cs="Times New Roman"/>
          <w:sz w:val="24"/>
          <w:szCs w:val="24"/>
        </w:rPr>
        <w:t>outlier.</w:t>
      </w:r>
    </w:p>
    <w:p w14:paraId="01D87C51" w14:textId="04802358"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p w14:paraId="1417A13D" w14:textId="7BCC4D2B" w:rsidR="00D83149" w:rsidRDefault="0062098B"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and final self-righting times for </w:t>
      </w:r>
      <w:proofErr w:type="gramStart"/>
      <w:r>
        <w:rPr>
          <w:rFonts w:ascii="Times New Roman" w:eastAsia="Times New Roman" w:hAnsi="Times New Roman" w:cs="Times New Roman"/>
          <w:sz w:val="24"/>
          <w:szCs w:val="24"/>
        </w:rPr>
        <w:t>Red</w:t>
      </w:r>
      <w:proofErr w:type="gramEnd"/>
      <w:r>
        <w:rPr>
          <w:rFonts w:ascii="Times New Roman" w:eastAsia="Times New Roman" w:hAnsi="Times New Roman" w:cs="Times New Roman"/>
          <w:sz w:val="24"/>
          <w:szCs w:val="24"/>
        </w:rPr>
        <w:t xml:space="preserve"> abalone</w:t>
      </w:r>
      <w:r w:rsidR="00D831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starved or fed kelp, devilweed or mixed diets</w:t>
      </w:r>
      <w:r w:rsidR="00900826">
        <w:rPr>
          <w:rFonts w:ascii="Times New Roman" w:eastAsia="Times New Roman" w:hAnsi="Times New Roman" w:cs="Times New Roman"/>
          <w:sz w:val="24"/>
          <w:szCs w:val="24"/>
        </w:rPr>
        <w:t xml:space="preserve"> for 42 days. </w:t>
      </w:r>
      <w:r w:rsidR="00CF5E36">
        <w:rPr>
          <w:rFonts w:ascii="Times New Roman" w:eastAsia="Times New Roman" w:hAnsi="Times New Roman" w:cs="Times New Roman"/>
          <w:sz w:val="24"/>
          <w:szCs w:val="24"/>
        </w:rPr>
        <w:t xml:space="preserve">The dotted line separates the starved treatment as it was not included in the analysis. </w:t>
      </w:r>
      <w:r w:rsidR="00D83149">
        <w:rPr>
          <w:rFonts w:ascii="Times New Roman" w:eastAsia="Times New Roman" w:hAnsi="Times New Roman" w:cs="Times New Roman"/>
          <w:sz w:val="24"/>
          <w:szCs w:val="24"/>
        </w:rPr>
        <w:t xml:space="preserve">Bars represent the mean righting time for individuals in that treatment and </w:t>
      </w:r>
      <w:r w:rsidR="00CF5E36">
        <w:rPr>
          <w:rFonts w:ascii="Times New Roman" w:eastAsia="Times New Roman" w:hAnsi="Times New Roman" w:cs="Times New Roman"/>
          <w:sz w:val="24"/>
          <w:szCs w:val="24"/>
        </w:rPr>
        <w:t>lines represent standard error.</w:t>
      </w:r>
    </w:p>
    <w:p w14:paraId="5B3AB26F" w14:textId="23B273FD"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14:paraId="5CB1A2A8" w14:textId="29276B3F" w:rsidR="00CF5E36"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seaweed biomass consumed by Black abalone (A), Black turban snails (B), Striped shore crabs (C), and Blue banded hermit crabs (D) </w:t>
      </w:r>
      <w:r w:rsidR="00900826">
        <w:rPr>
          <w:rFonts w:ascii="Times New Roman" w:eastAsia="Times New Roman" w:hAnsi="Times New Roman" w:cs="Times New Roman"/>
          <w:sz w:val="24"/>
          <w:szCs w:val="24"/>
        </w:rPr>
        <w:t>in choice feeding experiments</w:t>
      </w:r>
      <w:r>
        <w:rPr>
          <w:rFonts w:ascii="Times New Roman" w:eastAsia="Times New Roman" w:hAnsi="Times New Roman" w:cs="Times New Roman"/>
          <w:sz w:val="24"/>
          <w:szCs w:val="24"/>
        </w:rPr>
        <w:t>. Lines inside boxes are median values, box limits are Q1 and Q3, and whiskers represent non</w:t>
      </w:r>
      <w:r w:rsidR="000D78E7">
        <w:rPr>
          <w:rFonts w:ascii="Times New Roman" w:eastAsia="Times New Roman" w:hAnsi="Times New Roman" w:cs="Times New Roman"/>
          <w:sz w:val="24"/>
          <w:szCs w:val="24"/>
        </w:rPr>
        <w:t>-</w:t>
      </w:r>
      <w:r>
        <w:rPr>
          <w:rFonts w:ascii="Times New Roman" w:eastAsia="Times New Roman" w:hAnsi="Times New Roman" w:cs="Times New Roman"/>
          <w:sz w:val="24"/>
          <w:szCs w:val="24"/>
        </w:rPr>
        <w:t>outlier values. Black dots represent outliers.</w:t>
      </w:r>
    </w:p>
    <w:p w14:paraId="682021FA" w14:textId="24D702A5"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Fig.4</w:t>
      </w:r>
    </w:p>
    <w:p w14:paraId="5E437B85" w14:textId="602E54FA" w:rsidR="00CF3429"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biomass</w:t>
      </w:r>
      <w:r w:rsidR="000D78E7">
        <w:rPr>
          <w:rFonts w:ascii="Times New Roman" w:eastAsia="Times New Roman" w:hAnsi="Times New Roman" w:cs="Times New Roman"/>
          <w:sz w:val="24"/>
          <w:szCs w:val="24"/>
        </w:rPr>
        <w:t xml:space="preserve"> of </w:t>
      </w:r>
      <w:r w:rsidR="00900826">
        <w:rPr>
          <w:rFonts w:ascii="Times New Roman" w:eastAsia="Times New Roman" w:hAnsi="Times New Roman" w:cs="Times New Roman"/>
          <w:sz w:val="24"/>
          <w:szCs w:val="24"/>
        </w:rPr>
        <w:t xml:space="preserve">artificial foods made from several seaweed species consumed in choice feeding assay by a realistic detritivore assemblage. </w:t>
      </w:r>
      <w:r w:rsidR="000D78E7">
        <w:rPr>
          <w:rFonts w:ascii="Times New Roman" w:eastAsia="Times New Roman" w:hAnsi="Times New Roman" w:cs="Times New Roman"/>
          <w:sz w:val="24"/>
          <w:szCs w:val="24"/>
        </w:rPr>
        <w:t xml:space="preserve">The dotted line separates the </w:t>
      </w:r>
      <w:r w:rsidR="00900826">
        <w:rPr>
          <w:rFonts w:ascii="Times New Roman" w:eastAsia="Times New Roman" w:hAnsi="Times New Roman" w:cs="Times New Roman"/>
          <w:sz w:val="24"/>
          <w:szCs w:val="24"/>
        </w:rPr>
        <w:t>wrack treatment (kelp or devilweed) offered to the detritivore assemblage along with native benthic seaweeds.</w:t>
      </w:r>
      <w:r w:rsidR="000D78E7">
        <w:rPr>
          <w:rFonts w:ascii="Times New Roman" w:eastAsia="Times New Roman" w:hAnsi="Times New Roman" w:cs="Times New Roman"/>
          <w:sz w:val="24"/>
          <w:szCs w:val="24"/>
        </w:rPr>
        <w:t xml:space="preserve"> Lines inside boxes are median values, box limits are Q1 and Q3, and whiskers represent non</w:t>
      </w:r>
      <w:r w:rsidR="00900826">
        <w:rPr>
          <w:rFonts w:ascii="Times New Roman" w:eastAsia="Times New Roman" w:hAnsi="Times New Roman" w:cs="Times New Roman"/>
          <w:sz w:val="24"/>
          <w:szCs w:val="24"/>
        </w:rPr>
        <w:t>-</w:t>
      </w:r>
      <w:r w:rsidR="000D78E7">
        <w:rPr>
          <w:rFonts w:ascii="Times New Roman" w:eastAsia="Times New Roman" w:hAnsi="Times New Roman" w:cs="Times New Roman"/>
          <w:sz w:val="24"/>
          <w:szCs w:val="24"/>
        </w:rPr>
        <w:t xml:space="preserve">outlier </w:t>
      </w:r>
      <w:r w:rsidR="00900826">
        <w:rPr>
          <w:rFonts w:ascii="Times New Roman" w:eastAsia="Times New Roman" w:hAnsi="Times New Roman" w:cs="Times New Roman"/>
          <w:sz w:val="24"/>
          <w:szCs w:val="24"/>
        </w:rPr>
        <w:t>range</w:t>
      </w:r>
      <w:r w:rsidR="000D78E7">
        <w:rPr>
          <w:rFonts w:ascii="Times New Roman" w:eastAsia="Times New Roman" w:hAnsi="Times New Roman" w:cs="Times New Roman"/>
          <w:sz w:val="24"/>
          <w:szCs w:val="24"/>
        </w:rPr>
        <w:t>. Black dots represent outliers.</w:t>
      </w:r>
    </w:p>
    <w:p w14:paraId="5708D640" w14:textId="77777777" w:rsidR="00DD6797" w:rsidRDefault="00DD6797" w:rsidP="000B4D61">
      <w:pPr>
        <w:spacing w:line="480" w:lineRule="auto"/>
        <w:jc w:val="both"/>
        <w:rPr>
          <w:rFonts w:ascii="Times New Roman" w:eastAsia="Times New Roman" w:hAnsi="Times New Roman" w:cs="Times New Roman"/>
          <w:sz w:val="24"/>
          <w:szCs w:val="24"/>
        </w:rPr>
      </w:pPr>
    </w:p>
    <w:p w14:paraId="7A52B000" w14:textId="77777777" w:rsidR="009F25AC" w:rsidRDefault="009F25AC" w:rsidP="00DD6797">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Tables</w:t>
      </w:r>
    </w:p>
    <w:p w14:paraId="077A6354" w14:textId="5F654182" w:rsidR="009F25AC" w:rsidRDefault="009F25AC" w:rsidP="00DD679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p>
    <w:p w14:paraId="0FD79504" w14:textId="6C7ACCDF" w:rsidR="003E21B7" w:rsidRDefault="003E21B7" w:rsidP="00DD679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Median Self-Righting times of </w:t>
      </w:r>
      <w:proofErr w:type="gramStart"/>
      <w:r>
        <w:rPr>
          <w:rFonts w:ascii="Times New Roman" w:eastAsia="Times New Roman" w:hAnsi="Times New Roman" w:cs="Times New Roman"/>
          <w:sz w:val="24"/>
          <w:szCs w:val="24"/>
        </w:rPr>
        <w:t>Red</w:t>
      </w:r>
      <w:proofErr w:type="gramEnd"/>
      <w:r>
        <w:rPr>
          <w:rFonts w:ascii="Times New Roman" w:eastAsia="Times New Roman" w:hAnsi="Times New Roman" w:cs="Times New Roman"/>
          <w:sz w:val="24"/>
          <w:szCs w:val="24"/>
        </w:rPr>
        <w:t xml:space="preserve"> abalone</w:t>
      </w:r>
    </w:p>
    <w:tbl>
      <w:tblPr>
        <w:tblStyle w:val="TableGrid"/>
        <w:tblW w:w="0" w:type="auto"/>
        <w:tblLook w:val="04A0" w:firstRow="1" w:lastRow="0" w:firstColumn="1" w:lastColumn="0" w:noHBand="0" w:noVBand="1"/>
      </w:tblPr>
      <w:tblGrid>
        <w:gridCol w:w="1870"/>
        <w:gridCol w:w="1870"/>
        <w:gridCol w:w="1870"/>
        <w:gridCol w:w="1870"/>
        <w:gridCol w:w="1870"/>
      </w:tblGrid>
      <w:tr w:rsidR="003E21B7" w14:paraId="6F9EC247" w14:textId="77777777" w:rsidTr="003E21B7">
        <w:tc>
          <w:tcPr>
            <w:tcW w:w="1870" w:type="dxa"/>
          </w:tcPr>
          <w:p w14:paraId="3A7AFE78" w14:textId="77777777" w:rsidR="003E21B7" w:rsidRPr="003E21B7" w:rsidRDefault="003E21B7" w:rsidP="00DD6797">
            <w:pPr>
              <w:spacing w:line="480" w:lineRule="auto"/>
              <w:jc w:val="both"/>
              <w:rPr>
                <w:rFonts w:ascii="Times New Roman" w:eastAsia="Times New Roman" w:hAnsi="Times New Roman" w:cs="Times New Roman"/>
                <w:b/>
                <w:bCs/>
                <w:sz w:val="24"/>
                <w:szCs w:val="24"/>
              </w:rPr>
            </w:pPr>
          </w:p>
        </w:tc>
        <w:tc>
          <w:tcPr>
            <w:tcW w:w="1870" w:type="dxa"/>
          </w:tcPr>
          <w:p w14:paraId="1B810F72" w14:textId="51D2E8B0" w:rsidR="003E21B7" w:rsidRPr="003E21B7" w:rsidRDefault="003E21B7" w:rsidP="003E21B7">
            <w:pPr>
              <w:spacing w:line="480" w:lineRule="auto"/>
              <w:jc w:val="center"/>
              <w:rPr>
                <w:rFonts w:ascii="Times New Roman" w:eastAsia="Times New Roman" w:hAnsi="Times New Roman" w:cs="Times New Roman"/>
                <w:b/>
                <w:bCs/>
                <w:sz w:val="24"/>
                <w:szCs w:val="24"/>
              </w:rPr>
            </w:pPr>
            <w:r w:rsidRPr="003E21B7">
              <w:rPr>
                <w:rFonts w:ascii="Times New Roman" w:eastAsia="Times New Roman" w:hAnsi="Times New Roman" w:cs="Times New Roman"/>
                <w:b/>
                <w:bCs/>
                <w:sz w:val="24"/>
                <w:szCs w:val="24"/>
              </w:rPr>
              <w:t>Starved</w:t>
            </w:r>
          </w:p>
        </w:tc>
        <w:tc>
          <w:tcPr>
            <w:tcW w:w="1870" w:type="dxa"/>
          </w:tcPr>
          <w:p w14:paraId="413A57B0" w14:textId="47051FAE" w:rsidR="003E21B7" w:rsidRPr="003E21B7" w:rsidRDefault="003E21B7" w:rsidP="003E21B7">
            <w:pPr>
              <w:spacing w:line="480" w:lineRule="auto"/>
              <w:jc w:val="center"/>
              <w:rPr>
                <w:rFonts w:ascii="Times New Roman" w:eastAsia="Times New Roman" w:hAnsi="Times New Roman" w:cs="Times New Roman"/>
                <w:b/>
                <w:bCs/>
                <w:sz w:val="24"/>
                <w:szCs w:val="24"/>
              </w:rPr>
            </w:pPr>
            <w:r w:rsidRPr="003E21B7">
              <w:rPr>
                <w:rFonts w:ascii="Times New Roman" w:eastAsia="Times New Roman" w:hAnsi="Times New Roman" w:cs="Times New Roman"/>
                <w:b/>
                <w:bCs/>
                <w:sz w:val="24"/>
                <w:szCs w:val="24"/>
              </w:rPr>
              <w:t>Kelp</w:t>
            </w:r>
          </w:p>
        </w:tc>
        <w:tc>
          <w:tcPr>
            <w:tcW w:w="1870" w:type="dxa"/>
          </w:tcPr>
          <w:p w14:paraId="7642DB84" w14:textId="1C9BD0B5" w:rsidR="003E21B7" w:rsidRPr="003E21B7" w:rsidRDefault="003E21B7" w:rsidP="003E21B7">
            <w:pPr>
              <w:spacing w:line="480" w:lineRule="auto"/>
              <w:jc w:val="center"/>
              <w:rPr>
                <w:rFonts w:ascii="Times New Roman" w:eastAsia="Times New Roman" w:hAnsi="Times New Roman" w:cs="Times New Roman"/>
                <w:b/>
                <w:bCs/>
                <w:sz w:val="24"/>
                <w:szCs w:val="24"/>
              </w:rPr>
            </w:pPr>
            <w:r w:rsidRPr="003E21B7">
              <w:rPr>
                <w:rFonts w:ascii="Times New Roman" w:eastAsia="Times New Roman" w:hAnsi="Times New Roman" w:cs="Times New Roman"/>
                <w:b/>
                <w:bCs/>
                <w:sz w:val="24"/>
                <w:szCs w:val="24"/>
              </w:rPr>
              <w:t>Mixed</w:t>
            </w:r>
          </w:p>
        </w:tc>
        <w:tc>
          <w:tcPr>
            <w:tcW w:w="1870" w:type="dxa"/>
          </w:tcPr>
          <w:p w14:paraId="7DEC5C52" w14:textId="624AB363" w:rsidR="003E21B7" w:rsidRPr="003E21B7" w:rsidRDefault="003E21B7" w:rsidP="003E21B7">
            <w:pPr>
              <w:spacing w:line="480" w:lineRule="auto"/>
              <w:jc w:val="center"/>
              <w:rPr>
                <w:rFonts w:ascii="Times New Roman" w:eastAsia="Times New Roman" w:hAnsi="Times New Roman" w:cs="Times New Roman"/>
                <w:b/>
                <w:bCs/>
                <w:sz w:val="24"/>
                <w:szCs w:val="24"/>
              </w:rPr>
            </w:pPr>
            <w:r w:rsidRPr="003E21B7">
              <w:rPr>
                <w:rFonts w:ascii="Times New Roman" w:eastAsia="Times New Roman" w:hAnsi="Times New Roman" w:cs="Times New Roman"/>
                <w:b/>
                <w:bCs/>
                <w:sz w:val="24"/>
                <w:szCs w:val="24"/>
              </w:rPr>
              <w:t>Devilweed</w:t>
            </w:r>
          </w:p>
        </w:tc>
      </w:tr>
      <w:tr w:rsidR="003E21B7" w14:paraId="237C4188" w14:textId="77777777" w:rsidTr="003E21B7">
        <w:tc>
          <w:tcPr>
            <w:tcW w:w="1870" w:type="dxa"/>
          </w:tcPr>
          <w:p w14:paraId="38900DD0" w14:textId="2BEA33A4" w:rsidR="003E21B7" w:rsidRPr="003E21B7" w:rsidRDefault="003E21B7" w:rsidP="003E21B7">
            <w:pPr>
              <w:spacing w:line="480" w:lineRule="auto"/>
              <w:jc w:val="center"/>
              <w:rPr>
                <w:rFonts w:ascii="Times New Roman" w:eastAsia="Times New Roman" w:hAnsi="Times New Roman" w:cs="Times New Roman"/>
                <w:b/>
                <w:bCs/>
                <w:sz w:val="24"/>
                <w:szCs w:val="24"/>
              </w:rPr>
            </w:pPr>
            <w:r w:rsidRPr="003E21B7">
              <w:rPr>
                <w:rFonts w:ascii="Times New Roman" w:eastAsia="Times New Roman" w:hAnsi="Times New Roman" w:cs="Times New Roman"/>
                <w:b/>
                <w:bCs/>
                <w:sz w:val="24"/>
                <w:szCs w:val="24"/>
              </w:rPr>
              <w:t>Start (sec)</w:t>
            </w:r>
          </w:p>
        </w:tc>
        <w:tc>
          <w:tcPr>
            <w:tcW w:w="1870" w:type="dxa"/>
          </w:tcPr>
          <w:p w14:paraId="096EAD52" w14:textId="79FD7471"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870" w:type="dxa"/>
          </w:tcPr>
          <w:p w14:paraId="75FBE493" w14:textId="673F0A67"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870" w:type="dxa"/>
          </w:tcPr>
          <w:p w14:paraId="5B7CC7AC" w14:textId="05B844FE"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870" w:type="dxa"/>
          </w:tcPr>
          <w:p w14:paraId="5D04FD74" w14:textId="0E4D8F16"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E21B7" w14:paraId="5E2699E6" w14:textId="77777777" w:rsidTr="003E21B7">
        <w:tc>
          <w:tcPr>
            <w:tcW w:w="1870" w:type="dxa"/>
          </w:tcPr>
          <w:p w14:paraId="70EAB194" w14:textId="06E87172" w:rsidR="003E21B7" w:rsidRPr="003E21B7" w:rsidRDefault="003E21B7" w:rsidP="003E21B7">
            <w:pPr>
              <w:spacing w:line="480" w:lineRule="auto"/>
              <w:jc w:val="center"/>
              <w:rPr>
                <w:rFonts w:ascii="Times New Roman" w:eastAsia="Times New Roman" w:hAnsi="Times New Roman" w:cs="Times New Roman"/>
                <w:b/>
                <w:bCs/>
                <w:sz w:val="24"/>
                <w:szCs w:val="24"/>
              </w:rPr>
            </w:pPr>
            <w:r w:rsidRPr="003E21B7">
              <w:rPr>
                <w:rFonts w:ascii="Times New Roman" w:eastAsia="Times New Roman" w:hAnsi="Times New Roman" w:cs="Times New Roman"/>
                <w:b/>
                <w:bCs/>
                <w:sz w:val="24"/>
                <w:szCs w:val="24"/>
              </w:rPr>
              <w:t>Final (sec)</w:t>
            </w:r>
          </w:p>
        </w:tc>
        <w:tc>
          <w:tcPr>
            <w:tcW w:w="1870" w:type="dxa"/>
          </w:tcPr>
          <w:p w14:paraId="76AB7D4A" w14:textId="1055D17B"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870" w:type="dxa"/>
          </w:tcPr>
          <w:p w14:paraId="2BF269E8" w14:textId="68300C80"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870" w:type="dxa"/>
          </w:tcPr>
          <w:p w14:paraId="0DD5C406" w14:textId="3EB3825B"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870" w:type="dxa"/>
          </w:tcPr>
          <w:p w14:paraId="5CCDCC61" w14:textId="52EF302B" w:rsidR="003E21B7" w:rsidRDefault="003E21B7" w:rsidP="003E21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bl>
    <w:p w14:paraId="29653355" w14:textId="77777777" w:rsidR="009F25AC" w:rsidRPr="009F25AC" w:rsidRDefault="009F25AC" w:rsidP="00DD6797">
      <w:pPr>
        <w:spacing w:line="480" w:lineRule="auto"/>
        <w:jc w:val="both"/>
        <w:rPr>
          <w:rFonts w:ascii="Times New Roman" w:eastAsia="Times New Roman" w:hAnsi="Times New Roman" w:cs="Times New Roman"/>
          <w:sz w:val="24"/>
          <w:szCs w:val="24"/>
        </w:rPr>
      </w:pPr>
    </w:p>
    <w:p w14:paraId="2E81F431" w14:textId="7206BC80" w:rsidR="00DD6797" w:rsidRDefault="00ED0B6E" w:rsidP="00DD6797">
      <w:pPr>
        <w:spacing w:line="480" w:lineRule="auto"/>
        <w:jc w:val="both"/>
        <w:rPr>
          <w:rFonts w:ascii="Times New Roman" w:eastAsia="Times New Roman" w:hAnsi="Times New Roman" w:cs="Times New Roman"/>
          <w:b/>
          <w:bCs/>
          <w:sz w:val="24"/>
          <w:szCs w:val="24"/>
        </w:rPr>
      </w:pPr>
      <w:r w:rsidRPr="00ED0B6E">
        <w:rPr>
          <w:rFonts w:ascii="Times New Roman" w:eastAsia="Times New Roman" w:hAnsi="Times New Roman" w:cs="Times New Roman"/>
          <w:b/>
          <w:bCs/>
          <w:sz w:val="24"/>
          <w:szCs w:val="24"/>
        </w:rPr>
        <w:t>Figures</w:t>
      </w:r>
      <w:r w:rsidR="009F25AC">
        <w:rPr>
          <w:rFonts w:ascii="Times New Roman" w:eastAsia="Times New Roman" w:hAnsi="Times New Roman" w:cs="Times New Roman"/>
          <w:b/>
          <w:bCs/>
          <w:sz w:val="24"/>
          <w:szCs w:val="24"/>
        </w:rPr>
        <w:t xml:space="preserve"> </w:t>
      </w:r>
      <w:r w:rsidR="00DD6797">
        <w:rPr>
          <w:rFonts w:ascii="Times New Roman" w:eastAsia="Times New Roman" w:hAnsi="Times New Roman" w:cs="Times New Roman"/>
          <w:b/>
          <w:bCs/>
          <w:sz w:val="24"/>
          <w:szCs w:val="24"/>
        </w:rPr>
        <w:t xml:space="preserve"> </w:t>
      </w:r>
    </w:p>
    <w:p w14:paraId="0B05754F" w14:textId="057273E0" w:rsidR="00DD6797" w:rsidRDefault="00FD3481" w:rsidP="00DD6797">
      <w:pPr>
        <w:spacing w:line="480" w:lineRule="auto"/>
        <w:jc w:val="both"/>
        <w:rPr>
          <w:rFonts w:ascii="Times New Roman" w:eastAsia="Times New Roman" w:hAnsi="Times New Roman" w:cs="Times New Roman"/>
          <w:sz w:val="24"/>
          <w:szCs w:val="24"/>
        </w:rPr>
      </w:pPr>
      <w:ins w:id="8" w:author="Jeremy Long" w:date="2023-06-09T11:01:00Z">
        <w:r w:rsidRPr="000B4D61">
          <w:rPr>
            <w:rFonts w:ascii="Times New Roman" w:eastAsia="Times New Roman" w:hAnsi="Times New Roman" w:cs="Times New Roman"/>
            <w:sz w:val="24"/>
            <w:szCs w:val="24"/>
          </w:rPr>
          <w:t>Figure</w:t>
        </w:r>
      </w:ins>
      <w:r w:rsidR="00DD6797">
        <w:rPr>
          <w:rFonts w:ascii="Times New Roman" w:eastAsia="Times New Roman" w:hAnsi="Times New Roman" w:cs="Times New Roman"/>
          <w:sz w:val="24"/>
          <w:szCs w:val="24"/>
        </w:rPr>
        <w:t xml:space="preserve"> </w:t>
      </w:r>
      <w:r w:rsidR="00DD6797" w:rsidRPr="000B4D61">
        <w:rPr>
          <w:rFonts w:ascii="Times New Roman" w:eastAsia="Times New Roman" w:hAnsi="Times New Roman" w:cs="Times New Roman"/>
          <w:sz w:val="24"/>
          <w:szCs w:val="24"/>
        </w:rPr>
        <w:t>1</w:t>
      </w:r>
      <w:commentRangeStart w:id="9"/>
      <w:commentRangeEnd w:id="9"/>
      <w:r w:rsidR="00DD6797" w:rsidRPr="000B4D61">
        <w:rPr>
          <w:rStyle w:val="CommentReference"/>
          <w:rFonts w:ascii="Times New Roman" w:hAnsi="Times New Roman" w:cs="Times New Roman"/>
          <w:sz w:val="24"/>
          <w:szCs w:val="24"/>
        </w:rPr>
        <w:commentReference w:id="9"/>
      </w:r>
    </w:p>
    <w:p w14:paraId="68AB8613" w14:textId="368370D3" w:rsidR="00FD3481" w:rsidRPr="00DD6797" w:rsidRDefault="00DD6797" w:rsidP="00DD6797">
      <w:pPr>
        <w:spacing w:line="480" w:lineRule="auto"/>
        <w:jc w:val="both"/>
        <w:rPr>
          <w:rFonts w:ascii="Times New Roman" w:eastAsia="Times New Roman" w:hAnsi="Times New Roman" w:cs="Times New Roman"/>
          <w:b/>
          <w:bCs/>
          <w:sz w:val="24"/>
          <w:szCs w:val="24"/>
        </w:rPr>
      </w:pPr>
      <w:r w:rsidRPr="00DE6E13">
        <w:rPr>
          <w:rFonts w:ascii="Times New Roman" w:eastAsia="Times New Roman" w:hAnsi="Times New Roman" w:cs="Times New Roman"/>
          <w:b/>
          <w:bCs/>
          <w:noProof/>
          <w:sz w:val="24"/>
          <w:szCs w:val="24"/>
        </w:rPr>
        <w:lastRenderedPageBreak/>
        <w:drawing>
          <wp:inline distT="0" distB="0" distL="0" distR="0" wp14:anchorId="5E3E142B" wp14:editId="0E9891C9">
            <wp:extent cx="4783409" cy="7010400"/>
            <wp:effectExtent l="0" t="0" r="5080" b="0"/>
            <wp:docPr id="1968811205" name="Picture 1" descr="A picture containing diagram, plan,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1205" name="Picture 1" descr="A picture containing diagram, plan, technical drawing, rectangle&#10;&#10;Description automatically generated"/>
                    <pic:cNvPicPr/>
                  </pic:nvPicPr>
                  <pic:blipFill>
                    <a:blip r:embed="rId12"/>
                    <a:stretch>
                      <a:fillRect/>
                    </a:stretch>
                  </pic:blipFill>
                  <pic:spPr>
                    <a:xfrm>
                      <a:off x="0" y="0"/>
                      <a:ext cx="4792800" cy="7024163"/>
                    </a:xfrm>
                    <a:prstGeom prst="rect">
                      <a:avLst/>
                    </a:prstGeom>
                  </pic:spPr>
                </pic:pic>
              </a:graphicData>
            </a:graphic>
          </wp:inline>
        </w:drawing>
      </w:r>
    </w:p>
    <w:p w14:paraId="3CBB805E"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592F9362" w14:textId="5D0C523B" w:rsidR="00FD3481" w:rsidRPr="000B4D61" w:rsidRDefault="002329A0"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Figure 2</w:t>
      </w:r>
    </w:p>
    <w:p w14:paraId="0CFBE710" w14:textId="2A487768" w:rsidR="00ED0B6E" w:rsidRDefault="0013559A"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13559A">
        <w:rPr>
          <w:rFonts w:ascii="Times New Roman" w:eastAsia="Times New Roman" w:hAnsi="Times New Roman" w:cs="Times New Roman"/>
          <w:noProof/>
          <w:sz w:val="24"/>
          <w:szCs w:val="24"/>
        </w:rPr>
        <w:lastRenderedPageBreak/>
        <w:drawing>
          <wp:inline distT="0" distB="0" distL="0" distR="0" wp14:anchorId="500C81C7" wp14:editId="125F1B46">
            <wp:extent cx="5833872" cy="7165815"/>
            <wp:effectExtent l="0" t="0" r="0" b="0"/>
            <wp:docPr id="458789492"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9492" name="Picture 1" descr="A picture containing screenshot, diagram, text, design&#10;&#10;Description automatically generated"/>
                    <pic:cNvPicPr/>
                  </pic:nvPicPr>
                  <pic:blipFill>
                    <a:blip r:embed="rId13"/>
                    <a:stretch>
                      <a:fillRect/>
                    </a:stretch>
                  </pic:blipFill>
                  <pic:spPr>
                    <a:xfrm>
                      <a:off x="0" y="0"/>
                      <a:ext cx="5838567" cy="7171582"/>
                    </a:xfrm>
                    <a:prstGeom prst="rect">
                      <a:avLst/>
                    </a:prstGeom>
                  </pic:spPr>
                </pic:pic>
              </a:graphicData>
            </a:graphic>
          </wp:inline>
        </w:drawing>
      </w:r>
    </w:p>
    <w:p w14:paraId="6236425C" w14:textId="77777777" w:rsidR="00DD6797"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B7ED3B9" w14:textId="77777777" w:rsidR="00DD6797" w:rsidRPr="000B4D61"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80ECCF3" w14:textId="1580E83F" w:rsidR="00200794" w:rsidRPr="000B4D61"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1B5FD1" w:rsidRPr="000B4D61">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            </w:t>
      </w:r>
      <w:commentRangeStart w:id="10"/>
      <w:ins w:id="11" w:author="Jeremy Long" w:date="2023-06-09T11:00:00Z">
        <w:r w:rsidRPr="000B4D61">
          <w:rPr>
            <w:rFonts w:ascii="Times New Roman" w:eastAsia="Times New Roman" w:hAnsi="Times New Roman" w:cs="Times New Roman"/>
            <w:sz w:val="24"/>
            <w:szCs w:val="24"/>
          </w:rPr>
          <w:t>1</w:t>
        </w:r>
        <w:commentRangeEnd w:id="10"/>
        <w:r w:rsidRPr="000B4D61">
          <w:rPr>
            <w:rStyle w:val="CommentReference"/>
            <w:rFonts w:ascii="Times New Roman" w:hAnsi="Times New Roman" w:cs="Times New Roman"/>
            <w:sz w:val="24"/>
            <w:szCs w:val="24"/>
          </w:rPr>
          <w:commentReference w:id="10"/>
        </w:r>
      </w:ins>
    </w:p>
    <w:p w14:paraId="0F7A39E0" w14:textId="6A195314"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1312" behindDoc="0" locked="0" layoutInCell="1" allowOverlap="1" wp14:anchorId="029F468D" wp14:editId="7618A60A">
                <wp:simplePos x="0" y="0"/>
                <wp:positionH relativeFrom="column">
                  <wp:posOffset>4090737</wp:posOffset>
                </wp:positionH>
                <wp:positionV relativeFrom="paragraph">
                  <wp:posOffset>98659</wp:posOffset>
                </wp:positionV>
                <wp:extent cx="1959918" cy="6619856"/>
                <wp:effectExtent l="0" t="0" r="0" b="0"/>
                <wp:wrapNone/>
                <wp:docPr id="929728127" name="Group 5"/>
                <wp:cNvGraphicFramePr/>
                <a:graphic xmlns:a="http://schemas.openxmlformats.org/drawingml/2006/main">
                  <a:graphicData uri="http://schemas.microsoft.com/office/word/2010/wordprocessingGroup">
                    <wpg:wgp>
                      <wpg:cNvGrpSpPr/>
                      <wpg:grpSpPr>
                        <a:xfrm>
                          <a:off x="0" y="0"/>
                          <a:ext cx="1959918" cy="6619856"/>
                          <a:chOff x="-280787" y="320843"/>
                          <a:chExt cx="1960267" cy="6620145"/>
                        </a:xfrm>
                      </wpg:grpSpPr>
                      <pic:pic xmlns:pic="http://schemas.openxmlformats.org/drawingml/2006/picture">
                        <pic:nvPicPr>
                          <pic:cNvPr id="36958212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0787" y="1700131"/>
                            <a:ext cx="1767205" cy="1767205"/>
                          </a:xfrm>
                          <a:prstGeom prst="rect">
                            <a:avLst/>
                          </a:prstGeom>
                        </pic:spPr>
                      </pic:pic>
                      <pic:pic xmlns:pic="http://schemas.openxmlformats.org/drawingml/2006/picture">
                        <pic:nvPicPr>
                          <pic:cNvPr id="1588123670"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0765" y="4980743"/>
                            <a:ext cx="1960245" cy="1960245"/>
                          </a:xfrm>
                          <a:prstGeom prst="rect">
                            <a:avLst/>
                          </a:prstGeom>
                        </pic:spPr>
                      </pic:pic>
                      <pic:pic xmlns:pic="http://schemas.openxmlformats.org/drawingml/2006/picture">
                        <pic:nvPicPr>
                          <pic:cNvPr id="465116401" name="Picture 3" descr="A picture containing black, darknes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0800" y="3582815"/>
                            <a:ext cx="1582420" cy="1582420"/>
                          </a:xfrm>
                          <a:prstGeom prst="rect">
                            <a:avLst/>
                          </a:prstGeom>
                        </pic:spPr>
                      </pic:pic>
                      <pic:pic xmlns:pic="http://schemas.openxmlformats.org/drawingml/2006/picture">
                        <pic:nvPicPr>
                          <pic:cNvPr id="40146868" name="Picture 4" descr="A black and white image of a jellyfis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7296" y="320843"/>
                            <a:ext cx="1572895" cy="1572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CC818B" id="Group 5" o:spid="_x0000_s1026" style="position:absolute;margin-left:322.1pt;margin-top:7.75pt;width:154.3pt;height:521.25pt;z-index:251661312;mso-width-relative:margin;mso-height-relative:margin" coordorigin="-2807,3208" coordsize="19602,662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78dOhAAAAAAEORvPciFk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FQJQP/H/SNSYxhAiB/AAAAAElFTkSuQmCC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07;top:17001;width:17671;height:17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">
                  <v:imagedata r:id="rId18" o:title=""/>
                </v:shape>
                <v:shape id="Picture 2" o:spid="_x0000_s1028" type="#_x0000_t75" style="position:absolute;left:-2807;top:49807;width:19601;height:19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">
                  <v:imagedata r:id="rId19" o:title=""/>
                </v:shape>
                <v:shape id="Picture 3" o:spid="_x0000_s1029" type="#_x0000_t75" alt="A picture containing black, darkness&#10;&#10;Description automatically generated" style="position:absolute;left:-408;top:35828;width:15824;height:15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">
                  <v:imagedata r:id="rId20" o:title="A picture containing black, darkness&#10;&#10;Description automatically generated"/>
                </v:shape>
                <v:shape id="Picture 4" o:spid="_x0000_s1030" type="#_x0000_t75" alt="A black and white image of a jellyfish&#10;&#10;Description automatically generated with low confidence" style="position:absolute;left:872;top:3208;width:15729;height:15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">
                  <v:imagedata r:id="rId21" o:title="A black and white image of a jellyfish&#10;&#10;Description automatically generated with low confidence"/>
                </v:shape>
              </v:group>
            </w:pict>
          </mc:Fallback>
        </mc:AlternateContent>
      </w:r>
      <w:r w:rsidRPr="00A50D55">
        <w:rPr>
          <w:rFonts w:ascii="Times New Roman" w:eastAsia="Times New Roman" w:hAnsi="Times New Roman" w:cs="Times New Roman"/>
          <w:noProof/>
          <w:sz w:val="24"/>
          <w:szCs w:val="24"/>
        </w:rPr>
        <w:drawing>
          <wp:inline distT="0" distB="0" distL="0" distR="0" wp14:anchorId="6C36DF0E" wp14:editId="1018049D">
            <wp:extent cx="4511232" cy="6510528"/>
            <wp:effectExtent l="0" t="0" r="0" b="5080"/>
            <wp:docPr id="1955725639" name="Picture 1" descr="A picture containing text, receip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5639" name="Picture 1" descr="A picture containing text, receipt, diagram, parallel&#10;&#10;Description automatically generated"/>
                    <pic:cNvPicPr/>
                  </pic:nvPicPr>
                  <pic:blipFill>
                    <a:blip r:embed="rId22"/>
                    <a:stretch>
                      <a:fillRect/>
                    </a:stretch>
                  </pic:blipFill>
                  <pic:spPr>
                    <a:xfrm>
                      <a:off x="0" y="0"/>
                      <a:ext cx="4511232" cy="6510528"/>
                    </a:xfrm>
                    <a:prstGeom prst="rect">
                      <a:avLst/>
                    </a:prstGeom>
                  </pic:spPr>
                </pic:pic>
              </a:graphicData>
            </a:graphic>
          </wp:inline>
        </w:drawing>
      </w:r>
    </w:p>
    <w:p w14:paraId="4805D808"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07CA9CE"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0FE0734D"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691E2BEF" w14:textId="431ECE63" w:rsidR="002F7B35" w:rsidRDefault="002F7B35"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Figure 4</w:t>
      </w:r>
    </w:p>
    <w:p w14:paraId="71D9CFF8" w14:textId="123D015F" w:rsidR="007B166E" w:rsidRPr="000B4D61" w:rsidRDefault="00845039"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845039">
        <w:rPr>
          <w:rFonts w:ascii="Times New Roman" w:eastAsia="Times New Roman" w:hAnsi="Times New Roman" w:cs="Times New Roman"/>
          <w:noProof/>
          <w:sz w:val="24"/>
          <w:szCs w:val="24"/>
        </w:rPr>
        <w:lastRenderedPageBreak/>
        <w:drawing>
          <wp:inline distT="0" distB="0" distL="0" distR="0" wp14:anchorId="496A6364" wp14:editId="69127F93">
            <wp:extent cx="5943600" cy="4914265"/>
            <wp:effectExtent l="0" t="0" r="0" b="635"/>
            <wp:docPr id="183002749"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49" name="Picture 1" descr="A picture containing diagram, text, technical drawing, plan&#10;&#10;Description automatically generated"/>
                    <pic:cNvPicPr/>
                  </pic:nvPicPr>
                  <pic:blipFill>
                    <a:blip r:embed="rId23"/>
                    <a:stretch>
                      <a:fillRect/>
                    </a:stretch>
                  </pic:blipFill>
                  <pic:spPr>
                    <a:xfrm>
                      <a:off x="0" y="0"/>
                      <a:ext cx="5943600" cy="4914265"/>
                    </a:xfrm>
                    <a:prstGeom prst="rect">
                      <a:avLst/>
                    </a:prstGeom>
                  </pic:spPr>
                </pic:pic>
              </a:graphicData>
            </a:graphic>
          </wp:inline>
        </w:drawing>
      </w:r>
    </w:p>
    <w:sectPr w:rsidR="007B166E" w:rsidRPr="000B4D61" w:rsidSect="00C109A2">
      <w:headerReference w:type="default" r:id="rId2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remy Long" w:date="2023-08-29T11:37:00Z" w:initials="JDL">
    <w:p w14:paraId="6E53553F" w14:textId="3FB3FA79" w:rsidR="00F774CD" w:rsidRDefault="00F774CD">
      <w:pPr>
        <w:pStyle w:val="CommentText"/>
      </w:pPr>
      <w:r>
        <w:rPr>
          <w:rStyle w:val="CommentReference"/>
        </w:rPr>
        <w:annotationRef/>
      </w:r>
      <w:r>
        <w:t>Do we have a justification for doing this, as opposed to a single analysis with consumer species in the model?</w:t>
      </w:r>
    </w:p>
  </w:comment>
  <w:comment w:id="3" w:author="Jeremy Long" w:date="2023-05-02T22:55:00Z" w:initials="">
    <w:p w14:paraId="422015CE" w14:textId="77777777" w:rsidR="00623738" w:rsidRDefault="00623738" w:rsidP="00623738">
      <w:pPr>
        <w:widowControl w:val="0"/>
        <w:pBdr>
          <w:top w:val="nil"/>
          <w:left w:val="nil"/>
          <w:bottom w:val="nil"/>
          <w:right w:val="nil"/>
          <w:between w:val="nil"/>
        </w:pBdr>
        <w:spacing w:line="240" w:lineRule="auto"/>
        <w:rPr>
          <w:color w:val="000000"/>
        </w:rPr>
      </w:pPr>
      <w:r>
        <w:rPr>
          <w:color w:val="000000"/>
        </w:rPr>
        <w:t>What do you think about including two-sample t-tests that compare each of the diets against the starvation controls? My gut is that the only one that won't be different is the kelp-turban snail versus starvation-turban snail. Which is pretty cool.</w:t>
      </w:r>
    </w:p>
  </w:comment>
  <w:comment w:id="4" w:author="Jeremy Long" w:date="2023-08-29T13:24:00Z" w:initials="JDL">
    <w:p w14:paraId="51B3DC57" w14:textId="2D19F880" w:rsidR="00F41B94" w:rsidRDefault="00F41B94">
      <w:pPr>
        <w:pStyle w:val="CommentText"/>
      </w:pPr>
      <w:r>
        <w:rPr>
          <w:rStyle w:val="CommentReference"/>
        </w:rPr>
        <w:annotationRef/>
      </w:r>
      <w:r>
        <w:t>Tempted to put something here, but I think this is worth revisiting in the discussion. Can’t remember if we already do this. But basically, it suggests that abalone are just eating randomly, but that turban snails are actively selecting devilweed in mixed treatments.</w:t>
      </w:r>
    </w:p>
  </w:comment>
  <w:comment w:id="5" w:author="Jeremy Long" w:date="2023-08-29T15:09:00Z" w:initials="JDL">
    <w:p w14:paraId="2218392B" w14:textId="77777777" w:rsidR="00561908" w:rsidRDefault="00561908">
      <w:pPr>
        <w:pStyle w:val="CommentText"/>
      </w:pPr>
      <w:r>
        <w:rPr>
          <w:rStyle w:val="CommentReference"/>
        </w:rPr>
        <w:annotationRef/>
      </w:r>
      <w:r>
        <w:t>Feels like we should dedicate some space to this in the discussion too…the mechanism of the mixed diet effects.</w:t>
      </w:r>
    </w:p>
    <w:p w14:paraId="659049F4" w14:textId="77777777" w:rsidR="00561908" w:rsidRDefault="00561908">
      <w:pPr>
        <w:pStyle w:val="CommentText"/>
      </w:pPr>
    </w:p>
    <w:p w14:paraId="0E0408FC" w14:textId="77777777" w:rsidR="00561908" w:rsidRDefault="00561908">
      <w:pPr>
        <w:pStyle w:val="CommentText"/>
      </w:pPr>
      <w:r>
        <w:t>We never saw evidence of complimentarity (e.g. improved performance on mixed diet).</w:t>
      </w:r>
    </w:p>
    <w:p w14:paraId="5485A9AD" w14:textId="77777777" w:rsidR="00561908" w:rsidRDefault="00561908">
      <w:pPr>
        <w:pStyle w:val="CommentText"/>
      </w:pPr>
    </w:p>
    <w:p w14:paraId="188B7AFA" w14:textId="77777777" w:rsidR="00561908" w:rsidRDefault="00561908">
      <w:pPr>
        <w:pStyle w:val="CommentText"/>
      </w:pPr>
      <w:r>
        <w:t>For turban snails, devilweed is a higher quality food, so in a mixture the pattern suggests that turban snails are eating devilweed (which taken with the preference data could mean that even a small amount of devilweed increases growth).</w:t>
      </w:r>
    </w:p>
    <w:p w14:paraId="0EF870D5" w14:textId="77777777" w:rsidR="00561908" w:rsidRDefault="00561908">
      <w:pPr>
        <w:pStyle w:val="CommentText"/>
      </w:pPr>
    </w:p>
    <w:p w14:paraId="56D89655" w14:textId="1FF0C561" w:rsidR="00561908" w:rsidRDefault="00561908">
      <w:pPr>
        <w:pStyle w:val="CommentText"/>
      </w:pPr>
      <w:r>
        <w:t>For Red abalone, the mixed diet result suggests that either 1) abalone are eating some devilweed in mixture despite preference for kelp and/or 2) devilweed presence alone (i.e. not consumption) is suppressing growth.</w:t>
      </w:r>
    </w:p>
  </w:comment>
  <w:comment w:id="6" w:author="Jeremy Long" w:date="2023-08-29T15:28:00Z" w:initials="JDL">
    <w:p w14:paraId="5BDDA996" w14:textId="77777777" w:rsidR="003534FE" w:rsidRDefault="003534FE">
      <w:pPr>
        <w:pStyle w:val="CommentText"/>
      </w:pPr>
      <w:r>
        <w:rPr>
          <w:rStyle w:val="CommentReference"/>
        </w:rPr>
        <w:annotationRef/>
      </w:r>
      <w:r>
        <w:t>Did you test for a wrack x seaweed interaction?</w:t>
      </w:r>
    </w:p>
    <w:p w14:paraId="63C6073B" w14:textId="77777777" w:rsidR="003534FE" w:rsidRDefault="003534FE">
      <w:pPr>
        <w:pStyle w:val="CommentText"/>
      </w:pPr>
    </w:p>
    <w:p w14:paraId="4493629A" w14:textId="7DF965DF" w:rsidR="003534FE" w:rsidRDefault="003534FE">
      <w:pPr>
        <w:pStyle w:val="CommentText"/>
      </w:pPr>
    </w:p>
  </w:comment>
  <w:comment w:id="9" w:author="Jeremy Long" w:date="2023-06-09T11:02:00Z" w:initials="JDL">
    <w:p w14:paraId="12D416DE" w14:textId="77777777" w:rsidR="00DD6797" w:rsidRDefault="00DD6797" w:rsidP="00DD6797">
      <w:pPr>
        <w:pStyle w:val="CommentText"/>
      </w:pPr>
      <w:r>
        <w:rPr>
          <w:rStyle w:val="CommentReference"/>
        </w:rPr>
        <w:annotationRef/>
      </w:r>
      <w:r>
        <w:t>Change Y-axis label to “Final dry tissue mass (g)”</w:t>
      </w:r>
    </w:p>
    <w:p w14:paraId="6D7E08DB" w14:textId="77777777" w:rsidR="00DD6797" w:rsidRDefault="00DD6797" w:rsidP="00DD6797">
      <w:pPr>
        <w:pStyle w:val="CommentText"/>
      </w:pPr>
      <w:r>
        <w:t>We want to be clear that it’s the final we are showing.</w:t>
      </w:r>
    </w:p>
    <w:p w14:paraId="17269AF8" w14:textId="77777777" w:rsidR="00DD6797" w:rsidRDefault="00DD6797" w:rsidP="00DD6797">
      <w:pPr>
        <w:pStyle w:val="CommentText"/>
      </w:pPr>
      <w:r>
        <w:t>And I like the habit of only capitalizing the first word in axis titles</w:t>
      </w:r>
    </w:p>
    <w:p w14:paraId="3F13D4AA" w14:textId="77777777" w:rsidR="00DD6797" w:rsidRDefault="00DD6797" w:rsidP="00DD6797">
      <w:pPr>
        <w:pStyle w:val="CommentText"/>
      </w:pPr>
    </w:p>
    <w:p w14:paraId="76D25CEA" w14:textId="77777777" w:rsidR="00DD6797" w:rsidRDefault="00DD6797" w:rsidP="00DD6797">
      <w:pPr>
        <w:pStyle w:val="CommentText"/>
      </w:pPr>
      <w:r>
        <w:t>Add big chunky capital letters to the upper right of each panel to denote the panel label.</w:t>
      </w:r>
    </w:p>
    <w:p w14:paraId="7F437111" w14:textId="77777777" w:rsidR="00DD6797" w:rsidRDefault="00DD6797" w:rsidP="00DD6797">
      <w:pPr>
        <w:pStyle w:val="CommentText"/>
      </w:pPr>
    </w:p>
    <w:p w14:paraId="5955A750" w14:textId="77777777" w:rsidR="00DD6797" w:rsidRDefault="00DD6797" w:rsidP="00DD6797">
      <w:pPr>
        <w:pStyle w:val="CommentText"/>
      </w:pPr>
      <w:r>
        <w:t>Add smaller lower case letters above bars to denote pairwise comparisons.</w:t>
      </w:r>
    </w:p>
    <w:p w14:paraId="460097EE" w14:textId="77777777" w:rsidR="00DD6797" w:rsidRDefault="00DD6797" w:rsidP="00DD6797">
      <w:pPr>
        <w:pStyle w:val="CommentText"/>
      </w:pPr>
    </w:p>
    <w:p w14:paraId="1FD16692" w14:textId="77777777" w:rsidR="00DD6797" w:rsidRDefault="00DD6797" w:rsidP="00DD6797">
      <w:pPr>
        <w:pStyle w:val="CommentText"/>
      </w:pPr>
      <w:r>
        <w:t>Also not sure we can justify color here, particularly if there’s an expense.</w:t>
      </w:r>
    </w:p>
  </w:comment>
  <w:comment w:id="10" w:author="Jeremy Long" w:date="2023-06-09T11:00:00Z" w:initials="JDL">
    <w:p w14:paraId="4AD2CE6C" w14:textId="77777777" w:rsidR="00DD6797" w:rsidRDefault="00DD6797" w:rsidP="00DD6797">
      <w:pPr>
        <w:pStyle w:val="CommentText"/>
      </w:pPr>
      <w:r>
        <w:rPr>
          <w:rStyle w:val="CommentReference"/>
        </w:rPr>
        <w:annotationRef/>
      </w:r>
      <w:r>
        <w:t>Can you change width of these bars? Feels like the entire panels could have bars that are half as wide as they currently are. Also, I support adding drawings to these.</w:t>
      </w:r>
    </w:p>
    <w:p w14:paraId="1445D8EF" w14:textId="77777777" w:rsidR="00DD6797" w:rsidRDefault="00DD6797" w:rsidP="00DD6797">
      <w:pPr>
        <w:pStyle w:val="CommentText"/>
      </w:pPr>
    </w:p>
    <w:p w14:paraId="569FF82E" w14:textId="77777777" w:rsidR="00DD6797" w:rsidRDefault="00DD6797" w:rsidP="00DD6797">
      <w:pPr>
        <w:pStyle w:val="CommentText"/>
      </w:pPr>
      <w:r>
        <w:t>Also, for such a simple plot, I’m not convinced we need color.</w:t>
      </w:r>
    </w:p>
    <w:p w14:paraId="5200CEC2" w14:textId="77777777" w:rsidR="00DD6797" w:rsidRDefault="00DD6797" w:rsidP="00DD6797">
      <w:pPr>
        <w:pStyle w:val="CommentText"/>
      </w:pPr>
    </w:p>
    <w:p w14:paraId="0408BE59" w14:textId="77777777" w:rsidR="00DD6797" w:rsidRDefault="00DD6797" w:rsidP="00DD6797">
      <w:pPr>
        <w:pStyle w:val="CommentText"/>
      </w:pPr>
      <w:r>
        <w:t>Also, each figure gets its own page in a manuscript.</w:t>
      </w:r>
    </w:p>
    <w:p w14:paraId="5E7B15F3" w14:textId="77777777" w:rsidR="00DD6797" w:rsidRDefault="00DD6797" w:rsidP="00DD6797">
      <w:pPr>
        <w:pStyle w:val="CommentText"/>
      </w:pPr>
    </w:p>
    <w:p w14:paraId="3305FF44" w14:textId="77777777" w:rsidR="00DD6797" w:rsidRDefault="00DD6797" w:rsidP="00DD6797">
      <w:pPr>
        <w:pStyle w:val="CommentText"/>
      </w:pPr>
      <w:r>
        <w:t>Also you’re going to need bigger font of the numbers on the y-axis and the x-axis labels and maybe also the overall y-axis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53553F" w15:done="0"/>
  <w15:commentEx w15:paraId="422015CE" w15:done="0"/>
  <w15:commentEx w15:paraId="51B3DC57" w15:done="0"/>
  <w15:commentEx w15:paraId="56D89655" w15:done="0"/>
  <w15:commentEx w15:paraId="4493629A" w15:done="0"/>
  <w15:commentEx w15:paraId="1FD16692" w15:done="0"/>
  <w15:commentEx w15:paraId="3305F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85703" w16cex:dateUtc="2023-08-29T18:37:00Z"/>
  <w16cex:commentExtensible w16cex:durableId="28987016" w16cex:dateUtc="2023-08-29T20:24:00Z"/>
  <w16cex:commentExtensible w16cex:durableId="289888A1" w16cex:dateUtc="2023-08-29T22:09:00Z"/>
  <w16cex:commentExtensible w16cex:durableId="28988D07" w16cex:dateUtc="2023-08-29T22:28:00Z"/>
  <w16cex:commentExtensible w16cex:durableId="282D852E" w16cex:dateUtc="2023-06-09T18:02:00Z"/>
  <w16cex:commentExtensible w16cex:durableId="282D84D6" w16cex:dateUtc="2023-06-09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53553F" w16cid:durableId="28985703"/>
  <w16cid:commentId w16cid:paraId="422015CE" w16cid:durableId="28331737"/>
  <w16cid:commentId w16cid:paraId="51B3DC57" w16cid:durableId="28987016"/>
  <w16cid:commentId w16cid:paraId="56D89655" w16cid:durableId="289888A1"/>
  <w16cid:commentId w16cid:paraId="4493629A" w16cid:durableId="28988D07"/>
  <w16cid:commentId w16cid:paraId="1FD16692" w16cid:durableId="282D852E"/>
  <w16cid:commentId w16cid:paraId="3305FF44" w16cid:durableId="282D8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5B678" w14:textId="77777777" w:rsidR="000472FD" w:rsidRDefault="000472FD">
      <w:pPr>
        <w:spacing w:line="240" w:lineRule="auto"/>
      </w:pPr>
      <w:r>
        <w:separator/>
      </w:r>
    </w:p>
  </w:endnote>
  <w:endnote w:type="continuationSeparator" w:id="0">
    <w:p w14:paraId="12049180" w14:textId="77777777" w:rsidR="000472FD" w:rsidRDefault="000472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EC3F4" w14:textId="77777777" w:rsidR="000472FD" w:rsidRDefault="000472FD">
      <w:pPr>
        <w:spacing w:line="240" w:lineRule="auto"/>
      </w:pPr>
      <w:r>
        <w:separator/>
      </w:r>
    </w:p>
  </w:footnote>
  <w:footnote w:type="continuationSeparator" w:id="0">
    <w:p w14:paraId="03D14912" w14:textId="77777777" w:rsidR="000472FD" w:rsidRDefault="000472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4CE6" w14:textId="77777777" w:rsidR="0080007F" w:rsidRDefault="008000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75DC"/>
    <w:multiLevelType w:val="hybridMultilevel"/>
    <w:tmpl w:val="3CC8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B4C16"/>
    <w:multiLevelType w:val="hybridMultilevel"/>
    <w:tmpl w:val="67BC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654036"/>
    <w:multiLevelType w:val="hybridMultilevel"/>
    <w:tmpl w:val="4CD0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9676D"/>
    <w:multiLevelType w:val="multilevel"/>
    <w:tmpl w:val="19BEE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F835AD"/>
    <w:multiLevelType w:val="hybridMultilevel"/>
    <w:tmpl w:val="C8200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B41012"/>
    <w:multiLevelType w:val="hybridMultilevel"/>
    <w:tmpl w:val="E4D8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7193729">
    <w:abstractNumId w:val="3"/>
  </w:num>
  <w:num w:numId="2" w16cid:durableId="1051341147">
    <w:abstractNumId w:val="0"/>
  </w:num>
  <w:num w:numId="3" w16cid:durableId="681201201">
    <w:abstractNumId w:val="5"/>
  </w:num>
  <w:num w:numId="4" w16cid:durableId="2031953501">
    <w:abstractNumId w:val="4"/>
  </w:num>
  <w:num w:numId="5" w16cid:durableId="1571042171">
    <w:abstractNumId w:val="2"/>
  </w:num>
  <w:num w:numId="6" w16cid:durableId="102236427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07F"/>
    <w:rsid w:val="00004099"/>
    <w:rsid w:val="00007575"/>
    <w:rsid w:val="0001552B"/>
    <w:rsid w:val="00031E61"/>
    <w:rsid w:val="000347E5"/>
    <w:rsid w:val="00036158"/>
    <w:rsid w:val="000472FD"/>
    <w:rsid w:val="00053246"/>
    <w:rsid w:val="000543B2"/>
    <w:rsid w:val="00062318"/>
    <w:rsid w:val="00070A91"/>
    <w:rsid w:val="000713DE"/>
    <w:rsid w:val="00080DF7"/>
    <w:rsid w:val="00096FC7"/>
    <w:rsid w:val="000A0F07"/>
    <w:rsid w:val="000B1F32"/>
    <w:rsid w:val="000B4D61"/>
    <w:rsid w:val="000B57F3"/>
    <w:rsid w:val="000D50B4"/>
    <w:rsid w:val="000D78E7"/>
    <w:rsid w:val="000E02B7"/>
    <w:rsid w:val="000F38A3"/>
    <w:rsid w:val="000F4828"/>
    <w:rsid w:val="00103EBE"/>
    <w:rsid w:val="0011538B"/>
    <w:rsid w:val="001177BF"/>
    <w:rsid w:val="0013559A"/>
    <w:rsid w:val="0014329F"/>
    <w:rsid w:val="00152178"/>
    <w:rsid w:val="00157104"/>
    <w:rsid w:val="00163485"/>
    <w:rsid w:val="00181BF4"/>
    <w:rsid w:val="001853D6"/>
    <w:rsid w:val="00186A8B"/>
    <w:rsid w:val="001A1405"/>
    <w:rsid w:val="001A201A"/>
    <w:rsid w:val="001A41F2"/>
    <w:rsid w:val="001A6620"/>
    <w:rsid w:val="001B3A0F"/>
    <w:rsid w:val="001B5D6B"/>
    <w:rsid w:val="001B5FD1"/>
    <w:rsid w:val="001C2C05"/>
    <w:rsid w:val="001C3050"/>
    <w:rsid w:val="001C6EA4"/>
    <w:rsid w:val="001D7A2A"/>
    <w:rsid w:val="001E0225"/>
    <w:rsid w:val="001E1433"/>
    <w:rsid w:val="001F1094"/>
    <w:rsid w:val="00200794"/>
    <w:rsid w:val="002135D8"/>
    <w:rsid w:val="00214DEC"/>
    <w:rsid w:val="00217466"/>
    <w:rsid w:val="0022096A"/>
    <w:rsid w:val="00221451"/>
    <w:rsid w:val="002317E4"/>
    <w:rsid w:val="002329A0"/>
    <w:rsid w:val="00242EAF"/>
    <w:rsid w:val="0025025D"/>
    <w:rsid w:val="00251126"/>
    <w:rsid w:val="002533CD"/>
    <w:rsid w:val="0025557D"/>
    <w:rsid w:val="0026062C"/>
    <w:rsid w:val="00261682"/>
    <w:rsid w:val="002741DC"/>
    <w:rsid w:val="0028794B"/>
    <w:rsid w:val="00294355"/>
    <w:rsid w:val="002A0676"/>
    <w:rsid w:val="002A093E"/>
    <w:rsid w:val="002A095B"/>
    <w:rsid w:val="002A2F2D"/>
    <w:rsid w:val="002A3420"/>
    <w:rsid w:val="002A69B8"/>
    <w:rsid w:val="002B15B8"/>
    <w:rsid w:val="002B3A3C"/>
    <w:rsid w:val="002B413B"/>
    <w:rsid w:val="002C3D0B"/>
    <w:rsid w:val="002D5478"/>
    <w:rsid w:val="002E4B10"/>
    <w:rsid w:val="002E4F10"/>
    <w:rsid w:val="002F3CCF"/>
    <w:rsid w:val="002F7B35"/>
    <w:rsid w:val="00303A36"/>
    <w:rsid w:val="00321FBD"/>
    <w:rsid w:val="003517DC"/>
    <w:rsid w:val="003534FE"/>
    <w:rsid w:val="0035644C"/>
    <w:rsid w:val="00375070"/>
    <w:rsid w:val="00377057"/>
    <w:rsid w:val="00380168"/>
    <w:rsid w:val="00386197"/>
    <w:rsid w:val="00386207"/>
    <w:rsid w:val="00386878"/>
    <w:rsid w:val="003909AE"/>
    <w:rsid w:val="0039736A"/>
    <w:rsid w:val="003A5241"/>
    <w:rsid w:val="003A722B"/>
    <w:rsid w:val="003B08BA"/>
    <w:rsid w:val="003B7CBD"/>
    <w:rsid w:val="003C19B4"/>
    <w:rsid w:val="003C3B7B"/>
    <w:rsid w:val="003D351B"/>
    <w:rsid w:val="003E102C"/>
    <w:rsid w:val="003E21B7"/>
    <w:rsid w:val="003E4772"/>
    <w:rsid w:val="003F3719"/>
    <w:rsid w:val="004043C3"/>
    <w:rsid w:val="00404C27"/>
    <w:rsid w:val="00416634"/>
    <w:rsid w:val="004270EB"/>
    <w:rsid w:val="00464987"/>
    <w:rsid w:val="00466BAD"/>
    <w:rsid w:val="00483BCB"/>
    <w:rsid w:val="00496665"/>
    <w:rsid w:val="004A2441"/>
    <w:rsid w:val="004A2B13"/>
    <w:rsid w:val="004A332C"/>
    <w:rsid w:val="004A35FC"/>
    <w:rsid w:val="004B3B81"/>
    <w:rsid w:val="004C63F2"/>
    <w:rsid w:val="004C7F4B"/>
    <w:rsid w:val="004D120D"/>
    <w:rsid w:val="004D2B2F"/>
    <w:rsid w:val="004E1089"/>
    <w:rsid w:val="004E42A8"/>
    <w:rsid w:val="004E6410"/>
    <w:rsid w:val="00500BAC"/>
    <w:rsid w:val="00512C05"/>
    <w:rsid w:val="00541246"/>
    <w:rsid w:val="0054697C"/>
    <w:rsid w:val="00553290"/>
    <w:rsid w:val="00561908"/>
    <w:rsid w:val="00563D7D"/>
    <w:rsid w:val="0059276F"/>
    <w:rsid w:val="005A296C"/>
    <w:rsid w:val="005B2B82"/>
    <w:rsid w:val="005D1C64"/>
    <w:rsid w:val="005E2053"/>
    <w:rsid w:val="005F3BB5"/>
    <w:rsid w:val="005F5E2A"/>
    <w:rsid w:val="005F762F"/>
    <w:rsid w:val="00602EC9"/>
    <w:rsid w:val="00603C32"/>
    <w:rsid w:val="006066F4"/>
    <w:rsid w:val="00613032"/>
    <w:rsid w:val="00613D84"/>
    <w:rsid w:val="00617A08"/>
    <w:rsid w:val="0062098B"/>
    <w:rsid w:val="00623738"/>
    <w:rsid w:val="00624FA0"/>
    <w:rsid w:val="00625E72"/>
    <w:rsid w:val="00631958"/>
    <w:rsid w:val="00633FF1"/>
    <w:rsid w:val="00646F67"/>
    <w:rsid w:val="00647048"/>
    <w:rsid w:val="00672380"/>
    <w:rsid w:val="00677ABC"/>
    <w:rsid w:val="00681868"/>
    <w:rsid w:val="00690D37"/>
    <w:rsid w:val="006A37F7"/>
    <w:rsid w:val="006B3D1C"/>
    <w:rsid w:val="006C07E2"/>
    <w:rsid w:val="006C2C69"/>
    <w:rsid w:val="006D4F42"/>
    <w:rsid w:val="006D7C9D"/>
    <w:rsid w:val="006E3FDC"/>
    <w:rsid w:val="006E5765"/>
    <w:rsid w:val="006F07BD"/>
    <w:rsid w:val="0070315E"/>
    <w:rsid w:val="007072D1"/>
    <w:rsid w:val="00720783"/>
    <w:rsid w:val="00721D43"/>
    <w:rsid w:val="00730259"/>
    <w:rsid w:val="0073394B"/>
    <w:rsid w:val="00736B8A"/>
    <w:rsid w:val="00742092"/>
    <w:rsid w:val="007504D8"/>
    <w:rsid w:val="00751127"/>
    <w:rsid w:val="007606E4"/>
    <w:rsid w:val="00764013"/>
    <w:rsid w:val="00771268"/>
    <w:rsid w:val="007714C0"/>
    <w:rsid w:val="007736E8"/>
    <w:rsid w:val="007763FC"/>
    <w:rsid w:val="007807F0"/>
    <w:rsid w:val="007902AC"/>
    <w:rsid w:val="00790DD9"/>
    <w:rsid w:val="00791478"/>
    <w:rsid w:val="00797701"/>
    <w:rsid w:val="007A23CC"/>
    <w:rsid w:val="007A2C2E"/>
    <w:rsid w:val="007B166E"/>
    <w:rsid w:val="007B16A0"/>
    <w:rsid w:val="007B215C"/>
    <w:rsid w:val="007D01F6"/>
    <w:rsid w:val="007D34C9"/>
    <w:rsid w:val="0080007F"/>
    <w:rsid w:val="00813057"/>
    <w:rsid w:val="00815929"/>
    <w:rsid w:val="00825690"/>
    <w:rsid w:val="00845039"/>
    <w:rsid w:val="008466C1"/>
    <w:rsid w:val="00851289"/>
    <w:rsid w:val="00856F80"/>
    <w:rsid w:val="00860F68"/>
    <w:rsid w:val="00865F13"/>
    <w:rsid w:val="0087544E"/>
    <w:rsid w:val="00881A63"/>
    <w:rsid w:val="008857C5"/>
    <w:rsid w:val="00892A4B"/>
    <w:rsid w:val="0089705A"/>
    <w:rsid w:val="008A1999"/>
    <w:rsid w:val="008B1AF4"/>
    <w:rsid w:val="008B3E21"/>
    <w:rsid w:val="008B4026"/>
    <w:rsid w:val="008B59B7"/>
    <w:rsid w:val="008D45AE"/>
    <w:rsid w:val="008D4AAD"/>
    <w:rsid w:val="008F6DA9"/>
    <w:rsid w:val="008F7684"/>
    <w:rsid w:val="00900826"/>
    <w:rsid w:val="0090483D"/>
    <w:rsid w:val="00916800"/>
    <w:rsid w:val="00922CD6"/>
    <w:rsid w:val="00923B5A"/>
    <w:rsid w:val="0092457A"/>
    <w:rsid w:val="00926A54"/>
    <w:rsid w:val="00926AF3"/>
    <w:rsid w:val="00933FAC"/>
    <w:rsid w:val="00945658"/>
    <w:rsid w:val="009461C8"/>
    <w:rsid w:val="00946855"/>
    <w:rsid w:val="009511FF"/>
    <w:rsid w:val="009603B9"/>
    <w:rsid w:val="00966E90"/>
    <w:rsid w:val="0099218E"/>
    <w:rsid w:val="009B3814"/>
    <w:rsid w:val="009B7C87"/>
    <w:rsid w:val="009C2CEC"/>
    <w:rsid w:val="009E386F"/>
    <w:rsid w:val="009E5D46"/>
    <w:rsid w:val="009F25AC"/>
    <w:rsid w:val="00A07436"/>
    <w:rsid w:val="00A1158E"/>
    <w:rsid w:val="00A17C44"/>
    <w:rsid w:val="00A2610F"/>
    <w:rsid w:val="00A30DF7"/>
    <w:rsid w:val="00A403CB"/>
    <w:rsid w:val="00A47175"/>
    <w:rsid w:val="00A50D55"/>
    <w:rsid w:val="00A557A2"/>
    <w:rsid w:val="00A619AF"/>
    <w:rsid w:val="00A62FA9"/>
    <w:rsid w:val="00A70AD4"/>
    <w:rsid w:val="00A721D6"/>
    <w:rsid w:val="00A85A7C"/>
    <w:rsid w:val="00AA55A9"/>
    <w:rsid w:val="00AA68CE"/>
    <w:rsid w:val="00AB2A17"/>
    <w:rsid w:val="00AB3D85"/>
    <w:rsid w:val="00AC0ECA"/>
    <w:rsid w:val="00AC4B92"/>
    <w:rsid w:val="00AC7E14"/>
    <w:rsid w:val="00AD0F7F"/>
    <w:rsid w:val="00AD1037"/>
    <w:rsid w:val="00AD1A4E"/>
    <w:rsid w:val="00AD3E39"/>
    <w:rsid w:val="00AD468E"/>
    <w:rsid w:val="00AD5101"/>
    <w:rsid w:val="00AD62B9"/>
    <w:rsid w:val="00AE5E40"/>
    <w:rsid w:val="00B058F6"/>
    <w:rsid w:val="00B104E6"/>
    <w:rsid w:val="00B11203"/>
    <w:rsid w:val="00B1140D"/>
    <w:rsid w:val="00B2486A"/>
    <w:rsid w:val="00B27A3F"/>
    <w:rsid w:val="00B33B7E"/>
    <w:rsid w:val="00B43419"/>
    <w:rsid w:val="00B44AFD"/>
    <w:rsid w:val="00B453AC"/>
    <w:rsid w:val="00B56303"/>
    <w:rsid w:val="00B67CE2"/>
    <w:rsid w:val="00B82D84"/>
    <w:rsid w:val="00B84B40"/>
    <w:rsid w:val="00B86B40"/>
    <w:rsid w:val="00B92AC9"/>
    <w:rsid w:val="00BB6070"/>
    <w:rsid w:val="00BC1CD5"/>
    <w:rsid w:val="00BC37E7"/>
    <w:rsid w:val="00BC74D8"/>
    <w:rsid w:val="00BD2C49"/>
    <w:rsid w:val="00BD5A2C"/>
    <w:rsid w:val="00BE156C"/>
    <w:rsid w:val="00BE5804"/>
    <w:rsid w:val="00BF3E01"/>
    <w:rsid w:val="00BF7ED9"/>
    <w:rsid w:val="00C0062F"/>
    <w:rsid w:val="00C01BC9"/>
    <w:rsid w:val="00C01E84"/>
    <w:rsid w:val="00C0474E"/>
    <w:rsid w:val="00C07314"/>
    <w:rsid w:val="00C109A2"/>
    <w:rsid w:val="00C216FC"/>
    <w:rsid w:val="00C45951"/>
    <w:rsid w:val="00C50A6E"/>
    <w:rsid w:val="00C50FD4"/>
    <w:rsid w:val="00C51B71"/>
    <w:rsid w:val="00C51BA0"/>
    <w:rsid w:val="00C649CC"/>
    <w:rsid w:val="00C71045"/>
    <w:rsid w:val="00C77F64"/>
    <w:rsid w:val="00C82C3F"/>
    <w:rsid w:val="00C8350D"/>
    <w:rsid w:val="00C844A0"/>
    <w:rsid w:val="00C9028C"/>
    <w:rsid w:val="00C934C4"/>
    <w:rsid w:val="00CA66E4"/>
    <w:rsid w:val="00CB21C9"/>
    <w:rsid w:val="00CB591A"/>
    <w:rsid w:val="00CD4632"/>
    <w:rsid w:val="00CE0EEA"/>
    <w:rsid w:val="00CE32CA"/>
    <w:rsid w:val="00CF3429"/>
    <w:rsid w:val="00CF5E36"/>
    <w:rsid w:val="00D01D79"/>
    <w:rsid w:val="00D050FC"/>
    <w:rsid w:val="00D058FE"/>
    <w:rsid w:val="00D11ED6"/>
    <w:rsid w:val="00D16903"/>
    <w:rsid w:val="00D25110"/>
    <w:rsid w:val="00D27E2A"/>
    <w:rsid w:val="00D34E1E"/>
    <w:rsid w:val="00D432A6"/>
    <w:rsid w:val="00D55A4E"/>
    <w:rsid w:val="00D646FB"/>
    <w:rsid w:val="00D66B11"/>
    <w:rsid w:val="00D77C40"/>
    <w:rsid w:val="00D83149"/>
    <w:rsid w:val="00D83619"/>
    <w:rsid w:val="00DB42B1"/>
    <w:rsid w:val="00DC0192"/>
    <w:rsid w:val="00DC3DA3"/>
    <w:rsid w:val="00DC5880"/>
    <w:rsid w:val="00DD3416"/>
    <w:rsid w:val="00DD6772"/>
    <w:rsid w:val="00DD6797"/>
    <w:rsid w:val="00DE44A9"/>
    <w:rsid w:val="00DE6E13"/>
    <w:rsid w:val="00DF1CEE"/>
    <w:rsid w:val="00E01195"/>
    <w:rsid w:val="00E03C8B"/>
    <w:rsid w:val="00E074C2"/>
    <w:rsid w:val="00E0768B"/>
    <w:rsid w:val="00E13C97"/>
    <w:rsid w:val="00E203E8"/>
    <w:rsid w:val="00E305DF"/>
    <w:rsid w:val="00E31F3F"/>
    <w:rsid w:val="00E50631"/>
    <w:rsid w:val="00E60876"/>
    <w:rsid w:val="00EB5653"/>
    <w:rsid w:val="00EC5A73"/>
    <w:rsid w:val="00ED0B6E"/>
    <w:rsid w:val="00EE525E"/>
    <w:rsid w:val="00EE636A"/>
    <w:rsid w:val="00EF2F21"/>
    <w:rsid w:val="00EF6626"/>
    <w:rsid w:val="00EF7DB4"/>
    <w:rsid w:val="00F03353"/>
    <w:rsid w:val="00F123A8"/>
    <w:rsid w:val="00F2340F"/>
    <w:rsid w:val="00F41B94"/>
    <w:rsid w:val="00F43C6A"/>
    <w:rsid w:val="00F4400C"/>
    <w:rsid w:val="00F626BD"/>
    <w:rsid w:val="00F73923"/>
    <w:rsid w:val="00F75E0D"/>
    <w:rsid w:val="00F774CD"/>
    <w:rsid w:val="00F77B72"/>
    <w:rsid w:val="00F77BE7"/>
    <w:rsid w:val="00F856EA"/>
    <w:rsid w:val="00FA573D"/>
    <w:rsid w:val="00FB5AF1"/>
    <w:rsid w:val="00FB67A4"/>
    <w:rsid w:val="00FC1D8E"/>
    <w:rsid w:val="00FC60EA"/>
    <w:rsid w:val="00FD3481"/>
    <w:rsid w:val="00FE7306"/>
    <w:rsid w:val="00FF0348"/>
    <w:rsid w:val="00FF6A4B"/>
    <w:rsid w:val="00FF7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4151F"/>
  <w15:docId w15:val="{E0B5115D-FB1F-DF4D-BD31-176E10184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317E4"/>
    <w:pPr>
      <w:spacing w:line="240" w:lineRule="auto"/>
    </w:pPr>
  </w:style>
  <w:style w:type="paragraph" w:styleId="CommentSubject">
    <w:name w:val="annotation subject"/>
    <w:basedOn w:val="CommentText"/>
    <w:next w:val="CommentText"/>
    <w:link w:val="CommentSubjectChar"/>
    <w:uiPriority w:val="99"/>
    <w:semiHidden/>
    <w:unhideWhenUsed/>
    <w:rsid w:val="002317E4"/>
    <w:rPr>
      <w:b/>
      <w:bCs/>
    </w:rPr>
  </w:style>
  <w:style w:type="character" w:customStyle="1" w:styleId="CommentSubjectChar">
    <w:name w:val="Comment Subject Char"/>
    <w:basedOn w:val="CommentTextChar"/>
    <w:link w:val="CommentSubject"/>
    <w:uiPriority w:val="99"/>
    <w:semiHidden/>
    <w:rsid w:val="002317E4"/>
    <w:rPr>
      <w:b/>
      <w:bCs/>
      <w:sz w:val="20"/>
      <w:szCs w:val="20"/>
    </w:rPr>
  </w:style>
  <w:style w:type="paragraph" w:styleId="ListParagraph">
    <w:name w:val="List Paragraph"/>
    <w:basedOn w:val="Normal"/>
    <w:uiPriority w:val="34"/>
    <w:qFormat/>
    <w:rsid w:val="000B1F32"/>
    <w:pPr>
      <w:ind w:left="720"/>
      <w:contextualSpacing/>
    </w:pPr>
  </w:style>
  <w:style w:type="character" w:styleId="LineNumber">
    <w:name w:val="line number"/>
    <w:basedOn w:val="DefaultParagraphFont"/>
    <w:uiPriority w:val="99"/>
    <w:semiHidden/>
    <w:unhideWhenUsed/>
    <w:rsid w:val="00C109A2"/>
  </w:style>
  <w:style w:type="paragraph" w:styleId="Bibliography">
    <w:name w:val="Bibliography"/>
    <w:basedOn w:val="Normal"/>
    <w:next w:val="Normal"/>
    <w:uiPriority w:val="37"/>
    <w:unhideWhenUsed/>
    <w:rsid w:val="00D058FE"/>
    <w:pPr>
      <w:spacing w:line="480" w:lineRule="auto"/>
      <w:ind w:left="720" w:hanging="720"/>
    </w:pPr>
  </w:style>
  <w:style w:type="paragraph" w:styleId="NoSpacing">
    <w:name w:val="No Spacing"/>
    <w:uiPriority w:val="1"/>
    <w:qFormat/>
    <w:rsid w:val="009E5D46"/>
    <w:pPr>
      <w:spacing w:line="240" w:lineRule="auto"/>
    </w:pPr>
    <w:rPr>
      <w:rFonts w:asciiTheme="minorHAnsi" w:eastAsiaTheme="minorHAnsi" w:hAnsiTheme="minorHAnsi" w:cstheme="minorBidi"/>
      <w:sz w:val="24"/>
      <w:szCs w:val="24"/>
      <w:lang w:val="en-US"/>
    </w:rPr>
  </w:style>
  <w:style w:type="paragraph" w:styleId="NormalWeb">
    <w:name w:val="Normal (Web)"/>
    <w:basedOn w:val="Normal"/>
    <w:uiPriority w:val="99"/>
    <w:semiHidden/>
    <w:unhideWhenUsed/>
    <w:rsid w:val="00563D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B84B40"/>
    <w:rPr>
      <w:color w:val="808080"/>
    </w:rPr>
  </w:style>
  <w:style w:type="table" w:styleId="TableGrid">
    <w:name w:val="Table Grid"/>
    <w:basedOn w:val="TableNormal"/>
    <w:uiPriority w:val="39"/>
    <w:rsid w:val="003E21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057C8-51CE-A441-A2D6-87A731B5A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36</Pages>
  <Words>38265</Words>
  <Characters>218112</Characters>
  <Application>Microsoft Office Word</Application>
  <DocSecurity>0</DocSecurity>
  <Lines>1817</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Desantiago</cp:lastModifiedBy>
  <cp:revision>7</cp:revision>
  <cp:lastPrinted>2023-08-29T17:14:00Z</cp:lastPrinted>
  <dcterms:created xsi:type="dcterms:W3CDTF">2023-06-29T07:49:00Z</dcterms:created>
  <dcterms:modified xsi:type="dcterms:W3CDTF">2023-09-13T19:10:00Z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id="2HreStcJ"/&gt;&lt;style id="http://www.zotero.org/styles/ecology" hasBibliography="1" bibliographyStyleHasBeenSet="1"/&gt;&lt;prefs&gt;&lt;pref name="fieldType" value="Field"/&gt;&lt;/prefs&gt;&lt;/data&gt;</vt:lpwstr>
  </property>
</Properties>
</file>