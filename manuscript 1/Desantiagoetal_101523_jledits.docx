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27A8" w14:textId="4B435013" w:rsidR="0080007F" w:rsidRPr="000B4D61" w:rsidRDefault="001C2C05" w:rsidP="000B4D61">
      <w:pPr>
        <w:spacing w:line="480" w:lineRule="auto"/>
        <w:jc w:val="both"/>
        <w:rPr>
          <w:rFonts w:ascii="Times New Roman" w:eastAsia="Times New Roman" w:hAnsi="Times New Roman" w:cs="Times New Roman"/>
          <w:bCs/>
          <w:sz w:val="24"/>
          <w:szCs w:val="24"/>
        </w:rPr>
      </w:pPr>
      <w:r w:rsidRPr="000B4D61">
        <w:rPr>
          <w:rFonts w:ascii="Times New Roman" w:eastAsia="Times New Roman" w:hAnsi="Times New Roman" w:cs="Times New Roman"/>
          <w:bCs/>
          <w:sz w:val="24"/>
          <w:szCs w:val="24"/>
        </w:rPr>
        <w:t xml:space="preserve">Title: </w:t>
      </w:r>
      <w:commentRangeStart w:id="0"/>
      <w:ins w:id="1" w:author="Jeremy Long" w:date="2023-08-31T14:21:00Z">
        <w:r w:rsidR="00222186">
          <w:rPr>
            <w:rFonts w:ascii="Times New Roman" w:eastAsia="Times New Roman" w:hAnsi="Times New Roman" w:cs="Times New Roman"/>
            <w:bCs/>
            <w:sz w:val="24"/>
            <w:szCs w:val="24"/>
          </w:rPr>
          <w:t xml:space="preserve">Consumer- </w:t>
        </w:r>
      </w:ins>
      <w:ins w:id="2" w:author="Jeremy Long" w:date="2023-08-31T14:43:00Z">
        <w:r w:rsidR="00BF3D37">
          <w:rPr>
            <w:rFonts w:ascii="Times New Roman" w:eastAsia="Times New Roman" w:hAnsi="Times New Roman" w:cs="Times New Roman"/>
            <w:bCs/>
            <w:sz w:val="24"/>
            <w:szCs w:val="24"/>
          </w:rPr>
          <w:t xml:space="preserve">and seaweed-specific </w:t>
        </w:r>
      </w:ins>
      <w:ins w:id="3" w:author="Jeremy Long" w:date="2023-08-31T14:21:00Z">
        <w:r w:rsidR="00222186">
          <w:rPr>
            <w:rFonts w:ascii="Times New Roman" w:eastAsia="Times New Roman" w:hAnsi="Times New Roman" w:cs="Times New Roman"/>
            <w:bCs/>
            <w:sz w:val="24"/>
            <w:szCs w:val="24"/>
          </w:rPr>
          <w:t>impacts of i</w:t>
        </w:r>
      </w:ins>
      <w:del w:id="4" w:author="Jeremy Long" w:date="2023-08-31T14:21:00Z">
        <w:r w:rsidRPr="000B4D61" w:rsidDel="00222186">
          <w:rPr>
            <w:rFonts w:ascii="Times New Roman" w:eastAsia="Times New Roman" w:hAnsi="Times New Roman" w:cs="Times New Roman"/>
            <w:bCs/>
            <w:sz w:val="24"/>
            <w:szCs w:val="24"/>
          </w:rPr>
          <w:delText>I</w:delText>
        </w:r>
      </w:del>
      <w:r w:rsidRPr="000B4D61">
        <w:rPr>
          <w:rFonts w:ascii="Times New Roman" w:eastAsia="Times New Roman" w:hAnsi="Times New Roman" w:cs="Times New Roman"/>
          <w:bCs/>
          <w:sz w:val="24"/>
          <w:szCs w:val="24"/>
        </w:rPr>
        <w:t xml:space="preserve">nvasion-mediated changes </w:t>
      </w:r>
      <w:r w:rsidR="00DE44A9" w:rsidRPr="000B4D61">
        <w:rPr>
          <w:rFonts w:ascii="Times New Roman" w:eastAsia="Times New Roman" w:hAnsi="Times New Roman" w:cs="Times New Roman"/>
          <w:bCs/>
          <w:sz w:val="24"/>
          <w:szCs w:val="24"/>
        </w:rPr>
        <w:t xml:space="preserve">to </w:t>
      </w:r>
      <w:r w:rsidR="000A0F07" w:rsidRPr="000B4D61">
        <w:rPr>
          <w:rFonts w:ascii="Times New Roman" w:eastAsia="Times New Roman" w:hAnsi="Times New Roman" w:cs="Times New Roman"/>
          <w:bCs/>
          <w:sz w:val="24"/>
          <w:szCs w:val="24"/>
        </w:rPr>
        <w:t xml:space="preserve">detrital </w:t>
      </w:r>
      <w:r w:rsidR="00DE44A9" w:rsidRPr="000B4D61">
        <w:rPr>
          <w:rFonts w:ascii="Times New Roman" w:eastAsia="Times New Roman" w:hAnsi="Times New Roman" w:cs="Times New Roman"/>
          <w:bCs/>
          <w:sz w:val="24"/>
          <w:szCs w:val="24"/>
        </w:rPr>
        <w:t>subsidies</w:t>
      </w:r>
      <w:r w:rsidRPr="000B4D61">
        <w:rPr>
          <w:rFonts w:ascii="Times New Roman" w:eastAsia="Times New Roman" w:hAnsi="Times New Roman" w:cs="Times New Roman"/>
          <w:bCs/>
          <w:sz w:val="24"/>
          <w:szCs w:val="24"/>
        </w:rPr>
        <w:t xml:space="preserve"> </w:t>
      </w:r>
      <w:del w:id="5" w:author="Jeremy Long" w:date="2023-08-31T14:22:00Z">
        <w:r w:rsidR="005F762F" w:rsidRPr="000B4D61" w:rsidDel="00222186">
          <w:rPr>
            <w:rFonts w:ascii="Times New Roman" w:eastAsia="Times New Roman" w:hAnsi="Times New Roman" w:cs="Times New Roman"/>
            <w:bCs/>
            <w:sz w:val="24"/>
            <w:szCs w:val="24"/>
          </w:rPr>
          <w:delText xml:space="preserve">impact </w:delText>
        </w:r>
        <w:r w:rsidRPr="000B4D61" w:rsidDel="00222186">
          <w:rPr>
            <w:rFonts w:ascii="Times New Roman" w:eastAsia="Times New Roman" w:hAnsi="Times New Roman" w:cs="Times New Roman"/>
            <w:bCs/>
            <w:sz w:val="24"/>
            <w:szCs w:val="24"/>
          </w:rPr>
          <w:delText>recipient intertidal invertebrate</w:delText>
        </w:r>
        <w:r w:rsidR="0022096A" w:rsidRPr="000B4D61" w:rsidDel="00222186">
          <w:rPr>
            <w:rFonts w:ascii="Times New Roman" w:eastAsia="Times New Roman" w:hAnsi="Times New Roman" w:cs="Times New Roman"/>
            <w:bCs/>
            <w:sz w:val="24"/>
            <w:szCs w:val="24"/>
          </w:rPr>
          <w:delText xml:space="preserve"> growth</w:delText>
        </w:r>
      </w:del>
      <w:del w:id="6" w:author="Jeremy Long" w:date="2023-08-31T13:38:00Z">
        <w:r w:rsidR="0022096A" w:rsidRPr="000B4D61" w:rsidDel="00C50047">
          <w:rPr>
            <w:rFonts w:ascii="Times New Roman" w:eastAsia="Times New Roman" w:hAnsi="Times New Roman" w:cs="Times New Roman"/>
            <w:bCs/>
            <w:sz w:val="24"/>
            <w:szCs w:val="24"/>
          </w:rPr>
          <w:delText xml:space="preserve"> and </w:delText>
        </w:r>
      </w:del>
      <w:del w:id="7" w:author="Jeremy Long" w:date="2023-08-31T14:22:00Z">
        <w:r w:rsidR="0022096A" w:rsidRPr="000B4D61" w:rsidDel="00222186">
          <w:rPr>
            <w:rFonts w:ascii="Times New Roman" w:eastAsia="Times New Roman" w:hAnsi="Times New Roman" w:cs="Times New Roman"/>
            <w:bCs/>
            <w:sz w:val="24"/>
            <w:szCs w:val="24"/>
          </w:rPr>
          <w:delText>feeding preferences</w:delText>
        </w:r>
      </w:del>
      <w:ins w:id="8" w:author="Jeremy Long" w:date="2023-08-31T14:22:00Z">
        <w:r w:rsidR="00222186">
          <w:rPr>
            <w:rFonts w:ascii="Times New Roman" w:eastAsia="Times New Roman" w:hAnsi="Times New Roman" w:cs="Times New Roman"/>
            <w:bCs/>
            <w:sz w:val="24"/>
            <w:szCs w:val="24"/>
          </w:rPr>
          <w:t>on rocky shores</w:t>
        </w:r>
      </w:ins>
      <w:commentRangeEnd w:id="0"/>
      <w:ins w:id="9" w:author="Jeremy Long" w:date="2023-08-31T14:25:00Z">
        <w:r w:rsidR="00222186">
          <w:rPr>
            <w:rStyle w:val="CommentReference"/>
          </w:rPr>
          <w:commentReference w:id="0"/>
        </w:r>
      </w:ins>
    </w:p>
    <w:p w14:paraId="29DA534A" w14:textId="77777777" w:rsidR="0080007F" w:rsidRPr="000B4D61" w:rsidRDefault="0080007F" w:rsidP="000B4D61">
      <w:pPr>
        <w:spacing w:line="480" w:lineRule="auto"/>
        <w:jc w:val="both"/>
        <w:rPr>
          <w:rFonts w:ascii="Times New Roman" w:eastAsia="Times New Roman" w:hAnsi="Times New Roman" w:cs="Times New Roman"/>
          <w:b/>
          <w:sz w:val="24"/>
          <w:szCs w:val="24"/>
        </w:rPr>
      </w:pPr>
    </w:p>
    <w:p w14:paraId="50F8FAB8" w14:textId="4FCE9892" w:rsidR="001C2C05" w:rsidRDefault="001C2C05" w:rsidP="000B4D61">
      <w:pPr>
        <w:spacing w:line="480" w:lineRule="auto"/>
        <w:jc w:val="both"/>
        <w:rPr>
          <w:rFonts w:ascii="Times New Roman" w:eastAsia="Times New Roman" w:hAnsi="Times New Roman" w:cs="Times New Roman"/>
          <w:bCs/>
          <w:sz w:val="24"/>
          <w:szCs w:val="24"/>
          <w:vertAlign w:val="superscript"/>
        </w:rPr>
      </w:pPr>
      <w:r w:rsidRPr="000B4D61">
        <w:rPr>
          <w:rFonts w:ascii="Times New Roman" w:eastAsia="Times New Roman" w:hAnsi="Times New Roman" w:cs="Times New Roman"/>
          <w:bCs/>
          <w:sz w:val="24"/>
          <w:szCs w:val="24"/>
        </w:rPr>
        <w:t>Ric DeSantiago</w:t>
      </w:r>
      <w:r w:rsidR="00D66B11" w:rsidRPr="000B4D61">
        <w:rPr>
          <w:rFonts w:ascii="Times New Roman" w:eastAsia="Times New Roman" w:hAnsi="Times New Roman" w:cs="Times New Roman"/>
          <w:bCs/>
          <w:sz w:val="24"/>
          <w:szCs w:val="24"/>
          <w:vertAlign w:val="superscript"/>
        </w:rPr>
        <w:t>1,2</w:t>
      </w:r>
      <w:r w:rsidR="009E5D46">
        <w:rPr>
          <w:rFonts w:ascii="Times New Roman" w:eastAsia="Times New Roman" w:hAnsi="Times New Roman" w:cs="Times New Roman"/>
          <w:bCs/>
          <w:sz w:val="24"/>
          <w:szCs w:val="24"/>
          <w:vertAlign w:val="superscript"/>
        </w:rPr>
        <w:t>,3</w:t>
      </w:r>
      <w:r w:rsidRPr="000B4D61">
        <w:rPr>
          <w:rFonts w:ascii="Times New Roman" w:eastAsia="Times New Roman" w:hAnsi="Times New Roman" w:cs="Times New Roman"/>
          <w:bCs/>
          <w:sz w:val="24"/>
          <w:szCs w:val="24"/>
        </w:rPr>
        <w:t>, Wendi K. White</w:t>
      </w:r>
      <w:r w:rsidR="009E5D46">
        <w:rPr>
          <w:rFonts w:ascii="Times New Roman" w:eastAsia="Times New Roman" w:hAnsi="Times New Roman" w:cs="Times New Roman"/>
          <w:bCs/>
          <w:sz w:val="24"/>
          <w:szCs w:val="24"/>
          <w:vertAlign w:val="superscript"/>
        </w:rPr>
        <w:t>#</w:t>
      </w:r>
      <w:r w:rsidRPr="000B4D61">
        <w:rPr>
          <w:rFonts w:ascii="Times New Roman" w:eastAsia="Times New Roman" w:hAnsi="Times New Roman" w:cs="Times New Roman"/>
          <w:bCs/>
          <w:sz w:val="24"/>
          <w:szCs w:val="24"/>
        </w:rPr>
        <w:t>,</w:t>
      </w:r>
      <w:r w:rsidR="009E5D46">
        <w:rPr>
          <w:rFonts w:ascii="Times New Roman" w:eastAsia="Times New Roman" w:hAnsi="Times New Roman" w:cs="Times New Roman"/>
          <w:bCs/>
          <w:sz w:val="24"/>
          <w:szCs w:val="24"/>
        </w:rPr>
        <w:t xml:space="preserve"> John Hyde</w:t>
      </w:r>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xml:space="preserve">, Katherine </w:t>
      </w:r>
      <w:proofErr w:type="spellStart"/>
      <w:r w:rsidR="009E5D46">
        <w:rPr>
          <w:rFonts w:ascii="Times New Roman" w:eastAsia="Times New Roman" w:hAnsi="Times New Roman" w:cs="Times New Roman"/>
          <w:bCs/>
          <w:sz w:val="24"/>
          <w:szCs w:val="24"/>
        </w:rPr>
        <w:t>Swiney</w:t>
      </w:r>
      <w:proofErr w:type="spellEnd"/>
      <w:r w:rsidR="009E5D46">
        <w:rPr>
          <w:rFonts w:ascii="Times New Roman" w:eastAsia="Times New Roman" w:hAnsi="Times New Roman" w:cs="Times New Roman"/>
          <w:bCs/>
          <w:sz w:val="24"/>
          <w:szCs w:val="24"/>
          <w:vertAlign w:val="superscript"/>
        </w:rPr>
        <w:t>#</w:t>
      </w:r>
      <w:r w:rsidR="009E5D46">
        <w:rPr>
          <w:rFonts w:ascii="Times New Roman" w:eastAsia="Times New Roman" w:hAnsi="Times New Roman" w:cs="Times New Roman"/>
          <w:bCs/>
          <w:sz w:val="24"/>
          <w:szCs w:val="24"/>
        </w:rPr>
        <w:t>, and</w:t>
      </w:r>
      <w:r w:rsidRPr="000B4D61">
        <w:rPr>
          <w:rFonts w:ascii="Times New Roman" w:eastAsia="Times New Roman" w:hAnsi="Times New Roman" w:cs="Times New Roman"/>
          <w:bCs/>
          <w:sz w:val="24"/>
          <w:szCs w:val="24"/>
        </w:rPr>
        <w:t xml:space="preserve"> Jeremy D. Long</w:t>
      </w:r>
      <w:r w:rsidR="00D66B11" w:rsidRPr="000B4D61">
        <w:rPr>
          <w:rFonts w:ascii="Times New Roman" w:eastAsia="Times New Roman" w:hAnsi="Times New Roman" w:cs="Times New Roman"/>
          <w:bCs/>
          <w:sz w:val="24"/>
          <w:szCs w:val="24"/>
          <w:vertAlign w:val="superscript"/>
        </w:rPr>
        <w:t>1</w:t>
      </w:r>
      <w:r w:rsidR="009E5D46">
        <w:rPr>
          <w:rFonts w:ascii="Times New Roman" w:eastAsia="Times New Roman" w:hAnsi="Times New Roman" w:cs="Times New Roman"/>
          <w:bCs/>
          <w:sz w:val="24"/>
          <w:szCs w:val="24"/>
          <w:vertAlign w:val="superscript"/>
        </w:rPr>
        <w:t>,2</w:t>
      </w:r>
    </w:p>
    <w:p w14:paraId="52C04AE3" w14:textId="77777777" w:rsidR="009E5D46" w:rsidRPr="000B4D61" w:rsidRDefault="009E5D46" w:rsidP="000B4D61">
      <w:pPr>
        <w:spacing w:line="480" w:lineRule="auto"/>
        <w:jc w:val="both"/>
        <w:rPr>
          <w:rFonts w:ascii="Times New Roman" w:eastAsia="Times New Roman" w:hAnsi="Times New Roman" w:cs="Times New Roman"/>
          <w:bCs/>
          <w:sz w:val="24"/>
          <w:szCs w:val="24"/>
          <w:vertAlign w:val="superscript"/>
        </w:rPr>
      </w:pPr>
    </w:p>
    <w:p w14:paraId="0E5C6169" w14:textId="77777777"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09767AA4" w14:textId="362154B8" w:rsidR="009E5D46" w:rsidRPr="00CB71DE" w:rsidRDefault="009E5D46" w:rsidP="009E5D46">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4865F036" w14:textId="7A874E21"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6B29A657" w14:textId="29939F62" w:rsidR="009E5D46" w:rsidRDefault="009E5D46" w:rsidP="009E5D46">
      <w:pPr>
        <w:pStyle w:val="NoSpacing"/>
        <w:spacing w:line="480" w:lineRule="auto"/>
        <w:rPr>
          <w:rFonts w:ascii="Times New Roman" w:hAnsi="Times New Roman" w:cs="Times New Roman"/>
        </w:rPr>
      </w:pPr>
      <w:r>
        <w:rPr>
          <w:rFonts w:ascii="Times New Roman" w:hAnsi="Times New Roman" w:cs="Times New Roman"/>
          <w:vertAlign w:val="superscript"/>
        </w:rPr>
        <w:t>4</w:t>
      </w:r>
      <w:r w:rsidRPr="00CB71DE">
        <w:rPr>
          <w:rFonts w:ascii="Times New Roman" w:hAnsi="Times New Roman" w:cs="Times New Roman"/>
        </w:rPr>
        <w:t xml:space="preserve"> </w:t>
      </w:r>
      <w:r>
        <w:rPr>
          <w:rFonts w:ascii="Times New Roman" w:hAnsi="Times New Roman" w:cs="Times New Roman"/>
        </w:rPr>
        <w:t>NOAA Southwest Fisheries Science Center</w:t>
      </w:r>
    </w:p>
    <w:p w14:paraId="4B09B1B6" w14:textId="77777777" w:rsidR="009E5D46" w:rsidRPr="00CB71DE" w:rsidRDefault="009E5D46" w:rsidP="009E5D46">
      <w:pPr>
        <w:pStyle w:val="NoSpacing"/>
        <w:spacing w:line="480" w:lineRule="auto"/>
        <w:rPr>
          <w:rFonts w:ascii="Times New Roman" w:hAnsi="Times New Roman" w:cs="Times New Roman"/>
        </w:rPr>
      </w:pPr>
    </w:p>
    <w:p w14:paraId="793642A6"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5DAECDA9" w14:textId="77777777" w:rsidR="00BE156C" w:rsidRPr="000B4D61" w:rsidRDefault="00BE156C" w:rsidP="00BE156C">
      <w:pPr>
        <w:spacing w:line="480" w:lineRule="auto"/>
        <w:jc w:val="both"/>
        <w:rPr>
          <w:rFonts w:ascii="Times New Roman" w:eastAsia="Times New Roman" w:hAnsi="Times New Roman" w:cs="Times New Roman"/>
          <w:bCs/>
          <w:sz w:val="24"/>
          <w:szCs w:val="24"/>
        </w:rPr>
      </w:pPr>
      <w:r>
        <w:rPr>
          <w:rFonts w:ascii="Times New Roman" w:hAnsi="Times New Roman" w:cs="Times New Roman"/>
          <w:i/>
          <w:iCs/>
        </w:rPr>
        <w:t>*</w:t>
      </w:r>
      <w:r w:rsidRPr="00CB71DE">
        <w:rPr>
          <w:rFonts w:ascii="Times New Roman" w:hAnsi="Times New Roman" w:cs="Times New Roman"/>
          <w:i/>
          <w:iCs/>
        </w:rPr>
        <w:t>Author of correspondence</w:t>
      </w:r>
      <w:r>
        <w:rPr>
          <w:rFonts w:ascii="Times New Roman" w:hAnsi="Times New Roman" w:cs="Times New Roman"/>
          <w:i/>
          <w:iCs/>
        </w:rPr>
        <w:t xml:space="preserve">: </w:t>
      </w:r>
    </w:p>
    <w:p w14:paraId="6FF10D8C"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0B3E6CE9"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4E7004F1"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ACD930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E606D27"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109BC23A"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68EAA880" w14:textId="77777777" w:rsidR="00D66B11" w:rsidRPr="000B4D61" w:rsidRDefault="00D66B11" w:rsidP="000B4D61">
      <w:pPr>
        <w:spacing w:line="480" w:lineRule="auto"/>
        <w:jc w:val="both"/>
        <w:rPr>
          <w:rFonts w:ascii="Times New Roman" w:eastAsia="Times New Roman" w:hAnsi="Times New Roman" w:cs="Times New Roman"/>
          <w:bCs/>
          <w:sz w:val="24"/>
          <w:szCs w:val="24"/>
        </w:rPr>
      </w:pPr>
    </w:p>
    <w:p w14:paraId="282A1C19" w14:textId="77777777" w:rsidR="00D66B11" w:rsidRDefault="00D66B11" w:rsidP="000B4D61">
      <w:pPr>
        <w:spacing w:line="480" w:lineRule="auto"/>
        <w:jc w:val="both"/>
        <w:rPr>
          <w:rFonts w:ascii="Times New Roman" w:eastAsia="Times New Roman" w:hAnsi="Times New Roman" w:cs="Times New Roman"/>
          <w:bCs/>
          <w:sz w:val="24"/>
          <w:szCs w:val="24"/>
        </w:rPr>
      </w:pPr>
    </w:p>
    <w:p w14:paraId="3701D52C" w14:textId="77777777" w:rsidR="009E5D46" w:rsidRPr="000B4D61" w:rsidRDefault="009E5D46" w:rsidP="000B4D61">
      <w:pPr>
        <w:spacing w:line="480" w:lineRule="auto"/>
        <w:jc w:val="both"/>
        <w:rPr>
          <w:rFonts w:ascii="Times New Roman" w:eastAsia="Times New Roman" w:hAnsi="Times New Roman" w:cs="Times New Roman"/>
          <w:bCs/>
          <w:sz w:val="24"/>
          <w:szCs w:val="24"/>
        </w:rPr>
      </w:pPr>
    </w:p>
    <w:p w14:paraId="38C71493" w14:textId="77777777" w:rsidR="00D66B11" w:rsidRDefault="00D66B11" w:rsidP="000B4D61">
      <w:pPr>
        <w:spacing w:line="480" w:lineRule="auto"/>
        <w:jc w:val="both"/>
        <w:rPr>
          <w:rFonts w:ascii="Times New Roman" w:eastAsia="Times New Roman" w:hAnsi="Times New Roman" w:cs="Times New Roman"/>
          <w:bCs/>
          <w:sz w:val="24"/>
          <w:szCs w:val="24"/>
        </w:rPr>
      </w:pPr>
    </w:p>
    <w:p w14:paraId="2715FA3E" w14:textId="77777777" w:rsidR="00BE156C" w:rsidRPr="000B4D61" w:rsidRDefault="00BE156C" w:rsidP="000B4D61">
      <w:pPr>
        <w:spacing w:line="480" w:lineRule="auto"/>
        <w:jc w:val="both"/>
        <w:rPr>
          <w:rFonts w:ascii="Times New Roman" w:eastAsia="Times New Roman" w:hAnsi="Times New Roman" w:cs="Times New Roman"/>
          <w:bCs/>
          <w:sz w:val="24"/>
          <w:szCs w:val="24"/>
        </w:rPr>
      </w:pPr>
    </w:p>
    <w:p w14:paraId="7804D332" w14:textId="5CD14B5D" w:rsidR="0080007F" w:rsidRPr="000B4D61" w:rsidRDefault="00BF3D37" w:rsidP="000B4D61">
      <w:pPr>
        <w:spacing w:line="480" w:lineRule="auto"/>
        <w:jc w:val="both"/>
        <w:rPr>
          <w:rFonts w:ascii="Times New Roman" w:eastAsia="Times New Roman" w:hAnsi="Times New Roman" w:cs="Times New Roman"/>
          <w:sz w:val="24"/>
          <w:szCs w:val="24"/>
        </w:rPr>
      </w:pPr>
      <w:commentRangeStart w:id="10"/>
      <w:commentRangeStart w:id="11"/>
      <w:r w:rsidRPr="000B4D61">
        <w:rPr>
          <w:rFonts w:ascii="Times New Roman" w:eastAsia="Times New Roman" w:hAnsi="Times New Roman" w:cs="Times New Roman"/>
          <w:b/>
          <w:sz w:val="24"/>
          <w:szCs w:val="24"/>
        </w:rPr>
        <w:lastRenderedPageBreak/>
        <w:t>Abstract</w:t>
      </w:r>
      <w:commentRangeEnd w:id="10"/>
      <w:r w:rsidR="00AC4B92" w:rsidRPr="000B4D61">
        <w:rPr>
          <w:rStyle w:val="CommentReference"/>
          <w:rFonts w:ascii="Times New Roman" w:hAnsi="Times New Roman" w:cs="Times New Roman"/>
          <w:sz w:val="24"/>
          <w:szCs w:val="24"/>
        </w:rPr>
        <w:commentReference w:id="10"/>
      </w:r>
      <w:commentRangeEnd w:id="11"/>
      <w:r w:rsidR="000A0F07" w:rsidRPr="000B4D61">
        <w:rPr>
          <w:rStyle w:val="CommentReference"/>
          <w:rFonts w:ascii="Times New Roman" w:hAnsi="Times New Roman" w:cs="Times New Roman"/>
          <w:sz w:val="24"/>
          <w:szCs w:val="24"/>
        </w:rPr>
        <w:commentReference w:id="11"/>
      </w:r>
    </w:p>
    <w:p w14:paraId="6C272763" w14:textId="686ED0A4" w:rsidR="0080007F" w:rsidRPr="000B4D61" w:rsidRDefault="009942BA" w:rsidP="009942BA">
      <w:pPr>
        <w:spacing w:line="480" w:lineRule="auto"/>
        <w:ind w:firstLine="720"/>
        <w:jc w:val="both"/>
        <w:rPr>
          <w:rFonts w:ascii="Times New Roman" w:eastAsia="Times New Roman" w:hAnsi="Times New Roman" w:cs="Times New Roman"/>
          <w:sz w:val="24"/>
          <w:szCs w:val="24"/>
        </w:rPr>
      </w:pPr>
      <w:ins w:id="12" w:author="Jeremy Long" w:date="2023-09-24T10:28:00Z">
        <w:r>
          <w:rPr>
            <w:rFonts w:ascii="Times New Roman" w:eastAsia="Times New Roman" w:hAnsi="Times New Roman" w:cs="Times New Roman"/>
            <w:sz w:val="24"/>
            <w:szCs w:val="24"/>
          </w:rPr>
          <w:t>Detrital subsidies such as lea</w:t>
        </w:r>
      </w:ins>
      <w:ins w:id="13" w:author="Jeremy Long" w:date="2023-09-24T14:58:00Z">
        <w:r>
          <w:rPr>
            <w:rFonts w:ascii="Times New Roman" w:eastAsia="Times New Roman" w:hAnsi="Times New Roman" w:cs="Times New Roman"/>
            <w:sz w:val="24"/>
            <w:szCs w:val="24"/>
          </w:rPr>
          <w:t>f litter</w:t>
        </w:r>
      </w:ins>
      <w:ins w:id="14" w:author="Jeremy Long" w:date="2023-09-24T14:59:00Z">
        <w:r>
          <w:rPr>
            <w:rFonts w:ascii="Times New Roman" w:eastAsia="Times New Roman" w:hAnsi="Times New Roman" w:cs="Times New Roman"/>
            <w:sz w:val="24"/>
            <w:szCs w:val="24"/>
          </w:rPr>
          <w:t xml:space="preserve">, animal carcasses, and </w:t>
        </w:r>
      </w:ins>
      <w:ins w:id="15" w:author="Jeremy Long" w:date="2023-09-25T09:45:00Z">
        <w:r>
          <w:rPr>
            <w:rFonts w:ascii="Times New Roman" w:eastAsia="Times New Roman" w:hAnsi="Times New Roman" w:cs="Times New Roman"/>
            <w:sz w:val="24"/>
            <w:szCs w:val="24"/>
          </w:rPr>
          <w:t xml:space="preserve">marine </w:t>
        </w:r>
      </w:ins>
      <w:ins w:id="16" w:author="Jeremy Long" w:date="2023-09-24T14:59:00Z">
        <w:r>
          <w:rPr>
            <w:rFonts w:ascii="Times New Roman" w:eastAsia="Times New Roman" w:hAnsi="Times New Roman" w:cs="Times New Roman"/>
            <w:sz w:val="24"/>
            <w:szCs w:val="24"/>
          </w:rPr>
          <w:t>wrack</w:t>
        </w:r>
      </w:ins>
      <w:ins w:id="17" w:author="Jeremy Long" w:date="2023-09-24T15:00:00Z">
        <w:r>
          <w:rPr>
            <w:rFonts w:ascii="Times New Roman" w:eastAsia="Times New Roman" w:hAnsi="Times New Roman" w:cs="Times New Roman"/>
            <w:sz w:val="24"/>
            <w:szCs w:val="24"/>
          </w:rPr>
          <w:t xml:space="preserve"> can profoundly shape recipient </w:t>
        </w:r>
      </w:ins>
      <w:ins w:id="18" w:author="Jeremy Long" w:date="2023-09-25T10:03:00Z">
        <w:r>
          <w:rPr>
            <w:rFonts w:ascii="Times New Roman" w:eastAsia="Times New Roman" w:hAnsi="Times New Roman" w:cs="Times New Roman"/>
            <w:sz w:val="24"/>
            <w:szCs w:val="24"/>
          </w:rPr>
          <w:t>habitats</w:t>
        </w:r>
      </w:ins>
      <w:ins w:id="19" w:author="Jeremy Long" w:date="2023-09-24T15:00:00Z">
        <w:r>
          <w:rPr>
            <w:rFonts w:ascii="Times New Roman" w:eastAsia="Times New Roman" w:hAnsi="Times New Roman" w:cs="Times New Roman"/>
            <w:sz w:val="24"/>
            <w:szCs w:val="24"/>
          </w:rPr>
          <w:t xml:space="preserve"> </w:t>
        </w:r>
      </w:ins>
      <w:ins w:id="20" w:author="Jeremy Long" w:date="2023-09-24T16:54:00Z">
        <w:r>
          <w:rPr>
            <w:rFonts w:ascii="Times New Roman" w:eastAsia="Times New Roman" w:hAnsi="Times New Roman" w:cs="Times New Roman"/>
            <w:sz w:val="24"/>
            <w:szCs w:val="24"/>
          </w:rPr>
          <w:t>by influencing resilience</w:t>
        </w:r>
      </w:ins>
      <w:ins w:id="21" w:author="Jeremy Long" w:date="2023-10-11T17:26:00Z">
        <w:r>
          <w:rPr>
            <w:rFonts w:ascii="Times New Roman" w:eastAsia="Times New Roman" w:hAnsi="Times New Roman" w:cs="Times New Roman"/>
            <w:sz w:val="24"/>
            <w:szCs w:val="24"/>
          </w:rPr>
          <w:t xml:space="preserve"> and productivi</w:t>
        </w:r>
      </w:ins>
      <w:ins w:id="22" w:author="Jeremy Long" w:date="2023-10-11T17:27:00Z">
        <w:r>
          <w:rPr>
            <w:rFonts w:ascii="Times New Roman" w:eastAsia="Times New Roman" w:hAnsi="Times New Roman" w:cs="Times New Roman"/>
            <w:sz w:val="24"/>
            <w:szCs w:val="24"/>
          </w:rPr>
          <w:t>ty</w:t>
        </w:r>
      </w:ins>
      <w:ins w:id="23" w:author="Jeremy Long" w:date="2023-09-24T15:00:00Z">
        <w:r>
          <w:rPr>
            <w:rFonts w:ascii="Times New Roman" w:eastAsia="Times New Roman" w:hAnsi="Times New Roman" w:cs="Times New Roman"/>
            <w:sz w:val="24"/>
            <w:szCs w:val="24"/>
          </w:rPr>
          <w:t>.</w:t>
        </w:r>
      </w:ins>
      <w:ins w:id="24" w:author="Jeremy Long" w:date="2023-09-24T15:04:00Z">
        <w:r>
          <w:rPr>
            <w:rFonts w:ascii="Times New Roman" w:eastAsia="Times New Roman" w:hAnsi="Times New Roman" w:cs="Times New Roman"/>
            <w:sz w:val="24"/>
            <w:szCs w:val="24"/>
          </w:rPr>
          <w:t xml:space="preserve"> </w:t>
        </w:r>
      </w:ins>
      <w:del w:id="25" w:author="Jeremy Long" w:date="2023-09-24T15:03:00Z">
        <w:r w:rsidR="00B44AFD" w:rsidDel="009942BA">
          <w:rPr>
            <w:rFonts w:ascii="Times New Roman" w:eastAsia="Times New Roman" w:hAnsi="Times New Roman" w:cs="Times New Roman"/>
            <w:sz w:val="24"/>
            <w:szCs w:val="24"/>
          </w:rPr>
          <w:delText>Habitat</w:delText>
        </w:r>
        <w:r w:rsidR="00B44AFD" w:rsidRPr="000B4D61" w:rsidDel="009942BA">
          <w:rPr>
            <w:rFonts w:ascii="Times New Roman" w:eastAsia="Times New Roman" w:hAnsi="Times New Roman" w:cs="Times New Roman"/>
            <w:sz w:val="24"/>
            <w:szCs w:val="24"/>
          </w:rPr>
          <w:delText xml:space="preserve"> subsidies</w:delText>
        </w:r>
      </w:del>
      <w:del w:id="26" w:author="Jeremy Long" w:date="2023-08-31T13:50:00Z">
        <w:r w:rsidR="00B44AFD" w:rsidRPr="000B4D61" w:rsidDel="00793B7F">
          <w:rPr>
            <w:rFonts w:ascii="Times New Roman" w:eastAsia="Times New Roman" w:hAnsi="Times New Roman" w:cs="Times New Roman"/>
            <w:sz w:val="24"/>
            <w:szCs w:val="24"/>
          </w:rPr>
          <w:delText>, such as nutrients</w:delText>
        </w:r>
        <w:r w:rsidR="00B44AFD" w:rsidDel="00793B7F">
          <w:rPr>
            <w:rFonts w:ascii="Times New Roman" w:eastAsia="Times New Roman" w:hAnsi="Times New Roman" w:cs="Times New Roman"/>
            <w:sz w:val="24"/>
            <w:szCs w:val="24"/>
          </w:rPr>
          <w:delText xml:space="preserve"> and </w:delText>
        </w:r>
        <w:r w:rsidR="00B44AFD" w:rsidRPr="000B4D61" w:rsidDel="00793B7F">
          <w:rPr>
            <w:rFonts w:ascii="Times New Roman" w:eastAsia="Times New Roman" w:hAnsi="Times New Roman" w:cs="Times New Roman"/>
            <w:sz w:val="24"/>
            <w:szCs w:val="24"/>
          </w:rPr>
          <w:delText xml:space="preserve">organic </w:delText>
        </w:r>
        <w:r w:rsidR="00B44AFD" w:rsidDel="00793B7F">
          <w:rPr>
            <w:rFonts w:ascii="Times New Roman" w:eastAsia="Times New Roman" w:hAnsi="Times New Roman" w:cs="Times New Roman"/>
            <w:sz w:val="24"/>
            <w:szCs w:val="24"/>
          </w:rPr>
          <w:delText>materials,</w:delText>
        </w:r>
        <w:r w:rsidR="00B44AFD" w:rsidRPr="000B4D61" w:rsidDel="00793B7F">
          <w:rPr>
            <w:rFonts w:ascii="Times New Roman" w:eastAsia="Times New Roman" w:hAnsi="Times New Roman" w:cs="Times New Roman"/>
            <w:sz w:val="24"/>
            <w:szCs w:val="24"/>
          </w:rPr>
          <w:delText xml:space="preserve"> </w:delText>
        </w:r>
      </w:del>
      <w:del w:id="27" w:author="Jeremy Long" w:date="2023-09-24T10:27:00Z">
        <w:r w:rsidR="00B44AFD" w:rsidRPr="000B4D61" w:rsidDel="009942BA">
          <w:rPr>
            <w:rFonts w:ascii="Times New Roman" w:eastAsia="Times New Roman" w:hAnsi="Times New Roman" w:cs="Times New Roman"/>
            <w:sz w:val="24"/>
            <w:szCs w:val="24"/>
          </w:rPr>
          <w:delText>play a crucial role in shaping</w:delText>
        </w:r>
      </w:del>
      <w:del w:id="28" w:author="Jeremy Long" w:date="2023-09-24T15:03:00Z">
        <w:r w:rsidR="00B44AFD" w:rsidRPr="000B4D61" w:rsidDel="009942BA">
          <w:rPr>
            <w:rFonts w:ascii="Times New Roman" w:eastAsia="Times New Roman" w:hAnsi="Times New Roman" w:cs="Times New Roman"/>
            <w:sz w:val="24"/>
            <w:szCs w:val="24"/>
          </w:rPr>
          <w:delText xml:space="preserve"> recipient ecosystems. </w:delText>
        </w:r>
      </w:del>
      <w:del w:id="29" w:author="Jeremy Long" w:date="2023-09-25T09:58:00Z">
        <w:r w:rsidR="00B44AFD" w:rsidRPr="000B4D61" w:rsidDel="009942BA">
          <w:rPr>
            <w:rFonts w:ascii="Times New Roman" w:eastAsia="Times New Roman" w:hAnsi="Times New Roman" w:cs="Times New Roman"/>
            <w:sz w:val="24"/>
            <w:szCs w:val="24"/>
          </w:rPr>
          <w:delText xml:space="preserve">Human activities, including </w:delText>
        </w:r>
      </w:del>
      <w:ins w:id="30" w:author="Jeremy Long" w:date="2023-09-25T09:58:00Z">
        <w:r>
          <w:rPr>
            <w:rFonts w:ascii="Times New Roman" w:eastAsia="Times New Roman" w:hAnsi="Times New Roman" w:cs="Times New Roman"/>
            <w:sz w:val="24"/>
            <w:szCs w:val="24"/>
          </w:rPr>
          <w:t>S</w:t>
        </w:r>
      </w:ins>
      <w:del w:id="31" w:author="Jeremy Long" w:date="2023-09-25T09:58:00Z">
        <w:r w:rsidR="00B44AFD" w:rsidRPr="000B4D61" w:rsidDel="009942BA">
          <w:rPr>
            <w:rFonts w:ascii="Times New Roman" w:eastAsia="Times New Roman" w:hAnsi="Times New Roman" w:cs="Times New Roman"/>
            <w:sz w:val="24"/>
            <w:szCs w:val="24"/>
          </w:rPr>
          <w:delText>s</w:delText>
        </w:r>
      </w:del>
      <w:r w:rsidR="00B44AFD" w:rsidRPr="000B4D61">
        <w:rPr>
          <w:rFonts w:ascii="Times New Roman" w:eastAsia="Times New Roman" w:hAnsi="Times New Roman" w:cs="Times New Roman"/>
          <w:sz w:val="24"/>
          <w:szCs w:val="24"/>
        </w:rPr>
        <w:t>pecies introductions and climate-driven range shifts</w:t>
      </w:r>
      <w:del w:id="32" w:author="Jeremy Long" w:date="2023-09-25T09:58:00Z">
        <w:r w:rsidR="00B44AFD" w:rsidRPr="000B4D61" w:rsidDel="009942BA">
          <w:rPr>
            <w:rFonts w:ascii="Times New Roman" w:eastAsia="Times New Roman" w:hAnsi="Times New Roman" w:cs="Times New Roman"/>
            <w:sz w:val="24"/>
            <w:szCs w:val="24"/>
          </w:rPr>
          <w:delText>,</w:delText>
        </w:r>
      </w:del>
      <w:r w:rsidR="00B44AFD" w:rsidRPr="000B4D61">
        <w:rPr>
          <w:rFonts w:ascii="Times New Roman" w:eastAsia="Times New Roman" w:hAnsi="Times New Roman" w:cs="Times New Roman"/>
          <w:sz w:val="24"/>
          <w:szCs w:val="24"/>
        </w:rPr>
        <w:t xml:space="preserve"> </w:t>
      </w:r>
      <w:del w:id="33" w:author="Jeremy Long" w:date="2023-08-31T13:51:00Z">
        <w:r w:rsidR="00B44AFD" w:rsidRPr="000B4D61" w:rsidDel="00793B7F">
          <w:rPr>
            <w:rFonts w:ascii="Times New Roman" w:eastAsia="Times New Roman" w:hAnsi="Times New Roman" w:cs="Times New Roman"/>
            <w:sz w:val="24"/>
            <w:szCs w:val="24"/>
          </w:rPr>
          <w:delText>are altering</w:delText>
        </w:r>
      </w:del>
      <w:ins w:id="34" w:author="Jeremy Long" w:date="2023-08-31T13:51:00Z">
        <w:r w:rsidR="00793B7F">
          <w:rPr>
            <w:rFonts w:ascii="Times New Roman" w:eastAsia="Times New Roman" w:hAnsi="Times New Roman" w:cs="Times New Roman"/>
            <w:sz w:val="24"/>
            <w:szCs w:val="24"/>
          </w:rPr>
          <w:t>alter</w:t>
        </w:r>
      </w:ins>
      <w:r w:rsidR="00B44AFD" w:rsidRPr="000B4D61">
        <w:rPr>
          <w:rFonts w:ascii="Times New Roman" w:eastAsia="Times New Roman" w:hAnsi="Times New Roman" w:cs="Times New Roman"/>
          <w:sz w:val="24"/>
          <w:szCs w:val="24"/>
        </w:rPr>
        <w:t xml:space="preserve"> the quantity and quality of these subsidies</w:t>
      </w:r>
      <w:ins w:id="35" w:author="Jeremy Long" w:date="2023-10-11T17:21:00Z">
        <w:r>
          <w:rPr>
            <w:rFonts w:ascii="Times New Roman" w:eastAsia="Times New Roman" w:hAnsi="Times New Roman" w:cs="Times New Roman"/>
            <w:sz w:val="24"/>
            <w:szCs w:val="24"/>
          </w:rPr>
          <w:t xml:space="preserve"> in donor habitats</w:t>
        </w:r>
      </w:ins>
      <w:ins w:id="36" w:author="Jeremy Long" w:date="2023-09-25T09:58:00Z">
        <w:r>
          <w:rPr>
            <w:rFonts w:ascii="Times New Roman" w:eastAsia="Times New Roman" w:hAnsi="Times New Roman" w:cs="Times New Roman"/>
            <w:sz w:val="24"/>
            <w:szCs w:val="24"/>
          </w:rPr>
          <w:t>,</w:t>
        </w:r>
      </w:ins>
      <w:ins w:id="37" w:author="Jeremy Long" w:date="2023-09-25T09:53:00Z">
        <w:r>
          <w:rPr>
            <w:rFonts w:ascii="Times New Roman" w:eastAsia="Times New Roman" w:hAnsi="Times New Roman" w:cs="Times New Roman"/>
            <w:sz w:val="24"/>
            <w:szCs w:val="24"/>
          </w:rPr>
          <w:t xml:space="preserve"> </w:t>
        </w:r>
      </w:ins>
      <w:del w:id="38" w:author="Jeremy Long" w:date="2023-09-25T09:53:00Z">
        <w:r w:rsidR="00B44AFD" w:rsidRPr="000B4D61" w:rsidDel="009942BA">
          <w:rPr>
            <w:rFonts w:ascii="Times New Roman" w:eastAsia="Times New Roman" w:hAnsi="Times New Roman" w:cs="Times New Roman"/>
            <w:sz w:val="24"/>
            <w:szCs w:val="24"/>
          </w:rPr>
          <w:delText>.</w:delText>
        </w:r>
        <w:r w:rsidR="00A403CB" w:rsidDel="009942BA">
          <w:rPr>
            <w:rFonts w:ascii="Times New Roman" w:eastAsia="Times New Roman" w:hAnsi="Times New Roman" w:cs="Times New Roman"/>
            <w:sz w:val="24"/>
            <w:szCs w:val="24"/>
          </w:rPr>
          <w:delText xml:space="preserve"> For </w:delText>
        </w:r>
      </w:del>
      <w:del w:id="39" w:author="Jeremy Long" w:date="2023-08-31T14:34:00Z">
        <w:r w:rsidR="009461C8" w:rsidDel="00E06B32">
          <w:rPr>
            <w:rFonts w:ascii="Times New Roman" w:eastAsia="Times New Roman" w:hAnsi="Times New Roman" w:cs="Times New Roman"/>
            <w:sz w:val="24"/>
            <w:szCs w:val="24"/>
          </w:rPr>
          <w:delText>instance</w:delText>
        </w:r>
      </w:del>
      <w:del w:id="40" w:author="Jeremy Long" w:date="2023-09-25T09:53:00Z">
        <w:r w:rsidR="00A403CB" w:rsidDel="009942BA">
          <w:rPr>
            <w:rFonts w:ascii="Times New Roman" w:eastAsia="Times New Roman" w:hAnsi="Times New Roman" w:cs="Times New Roman"/>
            <w:sz w:val="24"/>
            <w:szCs w:val="24"/>
          </w:rPr>
          <w:delText xml:space="preserve">, changes </w:delText>
        </w:r>
      </w:del>
      <w:del w:id="41" w:author="Jeremy Long" w:date="2023-08-31T14:33:00Z">
        <w:r w:rsidR="00A403CB" w:rsidDel="00E06B32">
          <w:rPr>
            <w:rFonts w:ascii="Times New Roman" w:eastAsia="Times New Roman" w:hAnsi="Times New Roman" w:cs="Times New Roman"/>
            <w:sz w:val="24"/>
            <w:szCs w:val="24"/>
          </w:rPr>
          <w:delText>in</w:delText>
        </w:r>
        <w:r w:rsidR="009461C8" w:rsidDel="00E06B32">
          <w:rPr>
            <w:rFonts w:ascii="Times New Roman" w:eastAsia="Times New Roman" w:hAnsi="Times New Roman" w:cs="Times New Roman"/>
            <w:sz w:val="24"/>
            <w:szCs w:val="24"/>
          </w:rPr>
          <w:delText xml:space="preserve"> the composition of</w:delText>
        </w:r>
      </w:del>
      <w:del w:id="42" w:author="Jeremy Long" w:date="2023-09-25T09:53:00Z">
        <w:r w:rsidR="00A403CB" w:rsidDel="009942BA">
          <w:rPr>
            <w:rFonts w:ascii="Times New Roman" w:eastAsia="Times New Roman" w:hAnsi="Times New Roman" w:cs="Times New Roman"/>
            <w:sz w:val="24"/>
            <w:szCs w:val="24"/>
          </w:rPr>
          <w:delText xml:space="preserve"> donor communities </w:delText>
        </w:r>
      </w:del>
      <w:del w:id="43" w:author="Jeremy Long" w:date="2023-08-31T14:34:00Z">
        <w:r w:rsidR="00A403CB" w:rsidDel="00E06B32">
          <w:rPr>
            <w:rFonts w:ascii="Times New Roman" w:eastAsia="Times New Roman" w:hAnsi="Times New Roman" w:cs="Times New Roman"/>
            <w:sz w:val="24"/>
            <w:szCs w:val="24"/>
          </w:rPr>
          <w:delText xml:space="preserve">driven by biological invasions </w:delText>
        </w:r>
      </w:del>
      <w:del w:id="44" w:author="Jeremy Long" w:date="2023-09-25T09:53:00Z">
        <w:r w:rsidR="00A403CB" w:rsidDel="009942BA">
          <w:rPr>
            <w:rFonts w:ascii="Times New Roman" w:eastAsia="Times New Roman" w:hAnsi="Times New Roman" w:cs="Times New Roman"/>
            <w:sz w:val="24"/>
            <w:szCs w:val="24"/>
          </w:rPr>
          <w:delText xml:space="preserve">can </w:delText>
        </w:r>
        <w:r w:rsidR="009461C8" w:rsidDel="009942BA">
          <w:rPr>
            <w:rFonts w:ascii="Times New Roman" w:eastAsia="Times New Roman" w:hAnsi="Times New Roman" w:cs="Times New Roman"/>
            <w:sz w:val="24"/>
            <w:szCs w:val="24"/>
          </w:rPr>
          <w:delText>affect</w:delText>
        </w:r>
        <w:r w:rsidR="00A403CB" w:rsidDel="009942BA">
          <w:rPr>
            <w:rFonts w:ascii="Times New Roman" w:eastAsia="Times New Roman" w:hAnsi="Times New Roman" w:cs="Times New Roman"/>
            <w:sz w:val="24"/>
            <w:szCs w:val="24"/>
          </w:rPr>
          <w:delText xml:space="preserve"> detrital subsidies </w:delText>
        </w:r>
      </w:del>
      <w:ins w:id="45" w:author="Jeremy Long" w:date="2023-09-25T10:03:00Z">
        <w:r>
          <w:rPr>
            <w:rFonts w:ascii="Times New Roman" w:eastAsia="Times New Roman" w:hAnsi="Times New Roman" w:cs="Times New Roman"/>
            <w:sz w:val="24"/>
            <w:szCs w:val="24"/>
          </w:rPr>
          <w:t>thereby</w:t>
        </w:r>
      </w:ins>
      <w:ins w:id="46" w:author="Jeremy Long" w:date="2023-09-24T15:19:00Z">
        <w:r>
          <w:rPr>
            <w:rFonts w:ascii="Times New Roman" w:eastAsia="Times New Roman" w:hAnsi="Times New Roman" w:cs="Times New Roman"/>
            <w:sz w:val="24"/>
            <w:szCs w:val="24"/>
          </w:rPr>
          <w:t xml:space="preserve"> </w:t>
        </w:r>
      </w:ins>
      <w:ins w:id="47" w:author="Jeremy Long" w:date="2023-09-25T09:53:00Z">
        <w:r>
          <w:rPr>
            <w:rFonts w:ascii="Times New Roman" w:eastAsia="Times New Roman" w:hAnsi="Times New Roman" w:cs="Times New Roman"/>
            <w:sz w:val="24"/>
            <w:szCs w:val="24"/>
          </w:rPr>
          <w:t>potential</w:t>
        </w:r>
      </w:ins>
      <w:ins w:id="48" w:author="Jeremy Long" w:date="2023-09-25T10:03:00Z">
        <w:r>
          <w:rPr>
            <w:rFonts w:ascii="Times New Roman" w:eastAsia="Times New Roman" w:hAnsi="Times New Roman" w:cs="Times New Roman"/>
            <w:sz w:val="24"/>
            <w:szCs w:val="24"/>
          </w:rPr>
          <w:t>ly</w:t>
        </w:r>
      </w:ins>
      <w:ins w:id="49" w:author="Jeremy Long" w:date="2023-09-25T09:53:00Z">
        <w:r>
          <w:rPr>
            <w:rFonts w:ascii="Times New Roman" w:eastAsia="Times New Roman" w:hAnsi="Times New Roman" w:cs="Times New Roman"/>
            <w:sz w:val="24"/>
            <w:szCs w:val="24"/>
          </w:rPr>
          <w:t xml:space="preserve"> </w:t>
        </w:r>
      </w:ins>
      <w:ins w:id="50" w:author="Jeremy Long" w:date="2023-09-24T15:19:00Z">
        <w:r>
          <w:rPr>
            <w:rFonts w:ascii="Times New Roman" w:eastAsia="Times New Roman" w:hAnsi="Times New Roman" w:cs="Times New Roman"/>
            <w:sz w:val="24"/>
            <w:szCs w:val="24"/>
          </w:rPr>
          <w:t>influenc</w:t>
        </w:r>
      </w:ins>
      <w:ins w:id="51" w:author="Jeremy Long" w:date="2023-09-25T10:03:00Z">
        <w:r>
          <w:rPr>
            <w:rFonts w:ascii="Times New Roman" w:eastAsia="Times New Roman" w:hAnsi="Times New Roman" w:cs="Times New Roman"/>
            <w:sz w:val="24"/>
            <w:szCs w:val="24"/>
          </w:rPr>
          <w:t>ing</w:t>
        </w:r>
      </w:ins>
      <w:ins w:id="52" w:author="Jeremy Long" w:date="2023-09-24T15:19:00Z">
        <w:r>
          <w:rPr>
            <w:rFonts w:ascii="Times New Roman" w:eastAsia="Times New Roman" w:hAnsi="Times New Roman" w:cs="Times New Roman"/>
            <w:sz w:val="24"/>
            <w:szCs w:val="24"/>
          </w:rPr>
          <w:t xml:space="preserve"> recipient </w:t>
        </w:r>
      </w:ins>
      <w:ins w:id="53" w:author="Jeremy Long" w:date="2023-09-25T10:04:00Z">
        <w:r>
          <w:rPr>
            <w:rFonts w:ascii="Times New Roman" w:eastAsia="Times New Roman" w:hAnsi="Times New Roman" w:cs="Times New Roman"/>
            <w:sz w:val="24"/>
            <w:szCs w:val="24"/>
          </w:rPr>
          <w:t>communities</w:t>
        </w:r>
      </w:ins>
      <w:ins w:id="54" w:author="Jeremy Long" w:date="2023-09-24T15:19:00Z">
        <w:r>
          <w:rPr>
            <w:rFonts w:ascii="Times New Roman" w:eastAsia="Times New Roman" w:hAnsi="Times New Roman" w:cs="Times New Roman"/>
            <w:sz w:val="24"/>
            <w:szCs w:val="24"/>
          </w:rPr>
          <w:t>.</w:t>
        </w:r>
      </w:ins>
      <w:ins w:id="55" w:author="Jeremy Long" w:date="2023-09-24T15:20:00Z">
        <w:r>
          <w:rPr>
            <w:rFonts w:ascii="Times New Roman" w:eastAsia="Times New Roman" w:hAnsi="Times New Roman" w:cs="Times New Roman"/>
            <w:sz w:val="24"/>
            <w:szCs w:val="24"/>
          </w:rPr>
          <w:t xml:space="preserve"> Such impacts might be particularly important when detrita</w:t>
        </w:r>
      </w:ins>
      <w:ins w:id="56" w:author="Jeremy Long" w:date="2023-09-24T15:21:00Z">
        <w:r>
          <w:rPr>
            <w:rFonts w:ascii="Times New Roman" w:eastAsia="Times New Roman" w:hAnsi="Times New Roman" w:cs="Times New Roman"/>
            <w:sz w:val="24"/>
            <w:szCs w:val="24"/>
          </w:rPr>
          <w:t xml:space="preserve">l shifts alter </w:t>
        </w:r>
      </w:ins>
      <w:del w:id="57" w:author="Jeremy Long" w:date="2023-09-24T15:21:00Z">
        <w:r w:rsidR="00A403CB" w:rsidDel="009942BA">
          <w:rPr>
            <w:rFonts w:ascii="Times New Roman" w:eastAsia="Times New Roman" w:hAnsi="Times New Roman" w:cs="Times New Roman"/>
            <w:sz w:val="24"/>
            <w:szCs w:val="24"/>
          </w:rPr>
          <w:delText xml:space="preserve">across ecotones. </w:delText>
        </w:r>
      </w:del>
      <w:ins w:id="58" w:author="Jeremy Long" w:date="2023-08-31T14:34:00Z">
        <w:r w:rsidR="00E06B32">
          <w:rPr>
            <w:rFonts w:ascii="Times New Roman" w:eastAsia="Times New Roman" w:hAnsi="Times New Roman" w:cs="Times New Roman"/>
            <w:sz w:val="24"/>
            <w:szCs w:val="24"/>
          </w:rPr>
          <w:t>detritivore</w:t>
        </w:r>
      </w:ins>
      <w:ins w:id="59" w:author="Jeremy Long" w:date="2023-08-31T13:55:00Z">
        <w:r w:rsidR="00793B7F">
          <w:rPr>
            <w:rFonts w:ascii="Times New Roman" w:eastAsia="Times New Roman" w:hAnsi="Times New Roman" w:cs="Times New Roman"/>
            <w:sz w:val="24"/>
            <w:szCs w:val="24"/>
          </w:rPr>
          <w:t xml:space="preserve"> feeding and performance</w:t>
        </w:r>
      </w:ins>
      <w:ins w:id="60" w:author="Jeremy Long" w:date="2023-09-24T15:21:00Z">
        <w:r>
          <w:rPr>
            <w:rFonts w:ascii="Times New Roman" w:eastAsia="Times New Roman" w:hAnsi="Times New Roman" w:cs="Times New Roman"/>
            <w:sz w:val="24"/>
            <w:szCs w:val="24"/>
          </w:rPr>
          <w:t xml:space="preserve">. </w:t>
        </w:r>
      </w:ins>
      <w:ins w:id="61" w:author="Jeremy Long" w:date="2023-09-25T09:56:00Z">
        <w:r>
          <w:rPr>
            <w:rFonts w:ascii="Times New Roman" w:eastAsia="Times New Roman" w:hAnsi="Times New Roman" w:cs="Times New Roman"/>
            <w:sz w:val="24"/>
            <w:szCs w:val="24"/>
          </w:rPr>
          <w:t xml:space="preserve">Attempts to identify a general theory predicting the consequences of invasive species on detritivores have been </w:t>
        </w:r>
      </w:ins>
      <w:ins w:id="62" w:author="Jeremy Long" w:date="2023-09-25T09:59:00Z">
        <w:r>
          <w:rPr>
            <w:rFonts w:ascii="Times New Roman" w:eastAsia="Times New Roman" w:hAnsi="Times New Roman" w:cs="Times New Roman"/>
            <w:sz w:val="24"/>
            <w:szCs w:val="24"/>
          </w:rPr>
          <w:t>challenging</w:t>
        </w:r>
      </w:ins>
      <w:ins w:id="63" w:author="Jeremy Long" w:date="2023-09-25T09:46:00Z">
        <w:r>
          <w:rPr>
            <w:rFonts w:ascii="Times New Roman" w:eastAsia="Times New Roman" w:hAnsi="Times New Roman" w:cs="Times New Roman"/>
            <w:sz w:val="24"/>
            <w:szCs w:val="24"/>
          </w:rPr>
          <w:t xml:space="preserve">. For example, </w:t>
        </w:r>
      </w:ins>
      <w:ins w:id="64" w:author="Jeremy Long" w:date="2023-09-25T09:50:00Z">
        <w:r>
          <w:rPr>
            <w:rFonts w:ascii="Times New Roman" w:eastAsia="Times New Roman" w:hAnsi="Times New Roman" w:cs="Times New Roman"/>
            <w:sz w:val="24"/>
            <w:szCs w:val="24"/>
          </w:rPr>
          <w:t>the home-field advantage and the prey naivet</w:t>
        </w:r>
      </w:ins>
      <w:ins w:id="65" w:author="Jeremy Long" w:date="2023-09-25T10:04:00Z">
        <w:r>
          <w:rPr>
            <w:rFonts w:ascii="Times New Roman" w:eastAsia="Times New Roman" w:hAnsi="Times New Roman" w:cs="Times New Roman"/>
            <w:sz w:val="24"/>
            <w:szCs w:val="24"/>
          </w:rPr>
          <w:t>é</w:t>
        </w:r>
      </w:ins>
      <w:ins w:id="66" w:author="Jeremy Long" w:date="2023-09-25T09:50:00Z">
        <w:r>
          <w:rPr>
            <w:rFonts w:ascii="Times New Roman" w:eastAsia="Times New Roman" w:hAnsi="Times New Roman" w:cs="Times New Roman"/>
            <w:sz w:val="24"/>
            <w:szCs w:val="24"/>
          </w:rPr>
          <w:t xml:space="preserve"> hypotheses </w:t>
        </w:r>
      </w:ins>
      <w:ins w:id="67" w:author="Jeremy Long" w:date="2023-09-25T09:51:00Z">
        <w:r>
          <w:rPr>
            <w:rFonts w:ascii="Times New Roman" w:eastAsia="Times New Roman" w:hAnsi="Times New Roman" w:cs="Times New Roman"/>
            <w:sz w:val="24"/>
            <w:szCs w:val="24"/>
          </w:rPr>
          <w:t xml:space="preserve">predict </w:t>
        </w:r>
      </w:ins>
      <w:ins w:id="68" w:author="Jeremy Long" w:date="2023-09-25T09:52:00Z">
        <w:r>
          <w:rPr>
            <w:rFonts w:ascii="Times New Roman" w:eastAsia="Times New Roman" w:hAnsi="Times New Roman" w:cs="Times New Roman"/>
            <w:sz w:val="24"/>
            <w:szCs w:val="24"/>
          </w:rPr>
          <w:t>differ</w:t>
        </w:r>
      </w:ins>
      <w:ins w:id="69" w:author="Jeremy Long" w:date="2023-09-25T09:54:00Z">
        <w:r>
          <w:rPr>
            <w:rFonts w:ascii="Times New Roman" w:eastAsia="Times New Roman" w:hAnsi="Times New Roman" w:cs="Times New Roman"/>
            <w:sz w:val="24"/>
            <w:szCs w:val="24"/>
          </w:rPr>
          <w:t>ing</w:t>
        </w:r>
      </w:ins>
      <w:ins w:id="70" w:author="Jeremy Long" w:date="2023-09-25T09:51:00Z">
        <w:r>
          <w:rPr>
            <w:rFonts w:ascii="Times New Roman" w:eastAsia="Times New Roman" w:hAnsi="Times New Roman" w:cs="Times New Roman"/>
            <w:sz w:val="24"/>
            <w:szCs w:val="24"/>
          </w:rPr>
          <w:t xml:space="preserve"> impacts of novel detrital subsidies on consumers</w:t>
        </w:r>
      </w:ins>
      <w:ins w:id="71" w:author="Jeremy Long" w:date="2023-09-25T09:55:00Z">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ins>
      <w:ins w:id="72" w:author="Jeremy Long" w:date="2023-09-25T09:59:00Z">
        <w:r>
          <w:rPr>
            <w:rFonts w:ascii="Times New Roman" w:eastAsia="Times New Roman" w:hAnsi="Times New Roman" w:cs="Times New Roman"/>
            <w:sz w:val="24"/>
            <w:szCs w:val="24"/>
          </w:rPr>
          <w:t xml:space="preserve">predicting </w:t>
        </w:r>
      </w:ins>
      <w:ins w:id="73" w:author="Jeremy Long" w:date="2023-09-25T09:55:00Z">
        <w:r>
          <w:rPr>
            <w:rFonts w:ascii="Times New Roman" w:eastAsia="Times New Roman" w:hAnsi="Times New Roman" w:cs="Times New Roman"/>
            <w:sz w:val="24"/>
            <w:szCs w:val="24"/>
          </w:rPr>
          <w:t>that novel detritus will be under</w:t>
        </w:r>
      </w:ins>
      <w:ins w:id="74" w:author="Jeremy Long" w:date="2023-09-25T09:59:00Z">
        <w:r>
          <w:rPr>
            <w:rFonts w:ascii="Times New Roman" w:eastAsia="Times New Roman" w:hAnsi="Times New Roman" w:cs="Times New Roman"/>
            <w:sz w:val="24"/>
            <w:szCs w:val="24"/>
          </w:rPr>
          <w:t>-</w:t>
        </w:r>
      </w:ins>
      <w:ins w:id="75" w:author="Jeremy Long" w:date="2023-09-25T09:55:00Z">
        <w:r>
          <w:rPr>
            <w:rFonts w:ascii="Times New Roman" w:eastAsia="Times New Roman" w:hAnsi="Times New Roman" w:cs="Times New Roman"/>
            <w:sz w:val="24"/>
            <w:szCs w:val="24"/>
          </w:rPr>
          <w:t xml:space="preserve"> or overutilized by consumers, respectively)</w:t>
        </w:r>
      </w:ins>
      <w:ins w:id="76" w:author="Jeremy Long" w:date="2023-09-25T09:54:00Z">
        <w:r>
          <w:rPr>
            <w:rFonts w:ascii="Times New Roman" w:eastAsia="Times New Roman" w:hAnsi="Times New Roman" w:cs="Times New Roman"/>
            <w:sz w:val="24"/>
            <w:szCs w:val="24"/>
          </w:rPr>
          <w:t xml:space="preserve">. </w:t>
        </w:r>
      </w:ins>
      <w:ins w:id="77" w:author="Jeremy Long" w:date="2023-09-25T09:56:00Z">
        <w:r>
          <w:rPr>
            <w:rFonts w:ascii="Times New Roman" w:eastAsia="Times New Roman" w:hAnsi="Times New Roman" w:cs="Times New Roman"/>
            <w:sz w:val="24"/>
            <w:szCs w:val="24"/>
          </w:rPr>
          <w:t>Further, two recent meta-analyses disagree about</w:t>
        </w:r>
      </w:ins>
      <w:ins w:id="78" w:author="Jeremy Long" w:date="2023-09-25T09:57:00Z">
        <w:r>
          <w:rPr>
            <w:rFonts w:ascii="Times New Roman" w:eastAsia="Times New Roman" w:hAnsi="Times New Roman" w:cs="Times New Roman"/>
            <w:sz w:val="24"/>
            <w:szCs w:val="24"/>
          </w:rPr>
          <w:t xml:space="preserve"> the </w:t>
        </w:r>
      </w:ins>
      <w:ins w:id="79" w:author="Jeremy Long" w:date="2023-09-25T08:57:00Z">
        <w:r>
          <w:rPr>
            <w:rFonts w:ascii="Times New Roman" w:eastAsia="Times New Roman" w:hAnsi="Times New Roman" w:cs="Times New Roman"/>
            <w:sz w:val="24"/>
            <w:szCs w:val="24"/>
          </w:rPr>
          <w:t>impacts of invasive plants on</w:t>
        </w:r>
      </w:ins>
      <w:del w:id="80" w:author="Jeremy Long" w:date="2023-09-24T15:26:00Z">
        <w:r w:rsidR="00A403CB" w:rsidDel="009942BA">
          <w:rPr>
            <w:rFonts w:ascii="Times New Roman" w:eastAsia="Times New Roman" w:hAnsi="Times New Roman" w:cs="Times New Roman"/>
            <w:sz w:val="24"/>
            <w:szCs w:val="24"/>
          </w:rPr>
          <w:delText xml:space="preserve">However, </w:delText>
        </w:r>
      </w:del>
      <w:ins w:id="81" w:author="Jeremy Long" w:date="2023-09-24T15:26:00Z">
        <w:r>
          <w:rPr>
            <w:rFonts w:ascii="Times New Roman" w:eastAsia="Times New Roman" w:hAnsi="Times New Roman" w:cs="Times New Roman"/>
            <w:sz w:val="24"/>
            <w:szCs w:val="24"/>
          </w:rPr>
          <w:t xml:space="preserve"> detritivore</w:t>
        </w:r>
      </w:ins>
      <w:ins w:id="82" w:author="Jeremy Long" w:date="2023-09-24T15:28:00Z">
        <w:r>
          <w:rPr>
            <w:rFonts w:ascii="Times New Roman" w:eastAsia="Times New Roman" w:hAnsi="Times New Roman" w:cs="Times New Roman"/>
            <w:sz w:val="24"/>
            <w:szCs w:val="24"/>
          </w:rPr>
          <w:t xml:space="preserve"> populations</w:t>
        </w:r>
      </w:ins>
      <w:ins w:id="83" w:author="Jeremy Long" w:date="2023-09-24T15:29:00Z">
        <w:r>
          <w:rPr>
            <w:rFonts w:ascii="Times New Roman" w:eastAsia="Times New Roman" w:hAnsi="Times New Roman" w:cs="Times New Roman"/>
            <w:sz w:val="24"/>
            <w:szCs w:val="24"/>
          </w:rPr>
          <w:t xml:space="preserve">. </w:t>
        </w:r>
      </w:ins>
      <w:del w:id="84" w:author="Jeremy Long" w:date="2023-08-31T14:36:00Z">
        <w:r w:rsidR="00A403CB" w:rsidDel="00E06B32">
          <w:rPr>
            <w:rFonts w:ascii="Times New Roman" w:eastAsia="Times New Roman" w:hAnsi="Times New Roman" w:cs="Times New Roman"/>
            <w:sz w:val="24"/>
            <w:szCs w:val="24"/>
          </w:rPr>
          <w:delText>there is no clear consensus about</w:delText>
        </w:r>
      </w:del>
      <w:del w:id="85" w:author="Jeremy Long" w:date="2023-09-24T15:26:00Z">
        <w:r w:rsidR="00A403CB" w:rsidDel="009942BA">
          <w:rPr>
            <w:rFonts w:ascii="Times New Roman" w:eastAsia="Times New Roman" w:hAnsi="Times New Roman" w:cs="Times New Roman"/>
            <w:sz w:val="24"/>
            <w:szCs w:val="24"/>
          </w:rPr>
          <w:delText xml:space="preserve"> the impac</w:delText>
        </w:r>
        <w:r w:rsidR="0092457A" w:rsidDel="009942BA">
          <w:rPr>
            <w:rFonts w:ascii="Times New Roman" w:eastAsia="Times New Roman" w:hAnsi="Times New Roman" w:cs="Times New Roman"/>
            <w:sz w:val="24"/>
            <w:szCs w:val="24"/>
          </w:rPr>
          <w:delText xml:space="preserve">t of novel subsidies on </w:delText>
        </w:r>
      </w:del>
      <w:del w:id="86" w:author="Jeremy Long" w:date="2023-08-31T14:35:00Z">
        <w:r w:rsidR="00C216FC" w:rsidDel="00E06B32">
          <w:rPr>
            <w:rFonts w:ascii="Times New Roman" w:eastAsia="Times New Roman" w:hAnsi="Times New Roman" w:cs="Times New Roman"/>
            <w:sz w:val="24"/>
            <w:szCs w:val="24"/>
          </w:rPr>
          <w:delText>primary producers and consumers</w:delText>
        </w:r>
      </w:del>
      <w:del w:id="87" w:author="Jeremy Long" w:date="2023-09-24T15:26:00Z">
        <w:r w:rsidR="00C216FC" w:rsidDel="009942BA">
          <w:rPr>
            <w:rFonts w:ascii="Times New Roman" w:eastAsia="Times New Roman" w:hAnsi="Times New Roman" w:cs="Times New Roman"/>
            <w:sz w:val="24"/>
            <w:szCs w:val="24"/>
          </w:rPr>
          <w:delText xml:space="preserve"> in recipient communities</w:delText>
        </w:r>
      </w:del>
      <w:del w:id="88" w:author="Jeremy Long" w:date="2023-08-31T14:36:00Z">
        <w:r w:rsidR="00C216FC" w:rsidDel="00E06B32">
          <w:rPr>
            <w:rFonts w:ascii="Times New Roman" w:eastAsia="Times New Roman" w:hAnsi="Times New Roman" w:cs="Times New Roman"/>
            <w:sz w:val="24"/>
            <w:szCs w:val="24"/>
          </w:rPr>
          <w:delText xml:space="preserve">. </w:delText>
        </w:r>
      </w:del>
      <w:r w:rsidR="00B44AFD" w:rsidRPr="000B4D61">
        <w:rPr>
          <w:rFonts w:ascii="Times New Roman" w:eastAsia="Times New Roman" w:hAnsi="Times New Roman" w:cs="Times New Roman"/>
          <w:sz w:val="24"/>
          <w:szCs w:val="24"/>
        </w:rPr>
        <w:t xml:space="preserve">Here, we </w:t>
      </w:r>
      <w:ins w:id="89" w:author="Jeremy Long" w:date="2023-08-31T14:08:00Z">
        <w:r w:rsidR="00E55A45">
          <w:rPr>
            <w:rFonts w:ascii="Times New Roman" w:eastAsia="Times New Roman" w:hAnsi="Times New Roman" w:cs="Times New Roman"/>
            <w:sz w:val="24"/>
            <w:szCs w:val="24"/>
          </w:rPr>
          <w:t>examined the impa</w:t>
        </w:r>
      </w:ins>
      <w:ins w:id="90" w:author="Jeremy Long" w:date="2023-08-31T14:09:00Z">
        <w:r w:rsidR="00E55A45">
          <w:rPr>
            <w:rFonts w:ascii="Times New Roman" w:eastAsia="Times New Roman" w:hAnsi="Times New Roman" w:cs="Times New Roman"/>
            <w:sz w:val="24"/>
            <w:szCs w:val="24"/>
          </w:rPr>
          <w:t xml:space="preserve">ct of </w:t>
        </w:r>
        <w:r w:rsidR="002F116E">
          <w:rPr>
            <w:rFonts w:ascii="Times New Roman" w:eastAsia="Times New Roman" w:hAnsi="Times New Roman" w:cs="Times New Roman"/>
            <w:sz w:val="24"/>
            <w:szCs w:val="24"/>
          </w:rPr>
          <w:t>a human-mediated shift in detrital subsid</w:t>
        </w:r>
      </w:ins>
      <w:ins w:id="91" w:author="Jeremy Long" w:date="2023-09-25T10:05:00Z">
        <w:r>
          <w:rPr>
            <w:rFonts w:ascii="Times New Roman" w:eastAsia="Times New Roman" w:hAnsi="Times New Roman" w:cs="Times New Roman"/>
            <w:sz w:val="24"/>
            <w:szCs w:val="24"/>
          </w:rPr>
          <w:t>y</w:t>
        </w:r>
      </w:ins>
      <w:ins w:id="92" w:author="Jeremy Long" w:date="2023-09-25T10:00:00Z">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(native kelp to invasive </w:t>
        </w:r>
        <w:proofErr w:type="spellStart"/>
        <w:r>
          <w:rPr>
            <w:rFonts w:ascii="Times New Roman" w:eastAsia="Times New Roman" w:hAnsi="Times New Roman" w:cs="Times New Roman"/>
            <w:sz w:val="24"/>
            <w:szCs w:val="24"/>
          </w:rPr>
          <w:t>Devilweed</w:t>
        </w:r>
        <w:proofErr w:type="spellEnd"/>
        <w:r>
          <w:rPr>
            <w:rFonts w:ascii="Times New Roman" w:eastAsia="Times New Roman" w:hAnsi="Times New Roman" w:cs="Times New Roman"/>
            <w:sz w:val="24"/>
            <w:szCs w:val="24"/>
          </w:rPr>
          <w:t>,</w:t>
        </w:r>
        <w:r w:rsidRPr="002F116E">
          <w:rPr>
            <w:rFonts w:ascii="Times New Roman" w:eastAsia="Times New Roman" w:hAnsi="Times New Roman" w:cs="Times New Roman"/>
            <w:i/>
            <w:iCs/>
            <w:sz w:val="24"/>
            <w:szCs w:val="24"/>
          </w:rPr>
          <w:t xml:space="preserve"> </w:t>
        </w:r>
        <w:r w:rsidRPr="00633FF1">
          <w:rPr>
            <w:rFonts w:ascii="Times New Roman" w:eastAsia="Times New Roman" w:hAnsi="Times New Roman" w:cs="Times New Roman"/>
            <w:i/>
            <w:iCs/>
            <w:sz w:val="24"/>
            <w:szCs w:val="24"/>
          </w:rPr>
          <w:t xml:space="preserve">Sargassum </w:t>
        </w:r>
        <w:proofErr w:type="spellStart"/>
        <w:r w:rsidRPr="00633FF1">
          <w:rPr>
            <w:rFonts w:ascii="Times New Roman" w:eastAsia="Times New Roman" w:hAnsi="Times New Roman" w:cs="Times New Roman"/>
            <w:i/>
            <w:iCs/>
            <w:sz w:val="24"/>
            <w:szCs w:val="24"/>
          </w:rPr>
          <w:t>horneri</w:t>
        </w:r>
        <w:proofErr w:type="spellEnd"/>
        <w:r>
          <w:rPr>
            <w:rFonts w:ascii="Times New Roman" w:eastAsia="Times New Roman" w:hAnsi="Times New Roman" w:cs="Times New Roman"/>
            <w:sz w:val="24"/>
            <w:szCs w:val="24"/>
          </w:rPr>
          <w:t>)</w:t>
        </w:r>
      </w:ins>
      <w:ins w:id="93" w:author="Jeremy Long" w:date="2023-08-31T14:12:00Z">
        <w:r w:rsidR="002F116E">
          <w:rPr>
            <w:rFonts w:ascii="Times New Roman" w:eastAsia="Times New Roman" w:hAnsi="Times New Roman" w:cs="Times New Roman"/>
            <w:sz w:val="24"/>
            <w:szCs w:val="24"/>
          </w:rPr>
          <w:t xml:space="preserve"> </w:t>
        </w:r>
      </w:ins>
      <w:ins w:id="94" w:author="Jeremy Long" w:date="2023-10-11T17:22:00Z">
        <w:r>
          <w:rPr>
            <w:rFonts w:ascii="Times New Roman" w:eastAsia="Times New Roman" w:hAnsi="Times New Roman" w:cs="Times New Roman"/>
            <w:sz w:val="24"/>
            <w:szCs w:val="24"/>
          </w:rPr>
          <w:t>to</w:t>
        </w:r>
      </w:ins>
      <w:ins w:id="95" w:author="Jeremy Long" w:date="2023-08-31T14:13:00Z">
        <w:r w:rsidR="002F116E">
          <w:rPr>
            <w:rFonts w:ascii="Times New Roman" w:eastAsia="Times New Roman" w:hAnsi="Times New Roman" w:cs="Times New Roman"/>
            <w:sz w:val="24"/>
            <w:szCs w:val="24"/>
          </w:rPr>
          <w:t xml:space="preserve"> recipient</w:t>
        </w:r>
      </w:ins>
      <w:ins w:id="96" w:author="Jeremy Long" w:date="2023-08-31T14:09:00Z">
        <w:r w:rsidR="002F116E">
          <w:rPr>
            <w:rFonts w:ascii="Times New Roman" w:eastAsia="Times New Roman" w:hAnsi="Times New Roman" w:cs="Times New Roman"/>
            <w:sz w:val="24"/>
            <w:szCs w:val="24"/>
          </w:rPr>
          <w:t xml:space="preserve"> rocky shores</w:t>
        </w:r>
      </w:ins>
      <w:ins w:id="97" w:author="Jeremy Long" w:date="2023-09-24T16:42:00Z">
        <w:r>
          <w:rPr>
            <w:rFonts w:ascii="Times New Roman" w:eastAsia="Times New Roman" w:hAnsi="Times New Roman" w:cs="Times New Roman"/>
            <w:sz w:val="24"/>
            <w:szCs w:val="24"/>
          </w:rPr>
          <w:t>, with an emphasis on exploring species-specific impacts</w:t>
        </w:r>
      </w:ins>
      <w:ins w:id="98" w:author="Jeremy Long" w:date="2023-08-31T14:10:00Z">
        <w:r w:rsidR="002F116E">
          <w:rPr>
            <w:rFonts w:ascii="Times New Roman" w:eastAsia="Times New Roman" w:hAnsi="Times New Roman" w:cs="Times New Roman"/>
            <w:sz w:val="24"/>
            <w:szCs w:val="24"/>
          </w:rPr>
          <w:t xml:space="preserve">. We assessed </w:t>
        </w:r>
      </w:ins>
      <w:ins w:id="99" w:author="Jeremy Long" w:date="2023-08-31T14:13:00Z">
        <w:r w:rsidR="002F116E">
          <w:rPr>
            <w:rFonts w:ascii="Times New Roman" w:eastAsia="Times New Roman" w:hAnsi="Times New Roman" w:cs="Times New Roman"/>
            <w:sz w:val="24"/>
            <w:szCs w:val="24"/>
          </w:rPr>
          <w:t xml:space="preserve">consumer </w:t>
        </w:r>
      </w:ins>
      <w:ins w:id="100" w:author="Jeremy Long" w:date="2023-08-31T14:10:00Z">
        <w:r w:rsidR="002F116E">
          <w:rPr>
            <w:rFonts w:ascii="Times New Roman" w:eastAsia="Times New Roman" w:hAnsi="Times New Roman" w:cs="Times New Roman"/>
            <w:sz w:val="24"/>
            <w:szCs w:val="24"/>
          </w:rPr>
          <w:t xml:space="preserve">performance on these diets or </w:t>
        </w:r>
      </w:ins>
      <w:ins w:id="101" w:author="Jeremy Long" w:date="2023-08-31T14:14:00Z">
        <w:r w:rsidR="002F116E">
          <w:rPr>
            <w:rFonts w:ascii="Times New Roman" w:eastAsia="Times New Roman" w:hAnsi="Times New Roman" w:cs="Times New Roman"/>
            <w:sz w:val="24"/>
            <w:szCs w:val="24"/>
          </w:rPr>
          <w:t xml:space="preserve">on </w:t>
        </w:r>
      </w:ins>
      <w:ins w:id="102" w:author="Jeremy Long" w:date="2023-08-31T14:10:00Z">
        <w:r w:rsidR="002F116E">
          <w:rPr>
            <w:rFonts w:ascii="Times New Roman" w:eastAsia="Times New Roman" w:hAnsi="Times New Roman" w:cs="Times New Roman"/>
            <w:sz w:val="24"/>
            <w:szCs w:val="24"/>
          </w:rPr>
          <w:t xml:space="preserve">a mixture in no-choice </w:t>
        </w:r>
      </w:ins>
      <w:ins w:id="103" w:author="Jeremy Long" w:date="2023-08-31T14:11:00Z">
        <w:r w:rsidR="002F116E">
          <w:rPr>
            <w:rFonts w:ascii="Times New Roman" w:eastAsia="Times New Roman" w:hAnsi="Times New Roman" w:cs="Times New Roman"/>
            <w:sz w:val="24"/>
            <w:szCs w:val="24"/>
          </w:rPr>
          <w:t>assays, and we assessed</w:t>
        </w:r>
      </w:ins>
      <w:ins w:id="104" w:author="Jeremy Long" w:date="2023-08-31T14:13:00Z">
        <w:r w:rsidR="002F116E">
          <w:rPr>
            <w:rFonts w:ascii="Times New Roman" w:eastAsia="Times New Roman" w:hAnsi="Times New Roman" w:cs="Times New Roman"/>
            <w:sz w:val="24"/>
            <w:szCs w:val="24"/>
          </w:rPr>
          <w:t xml:space="preserve"> feeding preference in choice assays.</w:t>
        </w:r>
      </w:ins>
      <w:del w:id="105" w:author="Jeremy Long" w:date="2023-08-31T13:47:00Z">
        <w:r w:rsidR="009461C8" w:rsidDel="00C50047">
          <w:rPr>
            <w:rFonts w:ascii="Times New Roman" w:eastAsia="Times New Roman" w:hAnsi="Times New Roman" w:cs="Times New Roman"/>
            <w:sz w:val="24"/>
            <w:szCs w:val="24"/>
          </w:rPr>
          <w:delText>conducted</w:delText>
        </w:r>
        <w:r w:rsidR="00B44AFD" w:rsidRPr="000B4D61" w:rsidDel="00C50047">
          <w:rPr>
            <w:rFonts w:ascii="Times New Roman" w:eastAsia="Times New Roman" w:hAnsi="Times New Roman" w:cs="Times New Roman"/>
            <w:sz w:val="24"/>
            <w:szCs w:val="24"/>
          </w:rPr>
          <w:delText xml:space="preserve"> lab feeding assays to </w:delText>
        </w:r>
      </w:del>
      <w:del w:id="106" w:author="Jeremy Long" w:date="2023-08-31T14:14:00Z">
        <w:r w:rsidR="00B44AFD" w:rsidRPr="000B4D61" w:rsidDel="002F116E">
          <w:rPr>
            <w:rFonts w:ascii="Times New Roman" w:eastAsia="Times New Roman" w:hAnsi="Times New Roman" w:cs="Times New Roman"/>
            <w:sz w:val="24"/>
            <w:szCs w:val="24"/>
          </w:rPr>
          <w:delText xml:space="preserve">assess the preference </w:delText>
        </w:r>
        <w:r w:rsidR="00C216FC" w:rsidDel="002F116E">
          <w:rPr>
            <w:rFonts w:ascii="Times New Roman" w:eastAsia="Times New Roman" w:hAnsi="Times New Roman" w:cs="Times New Roman"/>
            <w:sz w:val="24"/>
            <w:szCs w:val="24"/>
          </w:rPr>
          <w:delText>and</w:delText>
        </w:r>
        <w:r w:rsidR="00B44AFD" w:rsidRPr="000B4D61" w:rsidDel="002F116E">
          <w:rPr>
            <w:rFonts w:ascii="Times New Roman" w:eastAsia="Times New Roman" w:hAnsi="Times New Roman" w:cs="Times New Roman"/>
            <w:sz w:val="24"/>
            <w:szCs w:val="24"/>
          </w:rPr>
          <w:delText xml:space="preserve"> performance of rocky shore </w:delText>
        </w:r>
        <w:r w:rsidR="00563D7D" w:rsidDel="002F116E">
          <w:rPr>
            <w:rFonts w:ascii="Times New Roman" w:eastAsia="Times New Roman" w:hAnsi="Times New Roman" w:cs="Times New Roman"/>
            <w:sz w:val="24"/>
            <w:szCs w:val="24"/>
          </w:rPr>
          <w:delText xml:space="preserve">wrack </w:delText>
        </w:r>
        <w:r w:rsidR="00AD1A4E" w:rsidRPr="000B4D61" w:rsidDel="002F116E">
          <w:rPr>
            <w:rFonts w:ascii="Times New Roman" w:eastAsia="Times New Roman" w:hAnsi="Times New Roman" w:cs="Times New Roman"/>
            <w:sz w:val="24"/>
            <w:szCs w:val="24"/>
          </w:rPr>
          <w:delText>consumers</w:delText>
        </w:r>
        <w:r w:rsidR="00B44AFD" w:rsidRPr="000B4D61" w:rsidDel="002F116E">
          <w:rPr>
            <w:rFonts w:ascii="Times New Roman" w:eastAsia="Times New Roman" w:hAnsi="Times New Roman" w:cs="Times New Roman"/>
            <w:sz w:val="24"/>
            <w:szCs w:val="24"/>
          </w:rPr>
          <w:delText xml:space="preserve"> </w:delText>
        </w:r>
        <w:r w:rsidR="009461C8" w:rsidDel="002F116E">
          <w:rPr>
            <w:rFonts w:ascii="Times New Roman" w:eastAsia="Times New Roman" w:hAnsi="Times New Roman" w:cs="Times New Roman"/>
            <w:sz w:val="24"/>
            <w:szCs w:val="24"/>
          </w:rPr>
          <w:delText xml:space="preserve">when fed </w:delText>
        </w:r>
      </w:del>
      <w:del w:id="107" w:author="Jeremy Long" w:date="2023-08-31T13:45:00Z">
        <w:r w:rsidR="009461C8" w:rsidDel="00C50047">
          <w:rPr>
            <w:rFonts w:ascii="Times New Roman" w:eastAsia="Times New Roman" w:hAnsi="Times New Roman" w:cs="Times New Roman"/>
            <w:sz w:val="24"/>
            <w:szCs w:val="24"/>
          </w:rPr>
          <w:delText xml:space="preserve">a </w:delText>
        </w:r>
        <w:r w:rsidR="00C216FC" w:rsidDel="00C50047">
          <w:rPr>
            <w:rFonts w:ascii="Times New Roman" w:eastAsia="Times New Roman" w:hAnsi="Times New Roman" w:cs="Times New Roman"/>
            <w:sz w:val="24"/>
            <w:szCs w:val="24"/>
          </w:rPr>
          <w:delText>diet that includes</w:delText>
        </w:r>
        <w:r w:rsidR="009461C8" w:rsidDel="00C50047">
          <w:rPr>
            <w:rFonts w:ascii="Times New Roman" w:eastAsia="Times New Roman" w:hAnsi="Times New Roman" w:cs="Times New Roman"/>
            <w:sz w:val="24"/>
            <w:szCs w:val="24"/>
          </w:rPr>
          <w:delText xml:space="preserve"> the</w:delText>
        </w:r>
        <w:r w:rsidR="00C216FC" w:rsidDel="00C50047">
          <w:rPr>
            <w:rFonts w:ascii="Times New Roman" w:eastAsia="Times New Roman" w:hAnsi="Times New Roman" w:cs="Times New Roman"/>
            <w:sz w:val="24"/>
            <w:szCs w:val="24"/>
          </w:rPr>
          <w:delText xml:space="preserve"> invasive </w:delText>
        </w:r>
      </w:del>
      <w:del w:id="108" w:author="Jeremy Long" w:date="2023-08-31T13:48:00Z">
        <w:r w:rsidR="00C216FC" w:rsidDel="00C50047">
          <w:rPr>
            <w:rFonts w:ascii="Times New Roman" w:eastAsia="Times New Roman" w:hAnsi="Times New Roman" w:cs="Times New Roman"/>
            <w:sz w:val="24"/>
            <w:szCs w:val="24"/>
          </w:rPr>
          <w:delText>devilweed</w:delText>
        </w:r>
        <w:r w:rsidR="00633FF1" w:rsidDel="00C50047">
          <w:rPr>
            <w:rFonts w:ascii="Times New Roman" w:eastAsia="Times New Roman" w:hAnsi="Times New Roman" w:cs="Times New Roman"/>
            <w:sz w:val="24"/>
            <w:szCs w:val="24"/>
          </w:rPr>
          <w:delText xml:space="preserve"> </w:delText>
        </w:r>
      </w:del>
      <w:del w:id="109" w:author="Jeremy Long" w:date="2023-08-31T13:50:00Z">
        <w:r w:rsidR="00633FF1" w:rsidDel="00793B7F">
          <w:rPr>
            <w:rFonts w:ascii="Times New Roman" w:eastAsia="Times New Roman" w:hAnsi="Times New Roman" w:cs="Times New Roman"/>
            <w:sz w:val="24"/>
            <w:szCs w:val="24"/>
          </w:rPr>
          <w:delText>(</w:delText>
        </w:r>
      </w:del>
      <w:del w:id="110" w:author="Jeremy Long" w:date="2023-08-31T14:13:00Z">
        <w:r w:rsidR="00633FF1" w:rsidRPr="00633FF1" w:rsidDel="002F116E">
          <w:rPr>
            <w:rFonts w:ascii="Times New Roman" w:eastAsia="Times New Roman" w:hAnsi="Times New Roman" w:cs="Times New Roman"/>
            <w:i/>
            <w:iCs/>
            <w:sz w:val="24"/>
            <w:szCs w:val="24"/>
          </w:rPr>
          <w:delText>Sargassum horneri</w:delText>
        </w:r>
      </w:del>
      <w:del w:id="111" w:author="Jeremy Long" w:date="2023-08-31T14:14:00Z">
        <w:r w:rsidR="00633FF1" w:rsidDel="002F116E">
          <w:rPr>
            <w:rFonts w:ascii="Times New Roman" w:eastAsia="Times New Roman" w:hAnsi="Times New Roman" w:cs="Times New Roman"/>
            <w:sz w:val="24"/>
            <w:szCs w:val="24"/>
          </w:rPr>
          <w:delText>)</w:delText>
        </w:r>
        <w:r w:rsidR="009461C8" w:rsidDel="002F116E">
          <w:rPr>
            <w:rFonts w:ascii="Times New Roman" w:eastAsia="Times New Roman" w:hAnsi="Times New Roman" w:cs="Times New Roman"/>
            <w:sz w:val="24"/>
            <w:szCs w:val="24"/>
          </w:rPr>
          <w:delText>.</w:delText>
        </w:r>
      </w:del>
      <w:r w:rsidR="009461C8">
        <w:rPr>
          <w:rFonts w:ascii="Times New Roman" w:eastAsia="Times New Roman" w:hAnsi="Times New Roman" w:cs="Times New Roman"/>
          <w:sz w:val="24"/>
          <w:szCs w:val="24"/>
        </w:rPr>
        <w:t xml:space="preserve"> Additionally, we examined the </w:t>
      </w:r>
      <w:del w:id="112" w:author="Jeremy Long" w:date="2023-08-31T14:14:00Z">
        <w:r w:rsidR="00C216FC" w:rsidDel="002F116E">
          <w:rPr>
            <w:rFonts w:ascii="Times New Roman" w:eastAsia="Times New Roman" w:hAnsi="Times New Roman" w:cs="Times New Roman"/>
            <w:sz w:val="24"/>
            <w:szCs w:val="24"/>
          </w:rPr>
          <w:delText xml:space="preserve">potential impacts this </w:delText>
        </w:r>
      </w:del>
      <w:del w:id="113" w:author="Jeremy Long" w:date="2023-08-31T13:46:00Z">
        <w:r w:rsidR="00C216FC" w:rsidDel="00C50047">
          <w:rPr>
            <w:rFonts w:ascii="Times New Roman" w:eastAsia="Times New Roman" w:hAnsi="Times New Roman" w:cs="Times New Roman"/>
            <w:sz w:val="24"/>
            <w:szCs w:val="24"/>
          </w:rPr>
          <w:delText xml:space="preserve">invasive </w:delText>
        </w:r>
      </w:del>
      <w:ins w:id="114" w:author="Jeremy Long" w:date="2023-08-31T14:14:00Z">
        <w:r w:rsidR="002F116E">
          <w:rPr>
            <w:rFonts w:ascii="Times New Roman" w:eastAsia="Times New Roman" w:hAnsi="Times New Roman" w:cs="Times New Roman"/>
            <w:sz w:val="24"/>
            <w:szCs w:val="24"/>
          </w:rPr>
          <w:t>impacts of this shift</w:t>
        </w:r>
      </w:ins>
      <w:ins w:id="115" w:author="Jeremy Long" w:date="2023-08-31T13:46:00Z">
        <w:r w:rsidR="00C50047">
          <w:rPr>
            <w:rFonts w:ascii="Times New Roman" w:eastAsia="Times New Roman" w:hAnsi="Times New Roman" w:cs="Times New Roman"/>
            <w:sz w:val="24"/>
            <w:szCs w:val="24"/>
          </w:rPr>
          <w:t xml:space="preserve"> </w:t>
        </w:r>
      </w:ins>
      <w:del w:id="116" w:author="Jeremy Long" w:date="2023-08-31T13:46:00Z">
        <w:r w:rsidR="00C216FC" w:rsidDel="00C50047">
          <w:rPr>
            <w:rFonts w:ascii="Times New Roman" w:eastAsia="Times New Roman" w:hAnsi="Times New Roman" w:cs="Times New Roman"/>
            <w:sz w:val="24"/>
            <w:szCs w:val="24"/>
          </w:rPr>
          <w:delText xml:space="preserve">may have </w:delText>
        </w:r>
      </w:del>
      <w:r w:rsidR="00C216FC">
        <w:rPr>
          <w:rFonts w:ascii="Times New Roman" w:eastAsia="Times New Roman" w:hAnsi="Times New Roman" w:cs="Times New Roman"/>
          <w:sz w:val="24"/>
          <w:szCs w:val="24"/>
        </w:rPr>
        <w:t xml:space="preserve">on </w:t>
      </w:r>
      <w:ins w:id="117" w:author="Jeremy Long" w:date="2023-08-31T13:46:00Z">
        <w:r w:rsidR="00C50047">
          <w:rPr>
            <w:rFonts w:ascii="Times New Roman" w:eastAsia="Times New Roman" w:hAnsi="Times New Roman" w:cs="Times New Roman"/>
            <w:sz w:val="24"/>
            <w:szCs w:val="24"/>
          </w:rPr>
          <w:t>grazing of</w:t>
        </w:r>
      </w:ins>
      <w:ins w:id="118" w:author="Jeremy Long" w:date="2023-08-31T13:47:00Z">
        <w:r w:rsidR="00C50047">
          <w:rPr>
            <w:rFonts w:ascii="Times New Roman" w:eastAsia="Times New Roman" w:hAnsi="Times New Roman" w:cs="Times New Roman"/>
            <w:sz w:val="24"/>
            <w:szCs w:val="24"/>
          </w:rPr>
          <w:t xml:space="preserve"> </w:t>
        </w:r>
      </w:ins>
      <w:r w:rsidR="00B44AFD" w:rsidRPr="000B4D61">
        <w:rPr>
          <w:rFonts w:ascii="Times New Roman" w:eastAsia="Times New Roman" w:hAnsi="Times New Roman" w:cs="Times New Roman"/>
          <w:sz w:val="24"/>
          <w:szCs w:val="24"/>
        </w:rPr>
        <w:t>native benthic seaweeds</w:t>
      </w:r>
      <w:ins w:id="119" w:author="Jeremy Long" w:date="2023-09-25T10:01:00Z">
        <w:r>
          <w:rPr>
            <w:rFonts w:ascii="Times New Roman" w:eastAsia="Times New Roman" w:hAnsi="Times New Roman" w:cs="Times New Roman"/>
            <w:sz w:val="24"/>
            <w:szCs w:val="24"/>
          </w:rPr>
          <w:t xml:space="preserve"> by a</w:t>
        </w:r>
      </w:ins>
      <w:ins w:id="120" w:author="Jeremy Long" w:date="2023-10-03T12:49:00Z">
        <w:r>
          <w:rPr>
            <w:rFonts w:ascii="Times New Roman" w:eastAsia="Times New Roman" w:hAnsi="Times New Roman" w:cs="Times New Roman"/>
            <w:sz w:val="24"/>
            <w:szCs w:val="24"/>
          </w:rPr>
          <w:t>n intertidal</w:t>
        </w:r>
      </w:ins>
      <w:ins w:id="121" w:author="Jeremy Long" w:date="2023-09-25T10:01:00Z">
        <w:r>
          <w:rPr>
            <w:rFonts w:ascii="Times New Roman" w:eastAsia="Times New Roman" w:hAnsi="Times New Roman" w:cs="Times New Roman"/>
            <w:sz w:val="24"/>
            <w:szCs w:val="24"/>
          </w:rPr>
          <w:t xml:space="preserve"> consumer assemblage</w:t>
        </w:r>
      </w:ins>
      <w:r w:rsidR="00B44AFD" w:rsidRPr="000B4D61">
        <w:rPr>
          <w:rFonts w:ascii="Times New Roman" w:eastAsia="Times New Roman" w:hAnsi="Times New Roman" w:cs="Times New Roman"/>
          <w:sz w:val="24"/>
          <w:szCs w:val="24"/>
        </w:rPr>
        <w:t xml:space="preserve">. </w:t>
      </w:r>
      <w:ins w:id="122" w:author="Jeremy Long" w:date="2023-08-31T14:05:00Z">
        <w:r w:rsidR="00E55A45">
          <w:rPr>
            <w:rFonts w:ascii="Times New Roman" w:eastAsia="Times New Roman" w:hAnsi="Times New Roman" w:cs="Times New Roman"/>
            <w:sz w:val="24"/>
            <w:szCs w:val="24"/>
          </w:rPr>
          <w:t xml:space="preserve">Replacing kelp detritus with </w:t>
        </w:r>
      </w:ins>
      <w:ins w:id="123" w:author="Jeremy Long" w:date="2023-09-24T16:43:00Z">
        <w:r>
          <w:rPr>
            <w:rFonts w:ascii="Times New Roman" w:eastAsia="Times New Roman" w:hAnsi="Times New Roman" w:cs="Times New Roman"/>
            <w:sz w:val="24"/>
            <w:szCs w:val="24"/>
          </w:rPr>
          <w:t xml:space="preserve">invasive </w:t>
        </w:r>
      </w:ins>
      <w:proofErr w:type="spellStart"/>
      <w:ins w:id="124" w:author="Jeremy Long" w:date="2023-08-31T14:05:00Z">
        <w:r w:rsidR="00E55A45">
          <w:rPr>
            <w:rFonts w:ascii="Times New Roman" w:eastAsia="Times New Roman" w:hAnsi="Times New Roman" w:cs="Times New Roman"/>
            <w:sz w:val="24"/>
            <w:szCs w:val="24"/>
          </w:rPr>
          <w:t>Devilweed</w:t>
        </w:r>
      </w:ins>
      <w:proofErr w:type="spellEnd"/>
      <w:ins w:id="125" w:author="Jeremy Long" w:date="2023-08-31T14:06:00Z">
        <w:r w:rsidR="00E55A45">
          <w:rPr>
            <w:rFonts w:ascii="Times New Roman" w:eastAsia="Times New Roman" w:hAnsi="Times New Roman" w:cs="Times New Roman"/>
            <w:sz w:val="24"/>
            <w:szCs w:val="24"/>
          </w:rPr>
          <w:t xml:space="preserve"> had consumer-specific</w:t>
        </w:r>
      </w:ins>
      <w:ins w:id="126" w:author="Jeremy Long" w:date="2023-08-31T14:07:00Z">
        <w:r w:rsidR="00E55A45">
          <w:rPr>
            <w:rFonts w:ascii="Times New Roman" w:eastAsia="Times New Roman" w:hAnsi="Times New Roman" w:cs="Times New Roman"/>
            <w:sz w:val="24"/>
            <w:szCs w:val="24"/>
          </w:rPr>
          <w:t xml:space="preserve"> </w:t>
        </w:r>
      </w:ins>
      <w:ins w:id="127" w:author="Jeremy Long" w:date="2023-08-31T14:15:00Z">
        <w:r w:rsidR="002F116E">
          <w:rPr>
            <w:rFonts w:ascii="Times New Roman" w:eastAsia="Times New Roman" w:hAnsi="Times New Roman" w:cs="Times New Roman"/>
            <w:sz w:val="24"/>
            <w:szCs w:val="24"/>
          </w:rPr>
          <w:t xml:space="preserve">performance </w:t>
        </w:r>
      </w:ins>
      <w:ins w:id="128" w:author="Jeremy Long" w:date="2023-08-31T14:07:00Z">
        <w:r w:rsidR="00E55A45">
          <w:rPr>
            <w:rFonts w:ascii="Times New Roman" w:eastAsia="Times New Roman" w:hAnsi="Times New Roman" w:cs="Times New Roman"/>
            <w:sz w:val="24"/>
            <w:szCs w:val="24"/>
          </w:rPr>
          <w:t xml:space="preserve">impacts </w:t>
        </w:r>
      </w:ins>
      <w:ins w:id="129" w:author="Jeremy Long" w:date="2023-08-31T14:08:00Z">
        <w:r w:rsidR="00E55A45">
          <w:rPr>
            <w:rFonts w:ascii="Times New Roman" w:eastAsia="Times New Roman" w:hAnsi="Times New Roman" w:cs="Times New Roman"/>
            <w:sz w:val="24"/>
            <w:szCs w:val="24"/>
          </w:rPr>
          <w:t>–</w:t>
        </w:r>
      </w:ins>
      <w:ins w:id="130" w:author="Jeremy Long" w:date="2023-08-31T14:07:00Z">
        <w:r w:rsidR="00E55A45">
          <w:rPr>
            <w:rFonts w:ascii="Times New Roman" w:eastAsia="Times New Roman" w:hAnsi="Times New Roman" w:cs="Times New Roman"/>
            <w:sz w:val="24"/>
            <w:szCs w:val="24"/>
          </w:rPr>
          <w:t xml:space="preserve"> s</w:t>
        </w:r>
      </w:ins>
      <w:ins w:id="131" w:author="Jeremy Long" w:date="2023-08-31T14:08:00Z">
        <w:r w:rsidR="00E55A45">
          <w:rPr>
            <w:rFonts w:ascii="Times New Roman" w:eastAsia="Times New Roman" w:hAnsi="Times New Roman" w:cs="Times New Roman"/>
            <w:sz w:val="24"/>
            <w:szCs w:val="24"/>
          </w:rPr>
          <w:t xml:space="preserve">uppressing growth of Red abalone </w:t>
        </w:r>
      </w:ins>
      <w:ins w:id="132" w:author="Jeremy Long" w:date="2023-08-31T14:15:00Z">
        <w:r w:rsidR="002F116E">
          <w:rPr>
            <w:rFonts w:ascii="Times New Roman" w:eastAsia="Times New Roman" w:hAnsi="Times New Roman" w:cs="Times New Roman"/>
            <w:sz w:val="24"/>
            <w:szCs w:val="24"/>
          </w:rPr>
          <w:t>(</w:t>
        </w:r>
        <w:proofErr w:type="spellStart"/>
        <w:r w:rsidR="002F116E">
          <w:rPr>
            <w:rFonts w:ascii="Times New Roman" w:eastAsia="Times New Roman" w:hAnsi="Times New Roman" w:cs="Times New Roman"/>
            <w:i/>
            <w:iCs/>
            <w:sz w:val="24"/>
            <w:szCs w:val="24"/>
          </w:rPr>
          <w:t>Haliotis</w:t>
        </w:r>
        <w:proofErr w:type="spellEnd"/>
        <w:r w:rsidR="002F116E">
          <w:rPr>
            <w:rFonts w:ascii="Times New Roman" w:eastAsia="Times New Roman" w:hAnsi="Times New Roman" w:cs="Times New Roman"/>
            <w:i/>
            <w:iCs/>
            <w:sz w:val="24"/>
            <w:szCs w:val="24"/>
          </w:rPr>
          <w:t xml:space="preserve"> </w:t>
        </w:r>
        <w:proofErr w:type="spellStart"/>
        <w:r w:rsidR="002F116E">
          <w:rPr>
            <w:rFonts w:ascii="Times New Roman" w:eastAsia="Times New Roman" w:hAnsi="Times New Roman" w:cs="Times New Roman"/>
            <w:i/>
            <w:iCs/>
            <w:sz w:val="24"/>
            <w:szCs w:val="24"/>
          </w:rPr>
          <w:t>rufescens</w:t>
        </w:r>
        <w:proofErr w:type="spellEnd"/>
        <w:r w:rsidR="002F116E">
          <w:rPr>
            <w:rFonts w:ascii="Times New Roman" w:eastAsia="Times New Roman" w:hAnsi="Times New Roman" w:cs="Times New Roman"/>
            <w:sz w:val="24"/>
            <w:szCs w:val="24"/>
          </w:rPr>
          <w:t>)</w:t>
        </w:r>
      </w:ins>
      <w:ins w:id="133" w:author="Jeremy Long" w:date="2023-08-31T14:16:00Z">
        <w:r w:rsidR="002F116E">
          <w:rPr>
            <w:rFonts w:ascii="Times New Roman" w:eastAsia="Times New Roman" w:hAnsi="Times New Roman" w:cs="Times New Roman"/>
            <w:sz w:val="24"/>
            <w:szCs w:val="24"/>
          </w:rPr>
          <w:t xml:space="preserve"> </w:t>
        </w:r>
      </w:ins>
      <w:ins w:id="134" w:author="Jeremy Long" w:date="2023-08-31T14:08:00Z">
        <w:r w:rsidR="00E55A45">
          <w:rPr>
            <w:rFonts w:ascii="Times New Roman" w:eastAsia="Times New Roman" w:hAnsi="Times New Roman" w:cs="Times New Roman"/>
            <w:sz w:val="24"/>
            <w:szCs w:val="24"/>
          </w:rPr>
          <w:t>but enhancing growth of Black turban snails</w:t>
        </w:r>
      </w:ins>
      <w:ins w:id="135" w:author="Jeremy Long" w:date="2023-08-31T14:15:00Z">
        <w:r w:rsidR="002F116E">
          <w:rPr>
            <w:rFonts w:ascii="Times New Roman" w:eastAsia="Times New Roman" w:hAnsi="Times New Roman" w:cs="Times New Roman"/>
            <w:sz w:val="24"/>
            <w:szCs w:val="24"/>
          </w:rPr>
          <w:t xml:space="preserve"> (</w:t>
        </w:r>
        <w:r w:rsidR="002F116E">
          <w:rPr>
            <w:rFonts w:ascii="Times New Roman" w:eastAsia="Times New Roman" w:hAnsi="Times New Roman" w:cs="Times New Roman"/>
            <w:i/>
            <w:iCs/>
            <w:sz w:val="24"/>
            <w:szCs w:val="24"/>
          </w:rPr>
          <w:t xml:space="preserve">Tegula </w:t>
        </w:r>
        <w:proofErr w:type="spellStart"/>
        <w:r w:rsidR="002F116E">
          <w:rPr>
            <w:rFonts w:ascii="Times New Roman" w:eastAsia="Times New Roman" w:hAnsi="Times New Roman" w:cs="Times New Roman"/>
            <w:i/>
            <w:iCs/>
            <w:sz w:val="24"/>
            <w:szCs w:val="24"/>
          </w:rPr>
          <w:t>funebralis</w:t>
        </w:r>
        <w:proofErr w:type="spellEnd"/>
        <w:r w:rsidR="002F116E">
          <w:rPr>
            <w:rFonts w:ascii="Times New Roman" w:eastAsia="Times New Roman" w:hAnsi="Times New Roman" w:cs="Times New Roman"/>
            <w:sz w:val="24"/>
            <w:szCs w:val="24"/>
          </w:rPr>
          <w:t>)</w:t>
        </w:r>
      </w:ins>
      <w:ins w:id="136" w:author="Jeremy Long" w:date="2023-08-31T14:08:00Z">
        <w:r w:rsidR="00E55A45">
          <w:rPr>
            <w:rFonts w:ascii="Times New Roman" w:eastAsia="Times New Roman" w:hAnsi="Times New Roman" w:cs="Times New Roman"/>
            <w:sz w:val="24"/>
            <w:szCs w:val="24"/>
          </w:rPr>
          <w:t>.</w:t>
        </w:r>
      </w:ins>
      <w:ins w:id="137" w:author="Jeremy Long" w:date="2023-08-31T14:15:00Z">
        <w:r w:rsidR="002F116E">
          <w:rPr>
            <w:rFonts w:ascii="Times New Roman" w:eastAsia="Times New Roman" w:hAnsi="Times New Roman" w:cs="Times New Roman"/>
            <w:sz w:val="24"/>
            <w:szCs w:val="24"/>
          </w:rPr>
          <w:t xml:space="preserve"> </w:t>
        </w:r>
      </w:ins>
      <w:ins w:id="138" w:author="Jeremy Long" w:date="2023-08-31T14:16:00Z">
        <w:r w:rsidR="002F116E">
          <w:rPr>
            <w:rFonts w:ascii="Times New Roman" w:eastAsia="Times New Roman" w:hAnsi="Times New Roman" w:cs="Times New Roman"/>
            <w:sz w:val="24"/>
            <w:szCs w:val="24"/>
          </w:rPr>
          <w:t>The effect of mixed diets on</w:t>
        </w:r>
      </w:ins>
      <w:ins w:id="139" w:author="Jeremy Long" w:date="2023-08-31T14:17:00Z">
        <w:r w:rsidR="002F116E">
          <w:rPr>
            <w:rFonts w:ascii="Times New Roman" w:eastAsia="Times New Roman" w:hAnsi="Times New Roman" w:cs="Times New Roman"/>
            <w:sz w:val="24"/>
            <w:szCs w:val="24"/>
          </w:rPr>
          <w:t xml:space="preserve"> consumer growth also displayed consumer-specificity.</w:t>
        </w:r>
      </w:ins>
      <w:ins w:id="140" w:author="Jeremy Long" w:date="2023-08-31T14:18:00Z">
        <w:r w:rsidR="002F116E">
          <w:rPr>
            <w:rFonts w:ascii="Times New Roman" w:eastAsia="Times New Roman" w:hAnsi="Times New Roman" w:cs="Times New Roman"/>
            <w:sz w:val="24"/>
            <w:szCs w:val="24"/>
          </w:rPr>
          <w:t xml:space="preserve"> </w:t>
        </w:r>
      </w:ins>
      <w:moveToRangeStart w:id="141" w:author="Jeremy Long" w:date="2023-08-31T14:28:00Z" w:name="move144384513"/>
      <w:moveTo w:id="142" w:author="Jeremy Long" w:date="2023-08-31T14:28:00Z">
        <w:del w:id="143" w:author="Jeremy Long" w:date="2023-08-31T14:28:00Z">
          <w:r w:rsidR="00222186" w:rsidDel="00222186">
            <w:rPr>
              <w:rFonts w:ascii="Times New Roman" w:eastAsia="Times New Roman" w:hAnsi="Times New Roman" w:cs="Times New Roman"/>
              <w:sz w:val="24"/>
              <w:szCs w:val="24"/>
            </w:rPr>
            <w:delText>S</w:delText>
          </w:r>
        </w:del>
        <w:del w:id="144" w:author="Jeremy Long" w:date="2023-09-25T10:02:00Z">
          <w:r w:rsidR="00222186" w:rsidDel="009942BA">
            <w:rPr>
              <w:rFonts w:ascii="Times New Roman" w:eastAsia="Times New Roman" w:hAnsi="Times New Roman" w:cs="Times New Roman"/>
              <w:sz w:val="24"/>
              <w:szCs w:val="24"/>
            </w:rPr>
            <w:delText xml:space="preserve">ome </w:delText>
          </w:r>
        </w:del>
        <w:del w:id="145" w:author="Jeremy Long" w:date="2023-08-31T14:30:00Z">
          <w:r w:rsidR="00222186" w:rsidDel="00E06B32">
            <w:rPr>
              <w:rFonts w:ascii="Times New Roman" w:eastAsia="Times New Roman" w:hAnsi="Times New Roman" w:cs="Times New Roman"/>
              <w:sz w:val="24"/>
              <w:szCs w:val="24"/>
            </w:rPr>
            <w:delText xml:space="preserve">consumers </w:delText>
          </w:r>
        </w:del>
        <w:del w:id="146" w:author="Jeremy Long" w:date="2023-08-31T14:28:00Z">
          <w:r w:rsidR="00222186" w:rsidDel="00222186">
            <w:rPr>
              <w:rFonts w:ascii="Times New Roman" w:eastAsia="Times New Roman" w:hAnsi="Times New Roman" w:cs="Times New Roman"/>
              <w:sz w:val="24"/>
              <w:szCs w:val="24"/>
            </w:rPr>
            <w:delText>favored</w:delText>
          </w:r>
        </w:del>
        <w:del w:id="147" w:author="Jeremy Long" w:date="2023-09-25T10:02:00Z">
          <w:r w:rsidR="00222186" w:rsidRPr="000B4D61" w:rsidDel="009942BA">
            <w:rPr>
              <w:rFonts w:ascii="Times New Roman" w:eastAsia="Times New Roman" w:hAnsi="Times New Roman" w:cs="Times New Roman"/>
              <w:sz w:val="24"/>
              <w:szCs w:val="24"/>
            </w:rPr>
            <w:delText xml:space="preserve"> kelp (abalone and turban snails)</w:delText>
          </w:r>
        </w:del>
        <w:del w:id="148" w:author="Jeremy Long" w:date="2023-08-31T14:30:00Z">
          <w:r w:rsidR="00222186" w:rsidRPr="000B4D61" w:rsidDel="00E06B32">
            <w:rPr>
              <w:rFonts w:ascii="Times New Roman" w:eastAsia="Times New Roman" w:hAnsi="Times New Roman" w:cs="Times New Roman"/>
              <w:sz w:val="24"/>
              <w:szCs w:val="24"/>
            </w:rPr>
            <w:delText>,</w:delText>
          </w:r>
        </w:del>
        <w:del w:id="149" w:author="Jeremy Long" w:date="2023-09-25T10:02:00Z">
          <w:r w:rsidR="00222186" w:rsidRPr="000B4D61" w:rsidDel="009942BA">
            <w:rPr>
              <w:rFonts w:ascii="Times New Roman" w:eastAsia="Times New Roman" w:hAnsi="Times New Roman" w:cs="Times New Roman"/>
              <w:sz w:val="24"/>
              <w:szCs w:val="24"/>
            </w:rPr>
            <w:delText xml:space="preserve"> </w:delText>
          </w:r>
        </w:del>
        <w:del w:id="150" w:author="Jeremy Long" w:date="2023-08-31T14:28:00Z">
          <w:r w:rsidR="00222186" w:rsidRPr="000B4D61" w:rsidDel="00222186">
            <w:rPr>
              <w:rFonts w:ascii="Times New Roman" w:eastAsia="Times New Roman" w:hAnsi="Times New Roman" w:cs="Times New Roman"/>
              <w:sz w:val="24"/>
              <w:szCs w:val="24"/>
            </w:rPr>
            <w:delText xml:space="preserve">one consumer </w:delText>
          </w:r>
          <w:r w:rsidR="00222186" w:rsidDel="00222186">
            <w:rPr>
              <w:rFonts w:ascii="Times New Roman" w:eastAsia="Times New Roman" w:hAnsi="Times New Roman" w:cs="Times New Roman"/>
              <w:sz w:val="24"/>
              <w:szCs w:val="24"/>
            </w:rPr>
            <w:delText>favored</w:delText>
          </w:r>
          <w:r w:rsidR="00222186" w:rsidRPr="000B4D61" w:rsidDel="00222186">
            <w:rPr>
              <w:rFonts w:ascii="Times New Roman" w:eastAsia="Times New Roman" w:hAnsi="Times New Roman" w:cs="Times New Roman"/>
              <w:sz w:val="24"/>
              <w:szCs w:val="24"/>
            </w:rPr>
            <w:delText xml:space="preserve"> </w:delText>
          </w:r>
        </w:del>
        <w:del w:id="151" w:author="Jeremy Long" w:date="2023-09-25T10:02:00Z">
          <w:r w:rsidR="00222186" w:rsidRPr="000B4D61" w:rsidDel="009942BA">
            <w:rPr>
              <w:rFonts w:ascii="Times New Roman" w:eastAsia="Times New Roman" w:hAnsi="Times New Roman" w:cs="Times New Roman"/>
              <w:sz w:val="24"/>
              <w:szCs w:val="24"/>
            </w:rPr>
            <w:delText xml:space="preserve">devilweed (hermit crabs), and </w:delText>
          </w:r>
        </w:del>
        <w:del w:id="152" w:author="Jeremy Long" w:date="2023-08-31T14:29:00Z">
          <w:r w:rsidR="00222186" w:rsidRPr="000B4D61" w:rsidDel="00222186">
            <w:rPr>
              <w:rFonts w:ascii="Times New Roman" w:eastAsia="Times New Roman" w:hAnsi="Times New Roman" w:cs="Times New Roman"/>
              <w:sz w:val="24"/>
              <w:szCs w:val="24"/>
            </w:rPr>
            <w:delText xml:space="preserve">one consumer displaying </w:delText>
          </w:r>
        </w:del>
        <w:del w:id="153" w:author="Jeremy Long" w:date="2023-08-31T14:30:00Z">
          <w:r w:rsidR="00222186" w:rsidRPr="000B4D61" w:rsidDel="00E06B32">
            <w:rPr>
              <w:rFonts w:ascii="Times New Roman" w:eastAsia="Times New Roman" w:hAnsi="Times New Roman" w:cs="Times New Roman"/>
              <w:sz w:val="24"/>
              <w:szCs w:val="24"/>
            </w:rPr>
            <w:delText>no preference</w:delText>
          </w:r>
        </w:del>
        <w:del w:id="154" w:author="Jeremy Long" w:date="2023-09-25T10:02:00Z">
          <w:r w:rsidR="00222186" w:rsidRPr="000B4D61" w:rsidDel="009942BA">
            <w:rPr>
              <w:rFonts w:ascii="Times New Roman" w:eastAsia="Times New Roman" w:hAnsi="Times New Roman" w:cs="Times New Roman"/>
              <w:sz w:val="24"/>
              <w:szCs w:val="24"/>
            </w:rPr>
            <w:delText xml:space="preserve"> (shore crabs</w:delText>
          </w:r>
          <w:r w:rsidR="00222186" w:rsidDel="009942BA">
            <w:rPr>
              <w:rFonts w:ascii="Times New Roman" w:eastAsia="Times New Roman" w:hAnsi="Times New Roman" w:cs="Times New Roman"/>
              <w:sz w:val="24"/>
              <w:szCs w:val="24"/>
            </w:rPr>
            <w:delText>).</w:delText>
          </w:r>
        </w:del>
      </w:moveTo>
      <w:moveToRangeEnd w:id="141"/>
      <w:ins w:id="155" w:author="Jeremy Long" w:date="2023-08-31T14:31:00Z">
        <w:r w:rsidR="00E06B32">
          <w:rPr>
            <w:rFonts w:ascii="Times New Roman" w:eastAsia="Times New Roman" w:hAnsi="Times New Roman" w:cs="Times New Roman"/>
            <w:sz w:val="24"/>
            <w:szCs w:val="24"/>
          </w:rPr>
          <w:t xml:space="preserve">Replacing native kelp with invasive </w:t>
        </w:r>
        <w:proofErr w:type="spellStart"/>
        <w:r w:rsidR="00E06B32">
          <w:rPr>
            <w:rFonts w:ascii="Times New Roman" w:eastAsia="Times New Roman" w:hAnsi="Times New Roman" w:cs="Times New Roman"/>
            <w:sz w:val="24"/>
            <w:szCs w:val="24"/>
          </w:rPr>
          <w:t>devilweed</w:t>
        </w:r>
        <w:proofErr w:type="spellEnd"/>
        <w:r w:rsidR="00E06B32">
          <w:rPr>
            <w:rFonts w:ascii="Times New Roman" w:eastAsia="Times New Roman" w:hAnsi="Times New Roman" w:cs="Times New Roman"/>
            <w:sz w:val="24"/>
            <w:szCs w:val="24"/>
          </w:rPr>
          <w:t xml:space="preserve"> </w:t>
        </w:r>
      </w:ins>
      <w:ins w:id="156" w:author="Jeremy Long" w:date="2023-08-31T14:32:00Z">
        <w:r w:rsidR="00E06B32">
          <w:rPr>
            <w:rFonts w:ascii="Times New Roman" w:eastAsia="Times New Roman" w:hAnsi="Times New Roman" w:cs="Times New Roman"/>
            <w:sz w:val="24"/>
            <w:szCs w:val="24"/>
          </w:rPr>
          <w:t xml:space="preserve">increased </w:t>
        </w:r>
      </w:ins>
      <w:ins w:id="157" w:author="Jeremy Long" w:date="2023-08-31T14:31:00Z">
        <w:r w:rsidR="00E06B32">
          <w:rPr>
            <w:rFonts w:ascii="Times New Roman" w:eastAsia="Times New Roman" w:hAnsi="Times New Roman" w:cs="Times New Roman"/>
            <w:sz w:val="24"/>
            <w:szCs w:val="24"/>
          </w:rPr>
          <w:t xml:space="preserve">grazing </w:t>
        </w:r>
      </w:ins>
      <w:ins w:id="158" w:author="Jeremy Long" w:date="2023-09-24T16:44:00Z">
        <w:r>
          <w:rPr>
            <w:rFonts w:ascii="Times New Roman" w:eastAsia="Times New Roman" w:hAnsi="Times New Roman" w:cs="Times New Roman"/>
            <w:sz w:val="24"/>
            <w:szCs w:val="24"/>
          </w:rPr>
          <w:t>of native</w:t>
        </w:r>
      </w:ins>
      <w:ins w:id="159" w:author="Jeremy Long" w:date="2023-09-24T16:45:00Z">
        <w:r>
          <w:rPr>
            <w:rFonts w:ascii="Times New Roman" w:eastAsia="Times New Roman" w:hAnsi="Times New Roman" w:cs="Times New Roman"/>
            <w:sz w:val="24"/>
            <w:szCs w:val="24"/>
          </w:rPr>
          <w:t xml:space="preserve"> benthic seaweeds </w:t>
        </w:r>
      </w:ins>
      <w:ins w:id="160" w:author="Jeremy Long" w:date="2023-08-31T14:31:00Z">
        <w:r w:rsidR="00E06B32">
          <w:rPr>
            <w:rFonts w:ascii="Times New Roman" w:eastAsia="Times New Roman" w:hAnsi="Times New Roman" w:cs="Times New Roman"/>
            <w:sz w:val="24"/>
            <w:szCs w:val="24"/>
          </w:rPr>
          <w:t xml:space="preserve">by a realistic </w:t>
        </w:r>
      </w:ins>
      <w:ins w:id="161" w:author="Jeremy Long" w:date="2023-09-24T15:31:00Z">
        <w:r>
          <w:rPr>
            <w:rFonts w:ascii="Times New Roman" w:eastAsia="Times New Roman" w:hAnsi="Times New Roman" w:cs="Times New Roman"/>
            <w:sz w:val="24"/>
            <w:szCs w:val="24"/>
          </w:rPr>
          <w:t xml:space="preserve">detritivore </w:t>
        </w:r>
      </w:ins>
      <w:ins w:id="162" w:author="Jeremy Long" w:date="2023-08-31T14:32:00Z">
        <w:r w:rsidR="00E06B32">
          <w:rPr>
            <w:rFonts w:ascii="Times New Roman" w:eastAsia="Times New Roman" w:hAnsi="Times New Roman" w:cs="Times New Roman"/>
            <w:sz w:val="24"/>
            <w:szCs w:val="24"/>
          </w:rPr>
          <w:t>assemblage</w:t>
        </w:r>
      </w:ins>
      <w:ins w:id="163" w:author="Jeremy Long" w:date="2023-08-31T14:42:00Z">
        <w:r w:rsidR="00BF3D37">
          <w:rPr>
            <w:rFonts w:ascii="Times New Roman" w:eastAsia="Times New Roman" w:hAnsi="Times New Roman" w:cs="Times New Roman"/>
            <w:sz w:val="24"/>
            <w:szCs w:val="24"/>
          </w:rPr>
          <w:t>, but only</w:t>
        </w:r>
      </w:ins>
      <w:ins w:id="164" w:author="Jeremy Long" w:date="2023-08-31T14:32:00Z">
        <w:r w:rsidR="00E06B32">
          <w:rPr>
            <w:rFonts w:ascii="Times New Roman" w:eastAsia="Times New Roman" w:hAnsi="Times New Roman" w:cs="Times New Roman"/>
            <w:sz w:val="24"/>
            <w:szCs w:val="24"/>
          </w:rPr>
          <w:t xml:space="preserve"> on </w:t>
        </w:r>
      </w:ins>
      <w:ins w:id="165" w:author="Jeremy Long" w:date="2023-09-24T16:49:00Z">
        <w:r>
          <w:rPr>
            <w:rFonts w:ascii="Times New Roman" w:eastAsia="Times New Roman" w:hAnsi="Times New Roman" w:cs="Times New Roman"/>
            <w:sz w:val="24"/>
            <w:szCs w:val="24"/>
          </w:rPr>
          <w:t>the</w:t>
        </w:r>
      </w:ins>
      <w:ins w:id="166" w:author="Jeremy Long" w:date="2023-08-31T14:40:00Z">
        <w:r w:rsidR="00BF3D37">
          <w:rPr>
            <w:rFonts w:ascii="Times New Roman" w:eastAsia="Times New Roman" w:hAnsi="Times New Roman" w:cs="Times New Roman"/>
            <w:sz w:val="24"/>
            <w:szCs w:val="24"/>
          </w:rPr>
          <w:t xml:space="preserve"> brown seaweed</w:t>
        </w:r>
      </w:ins>
      <w:ins w:id="167" w:author="Jeremy Long" w:date="2023-09-24T16:49:00Z">
        <w:r>
          <w:rPr>
            <w:rFonts w:ascii="Times New Roman" w:eastAsia="Times New Roman" w:hAnsi="Times New Roman" w:cs="Times New Roman"/>
            <w:sz w:val="24"/>
            <w:szCs w:val="24"/>
          </w:rPr>
          <w:t xml:space="preserve">, </w:t>
        </w:r>
        <w:proofErr w:type="spellStart"/>
        <w:r w:rsidRPr="009942BA">
          <w:rPr>
            <w:rFonts w:ascii="Times New Roman" w:eastAsia="Times New Roman" w:hAnsi="Times New Roman" w:cs="Times New Roman"/>
            <w:i/>
            <w:iCs/>
            <w:sz w:val="24"/>
            <w:szCs w:val="24"/>
            <w:rPrChange w:id="168" w:author="Jeremy Long" w:date="2023-09-24T16:49:00Z">
              <w:rPr>
                <w:rFonts w:ascii="Times New Roman" w:eastAsia="Times New Roman" w:hAnsi="Times New Roman" w:cs="Times New Roman"/>
                <w:sz w:val="24"/>
                <w:szCs w:val="24"/>
              </w:rPr>
            </w:rPrChange>
          </w:rPr>
          <w:t>Silvetia</w:t>
        </w:r>
      </w:ins>
      <w:proofErr w:type="spellEnd"/>
      <w:ins w:id="169" w:author="Jeremy Long" w:date="2023-08-31T14:32:00Z">
        <w:r w:rsidR="00E06B32">
          <w:rPr>
            <w:rFonts w:ascii="Times New Roman" w:eastAsia="Times New Roman" w:hAnsi="Times New Roman" w:cs="Times New Roman"/>
            <w:sz w:val="24"/>
            <w:szCs w:val="24"/>
          </w:rPr>
          <w:t xml:space="preserve">. </w:t>
        </w:r>
      </w:ins>
      <w:del w:id="170" w:author="Jeremy Long" w:date="2023-08-31T13:58:00Z">
        <w:r w:rsidR="009461C8" w:rsidDel="00793B7F">
          <w:rPr>
            <w:rFonts w:ascii="Times New Roman" w:eastAsia="Times New Roman" w:hAnsi="Times New Roman" w:cs="Times New Roman"/>
            <w:sz w:val="24"/>
            <w:szCs w:val="24"/>
          </w:rPr>
          <w:delText>We fed two species of gastropods</w:delText>
        </w:r>
        <w:r w:rsidR="00242EAF" w:rsidDel="00793B7F">
          <w:rPr>
            <w:rFonts w:ascii="Times New Roman" w:eastAsia="Times New Roman" w:hAnsi="Times New Roman" w:cs="Times New Roman"/>
            <w:sz w:val="24"/>
            <w:szCs w:val="24"/>
          </w:rPr>
          <w:delText xml:space="preserve"> a diet </w:delText>
        </w:r>
        <w:r w:rsidR="009461C8" w:rsidDel="00793B7F">
          <w:rPr>
            <w:rFonts w:ascii="Times New Roman" w:eastAsia="Times New Roman" w:hAnsi="Times New Roman" w:cs="Times New Roman"/>
            <w:sz w:val="24"/>
            <w:szCs w:val="24"/>
          </w:rPr>
          <w:delText xml:space="preserve">that included </w:delText>
        </w:r>
        <w:r w:rsidR="00242EAF" w:rsidDel="00793B7F">
          <w:rPr>
            <w:rFonts w:ascii="Times New Roman" w:eastAsia="Times New Roman" w:hAnsi="Times New Roman" w:cs="Times New Roman"/>
            <w:sz w:val="24"/>
            <w:szCs w:val="24"/>
          </w:rPr>
          <w:delText>kelp</w:delText>
        </w:r>
        <w:r w:rsidR="00633FF1" w:rsidDel="00793B7F">
          <w:rPr>
            <w:rFonts w:ascii="Times New Roman" w:eastAsia="Times New Roman" w:hAnsi="Times New Roman" w:cs="Times New Roman"/>
            <w:sz w:val="24"/>
            <w:szCs w:val="24"/>
          </w:rPr>
          <w:delText xml:space="preserve"> (</w:delText>
        </w:r>
        <w:r w:rsidR="00633FF1" w:rsidDel="00793B7F">
          <w:rPr>
            <w:rFonts w:ascii="Times New Roman" w:eastAsia="Times New Roman" w:hAnsi="Times New Roman" w:cs="Times New Roman"/>
            <w:i/>
            <w:iCs/>
            <w:sz w:val="24"/>
            <w:szCs w:val="24"/>
          </w:rPr>
          <w:delText>Macrocystis pyrifera</w:delText>
        </w:r>
        <w:r w:rsidR="00633FF1" w:rsidDel="00793B7F">
          <w:rPr>
            <w:rFonts w:ascii="Times New Roman" w:eastAsia="Times New Roman" w:hAnsi="Times New Roman" w:cs="Times New Roman"/>
            <w:sz w:val="24"/>
            <w:szCs w:val="24"/>
          </w:rPr>
          <w:delText>)</w:delText>
        </w:r>
        <w:r w:rsidR="00242EAF" w:rsidDel="00793B7F">
          <w:rPr>
            <w:rFonts w:ascii="Times New Roman" w:eastAsia="Times New Roman" w:hAnsi="Times New Roman" w:cs="Times New Roman"/>
            <w:sz w:val="24"/>
            <w:szCs w:val="24"/>
          </w:rPr>
          <w:delText>, devilweed, or a mix</w:delText>
        </w:r>
        <w:r w:rsidR="009461C8" w:rsidDel="00793B7F">
          <w:rPr>
            <w:rFonts w:ascii="Times New Roman" w:eastAsia="Times New Roman" w:hAnsi="Times New Roman" w:cs="Times New Roman"/>
            <w:sz w:val="24"/>
            <w:szCs w:val="24"/>
          </w:rPr>
          <w:delText xml:space="preserve"> of both</w:delText>
        </w:r>
        <w:r w:rsidR="00633FF1" w:rsidDel="00793B7F">
          <w:rPr>
            <w:rFonts w:ascii="Times New Roman" w:eastAsia="Times New Roman" w:hAnsi="Times New Roman" w:cs="Times New Roman"/>
            <w:sz w:val="24"/>
            <w:szCs w:val="24"/>
          </w:rPr>
          <w:delText xml:space="preserve">, </w:delText>
        </w:r>
        <w:r w:rsidR="00242EAF" w:rsidDel="00793B7F">
          <w:rPr>
            <w:rFonts w:ascii="Times New Roman" w:eastAsia="Times New Roman" w:hAnsi="Times New Roman" w:cs="Times New Roman"/>
            <w:sz w:val="24"/>
            <w:szCs w:val="24"/>
          </w:rPr>
          <w:delText xml:space="preserve">and </w:delText>
        </w:r>
        <w:r w:rsidR="009461C8" w:rsidDel="00793B7F">
          <w:rPr>
            <w:rFonts w:ascii="Times New Roman" w:eastAsia="Times New Roman" w:hAnsi="Times New Roman" w:cs="Times New Roman"/>
            <w:sz w:val="24"/>
            <w:szCs w:val="24"/>
          </w:rPr>
          <w:delText>their</w:delText>
        </w:r>
        <w:r w:rsidR="00242EAF" w:rsidDel="00793B7F">
          <w:rPr>
            <w:rFonts w:ascii="Times New Roman" w:eastAsia="Times New Roman" w:hAnsi="Times New Roman" w:cs="Times New Roman"/>
            <w:sz w:val="24"/>
            <w:szCs w:val="24"/>
          </w:rPr>
          <w:delText xml:space="preserve"> growth and behavior </w:delText>
        </w:r>
        <w:r w:rsidR="009461C8" w:rsidDel="00793B7F">
          <w:rPr>
            <w:rFonts w:ascii="Times New Roman" w:eastAsia="Times New Roman" w:hAnsi="Times New Roman" w:cs="Times New Roman"/>
            <w:sz w:val="24"/>
            <w:szCs w:val="24"/>
          </w:rPr>
          <w:delText xml:space="preserve">were measured </w:delText>
        </w:r>
        <w:r w:rsidR="00242EAF" w:rsidDel="00793B7F">
          <w:rPr>
            <w:rFonts w:ascii="Times New Roman" w:eastAsia="Times New Roman" w:hAnsi="Times New Roman" w:cs="Times New Roman"/>
            <w:sz w:val="24"/>
            <w:szCs w:val="24"/>
          </w:rPr>
          <w:delText xml:space="preserve">after 42 days. </w:delText>
        </w:r>
        <w:r w:rsidR="00B44AFD" w:rsidRPr="000B4D61" w:rsidDel="00793B7F">
          <w:rPr>
            <w:rFonts w:ascii="Times New Roman" w:eastAsia="Times New Roman" w:hAnsi="Times New Roman" w:cs="Times New Roman"/>
            <w:sz w:val="24"/>
            <w:szCs w:val="24"/>
          </w:rPr>
          <w:delText xml:space="preserve"> </w:delText>
        </w:r>
        <w:r w:rsidR="00242EAF" w:rsidDel="00793B7F">
          <w:rPr>
            <w:rFonts w:ascii="Times New Roman" w:eastAsia="Times New Roman" w:hAnsi="Times New Roman" w:cs="Times New Roman"/>
            <w:sz w:val="24"/>
            <w:szCs w:val="24"/>
          </w:rPr>
          <w:delText>We found that</w:delText>
        </w:r>
        <w:r w:rsidR="00B44AFD" w:rsidRPr="000B4D61" w:rsidDel="00793B7F">
          <w:rPr>
            <w:rFonts w:ascii="Times New Roman" w:eastAsia="Times New Roman" w:hAnsi="Times New Roman" w:cs="Times New Roman"/>
            <w:sz w:val="24"/>
            <w:szCs w:val="24"/>
          </w:rPr>
          <w:delText xml:space="preserve"> </w:delText>
        </w:r>
      </w:del>
      <w:del w:id="171" w:author="Jeremy Long" w:date="2023-08-31T14:15:00Z">
        <w:r w:rsidR="00C216FC" w:rsidDel="002F116E">
          <w:rPr>
            <w:rFonts w:ascii="Times New Roman" w:eastAsia="Times New Roman" w:hAnsi="Times New Roman" w:cs="Times New Roman"/>
            <w:sz w:val="24"/>
            <w:szCs w:val="24"/>
          </w:rPr>
          <w:delText>Red abalone</w:delText>
        </w:r>
        <w:r w:rsidR="00633FF1" w:rsidDel="002F116E">
          <w:rPr>
            <w:rFonts w:ascii="Times New Roman" w:eastAsia="Times New Roman" w:hAnsi="Times New Roman" w:cs="Times New Roman"/>
            <w:sz w:val="24"/>
            <w:szCs w:val="24"/>
          </w:rPr>
          <w:delText xml:space="preserve"> (</w:delText>
        </w:r>
        <w:r w:rsidR="00633FF1" w:rsidDel="002F116E">
          <w:rPr>
            <w:rFonts w:ascii="Times New Roman" w:eastAsia="Times New Roman" w:hAnsi="Times New Roman" w:cs="Times New Roman"/>
            <w:i/>
            <w:iCs/>
            <w:sz w:val="24"/>
            <w:szCs w:val="24"/>
          </w:rPr>
          <w:delText>Haliotis rufescens</w:delText>
        </w:r>
        <w:r w:rsidR="00633FF1" w:rsidDel="002F116E">
          <w:rPr>
            <w:rFonts w:ascii="Times New Roman" w:eastAsia="Times New Roman" w:hAnsi="Times New Roman" w:cs="Times New Roman"/>
            <w:sz w:val="24"/>
            <w:szCs w:val="24"/>
          </w:rPr>
          <w:delText>)</w:delText>
        </w:r>
        <w:r w:rsidR="00C216FC" w:rsidDel="002F116E">
          <w:rPr>
            <w:rFonts w:ascii="Times New Roman" w:eastAsia="Times New Roman" w:hAnsi="Times New Roman" w:cs="Times New Roman"/>
            <w:sz w:val="24"/>
            <w:szCs w:val="24"/>
          </w:rPr>
          <w:delText xml:space="preserve"> </w:delText>
        </w:r>
        <w:r w:rsidR="009461C8" w:rsidDel="002F116E">
          <w:rPr>
            <w:rFonts w:ascii="Times New Roman" w:eastAsia="Times New Roman" w:hAnsi="Times New Roman" w:cs="Times New Roman"/>
            <w:sz w:val="24"/>
            <w:szCs w:val="24"/>
          </w:rPr>
          <w:delText>exhibited reduced growth on diets that included devilweed,</w:delText>
        </w:r>
        <w:r w:rsidR="00242EAF" w:rsidDel="002F116E">
          <w:rPr>
            <w:rFonts w:ascii="Times New Roman" w:eastAsia="Times New Roman" w:hAnsi="Times New Roman" w:cs="Times New Roman"/>
            <w:sz w:val="24"/>
            <w:szCs w:val="24"/>
          </w:rPr>
          <w:delText xml:space="preserve"> while Black turban snails</w:delText>
        </w:r>
        <w:r w:rsidR="00633FF1" w:rsidDel="002F116E">
          <w:rPr>
            <w:rFonts w:ascii="Times New Roman" w:eastAsia="Times New Roman" w:hAnsi="Times New Roman" w:cs="Times New Roman"/>
            <w:sz w:val="24"/>
            <w:szCs w:val="24"/>
          </w:rPr>
          <w:delText xml:space="preserve"> (</w:delText>
        </w:r>
        <w:r w:rsidR="00633FF1" w:rsidDel="002F116E">
          <w:rPr>
            <w:rFonts w:ascii="Times New Roman" w:eastAsia="Times New Roman" w:hAnsi="Times New Roman" w:cs="Times New Roman"/>
            <w:i/>
            <w:iCs/>
            <w:sz w:val="24"/>
            <w:szCs w:val="24"/>
          </w:rPr>
          <w:delText>Tegula funebralis</w:delText>
        </w:r>
        <w:r w:rsidR="00633FF1" w:rsidDel="002F116E">
          <w:rPr>
            <w:rFonts w:ascii="Times New Roman" w:eastAsia="Times New Roman" w:hAnsi="Times New Roman" w:cs="Times New Roman"/>
            <w:sz w:val="24"/>
            <w:szCs w:val="24"/>
          </w:rPr>
          <w:delText>)</w:delText>
        </w:r>
        <w:r w:rsidR="00242EAF" w:rsidDel="002F116E">
          <w:rPr>
            <w:rFonts w:ascii="Times New Roman" w:eastAsia="Times New Roman" w:hAnsi="Times New Roman" w:cs="Times New Roman"/>
            <w:sz w:val="24"/>
            <w:szCs w:val="24"/>
          </w:rPr>
          <w:delText xml:space="preserve"> </w:delText>
        </w:r>
        <w:r w:rsidR="009461C8" w:rsidDel="002F116E">
          <w:rPr>
            <w:rFonts w:ascii="Times New Roman" w:eastAsia="Times New Roman" w:hAnsi="Times New Roman" w:cs="Times New Roman"/>
            <w:sz w:val="24"/>
            <w:szCs w:val="24"/>
          </w:rPr>
          <w:delText xml:space="preserve">exhibited improved growth on devilweed and mixed diets. </w:delText>
        </w:r>
      </w:del>
      <w:del w:id="172" w:author="Jeremy Long" w:date="2023-08-31T14:20:00Z">
        <w:r w:rsidR="00242EAF" w:rsidDel="00222186">
          <w:rPr>
            <w:rFonts w:ascii="Times New Roman" w:eastAsia="Times New Roman" w:hAnsi="Times New Roman" w:cs="Times New Roman"/>
            <w:sz w:val="24"/>
            <w:szCs w:val="24"/>
          </w:rPr>
          <w:delText>Further, we found that diet</w:delText>
        </w:r>
        <w:r w:rsidR="00633FF1" w:rsidDel="00222186">
          <w:rPr>
            <w:rFonts w:ascii="Times New Roman" w:eastAsia="Times New Roman" w:hAnsi="Times New Roman" w:cs="Times New Roman"/>
            <w:sz w:val="24"/>
            <w:szCs w:val="24"/>
          </w:rPr>
          <w:delText xml:space="preserve"> </w:delText>
        </w:r>
        <w:r w:rsidR="00242EAF" w:rsidDel="00222186">
          <w:rPr>
            <w:rFonts w:ascii="Times New Roman" w:eastAsia="Times New Roman" w:hAnsi="Times New Roman" w:cs="Times New Roman"/>
            <w:sz w:val="24"/>
            <w:szCs w:val="24"/>
          </w:rPr>
          <w:delText>generally</w:delText>
        </w:r>
        <w:r w:rsidR="00633FF1" w:rsidDel="00222186">
          <w:rPr>
            <w:rFonts w:ascii="Times New Roman" w:eastAsia="Times New Roman" w:hAnsi="Times New Roman" w:cs="Times New Roman"/>
            <w:sz w:val="24"/>
            <w:szCs w:val="24"/>
          </w:rPr>
          <w:delText xml:space="preserve"> </w:delText>
        </w:r>
        <w:r w:rsidR="00242EAF" w:rsidDel="00222186">
          <w:rPr>
            <w:rFonts w:ascii="Times New Roman" w:eastAsia="Times New Roman" w:hAnsi="Times New Roman" w:cs="Times New Roman"/>
            <w:sz w:val="24"/>
            <w:szCs w:val="24"/>
          </w:rPr>
          <w:delText xml:space="preserve">increased </w:delText>
        </w:r>
        <w:r w:rsidR="009461C8" w:rsidDel="00222186">
          <w:rPr>
            <w:rFonts w:ascii="Times New Roman" w:eastAsia="Times New Roman" w:hAnsi="Times New Roman" w:cs="Times New Roman"/>
            <w:sz w:val="24"/>
            <w:szCs w:val="24"/>
          </w:rPr>
          <w:delText xml:space="preserve">the </w:delText>
        </w:r>
        <w:r w:rsidR="00242EAF" w:rsidDel="00222186">
          <w:rPr>
            <w:rFonts w:ascii="Times New Roman" w:eastAsia="Times New Roman" w:hAnsi="Times New Roman" w:cs="Times New Roman"/>
            <w:sz w:val="24"/>
            <w:szCs w:val="24"/>
          </w:rPr>
          <w:delText>righting times of abalone</w:delText>
        </w:r>
        <w:r w:rsidR="009461C8" w:rsidDel="00222186">
          <w:rPr>
            <w:rFonts w:ascii="Times New Roman" w:eastAsia="Times New Roman" w:hAnsi="Times New Roman" w:cs="Times New Roman"/>
            <w:sz w:val="24"/>
            <w:szCs w:val="24"/>
          </w:rPr>
          <w:delText xml:space="preserve">, although statistical significance between treatments was not detected. </w:delText>
        </w:r>
      </w:del>
      <w:del w:id="173" w:author="Jeremy Long" w:date="2023-08-31T14:29:00Z">
        <w:r w:rsidR="00242EAF" w:rsidDel="00222186">
          <w:rPr>
            <w:rFonts w:ascii="Times New Roman" w:eastAsia="Times New Roman" w:hAnsi="Times New Roman" w:cs="Times New Roman"/>
            <w:sz w:val="24"/>
            <w:szCs w:val="24"/>
          </w:rPr>
          <w:delText xml:space="preserve">To determine preference between native and invasive seaweeds, we offered </w:delText>
        </w:r>
        <w:r w:rsidR="00B44AFD" w:rsidRPr="000B4D61" w:rsidDel="00222186">
          <w:rPr>
            <w:rFonts w:ascii="Times New Roman" w:eastAsia="Times New Roman" w:hAnsi="Times New Roman" w:cs="Times New Roman"/>
            <w:sz w:val="24"/>
            <w:szCs w:val="24"/>
          </w:rPr>
          <w:delText>Black abalone</w:delText>
        </w:r>
        <w:r w:rsidR="00633FF1" w:rsidDel="00222186">
          <w:rPr>
            <w:rFonts w:ascii="Times New Roman" w:eastAsia="Times New Roman" w:hAnsi="Times New Roman" w:cs="Times New Roman"/>
            <w:sz w:val="24"/>
            <w:szCs w:val="24"/>
          </w:rPr>
          <w:delText xml:space="preserve"> (</w:delText>
        </w:r>
        <w:r w:rsidR="00633FF1" w:rsidDel="00222186">
          <w:rPr>
            <w:rFonts w:ascii="Times New Roman" w:eastAsia="Times New Roman" w:hAnsi="Times New Roman" w:cs="Times New Roman"/>
            <w:i/>
            <w:iCs/>
            <w:sz w:val="24"/>
            <w:szCs w:val="24"/>
          </w:rPr>
          <w:delText>Haliotis cracherodii</w:delText>
        </w:r>
        <w:r w:rsidR="00633FF1" w:rsidDel="00222186">
          <w:rPr>
            <w:rFonts w:ascii="Times New Roman" w:eastAsia="Times New Roman" w:hAnsi="Times New Roman" w:cs="Times New Roman"/>
            <w:sz w:val="24"/>
            <w:szCs w:val="24"/>
          </w:rPr>
          <w:delText>)</w:delText>
        </w:r>
        <w:r w:rsidR="00B44AFD" w:rsidRPr="000B4D61" w:rsidDel="00222186">
          <w:rPr>
            <w:rFonts w:ascii="Times New Roman" w:eastAsia="Times New Roman" w:hAnsi="Times New Roman" w:cs="Times New Roman"/>
            <w:sz w:val="24"/>
            <w:szCs w:val="24"/>
          </w:rPr>
          <w:delText>, Black turban snails, Striped shore crabs</w:delText>
        </w:r>
        <w:r w:rsidR="00633FF1" w:rsidDel="00222186">
          <w:rPr>
            <w:rFonts w:ascii="Times New Roman" w:eastAsia="Times New Roman" w:hAnsi="Times New Roman" w:cs="Times New Roman"/>
            <w:sz w:val="24"/>
            <w:szCs w:val="24"/>
          </w:rPr>
          <w:delText xml:space="preserve"> (</w:delText>
        </w:r>
        <w:r w:rsidR="00633FF1" w:rsidDel="00222186">
          <w:rPr>
            <w:rFonts w:ascii="Times New Roman" w:eastAsia="Times New Roman" w:hAnsi="Times New Roman" w:cs="Times New Roman"/>
            <w:i/>
            <w:iCs/>
            <w:sz w:val="24"/>
            <w:szCs w:val="24"/>
          </w:rPr>
          <w:delText>Pachygrapsus crassipes</w:delText>
        </w:r>
        <w:r w:rsidR="00633FF1" w:rsidDel="00222186">
          <w:rPr>
            <w:rFonts w:ascii="Times New Roman" w:eastAsia="Times New Roman" w:hAnsi="Times New Roman" w:cs="Times New Roman"/>
            <w:sz w:val="24"/>
            <w:szCs w:val="24"/>
          </w:rPr>
          <w:delText>)</w:delText>
        </w:r>
        <w:r w:rsidR="00B44AFD" w:rsidRPr="000B4D61" w:rsidDel="00222186">
          <w:rPr>
            <w:rFonts w:ascii="Times New Roman" w:eastAsia="Times New Roman" w:hAnsi="Times New Roman" w:cs="Times New Roman"/>
            <w:sz w:val="24"/>
            <w:szCs w:val="24"/>
          </w:rPr>
          <w:delText>, and Blue banded hermit crabs</w:delText>
        </w:r>
        <w:r w:rsidR="00633FF1" w:rsidDel="00222186">
          <w:rPr>
            <w:rFonts w:ascii="Times New Roman" w:eastAsia="Times New Roman" w:hAnsi="Times New Roman" w:cs="Times New Roman"/>
            <w:sz w:val="24"/>
            <w:szCs w:val="24"/>
          </w:rPr>
          <w:delText xml:space="preserve"> (</w:delText>
        </w:r>
        <w:r w:rsidR="00633FF1" w:rsidDel="00222186">
          <w:rPr>
            <w:rFonts w:ascii="Times New Roman" w:eastAsia="Times New Roman" w:hAnsi="Times New Roman" w:cs="Times New Roman"/>
            <w:i/>
            <w:iCs/>
            <w:sz w:val="24"/>
            <w:szCs w:val="24"/>
          </w:rPr>
          <w:delText>Pagurus samuelis</w:delText>
        </w:r>
        <w:r w:rsidR="00633FF1" w:rsidDel="00222186">
          <w:rPr>
            <w:rFonts w:ascii="Times New Roman" w:eastAsia="Times New Roman" w:hAnsi="Times New Roman" w:cs="Times New Roman"/>
            <w:sz w:val="24"/>
            <w:szCs w:val="24"/>
          </w:rPr>
          <w:delText>)</w:delText>
        </w:r>
        <w:r w:rsidR="00B44AFD" w:rsidRPr="000B4D61" w:rsidDel="00222186">
          <w:rPr>
            <w:rFonts w:ascii="Times New Roman" w:eastAsia="Times New Roman" w:hAnsi="Times New Roman" w:cs="Times New Roman"/>
            <w:sz w:val="24"/>
            <w:szCs w:val="24"/>
          </w:rPr>
          <w:delText xml:space="preserve"> a choice between native kelp and invasive devilweed tissue. Food </w:delText>
        </w:r>
        <w:r w:rsidR="00563D7D" w:rsidDel="00222186">
          <w:rPr>
            <w:rFonts w:ascii="Times New Roman" w:eastAsia="Times New Roman" w:hAnsi="Times New Roman" w:cs="Times New Roman"/>
            <w:sz w:val="24"/>
            <w:szCs w:val="24"/>
          </w:rPr>
          <w:delText>preference</w:delText>
        </w:r>
        <w:r w:rsidR="00B44AFD" w:rsidRPr="000B4D61" w:rsidDel="00222186">
          <w:rPr>
            <w:rFonts w:ascii="Times New Roman" w:eastAsia="Times New Roman" w:hAnsi="Times New Roman" w:cs="Times New Roman"/>
            <w:sz w:val="24"/>
            <w:szCs w:val="24"/>
          </w:rPr>
          <w:delText xml:space="preserve"> was </w:delText>
        </w:r>
        <w:r w:rsidR="00AD1A4E" w:rsidRPr="000B4D61" w:rsidDel="00222186">
          <w:rPr>
            <w:rFonts w:ascii="Times New Roman" w:eastAsia="Times New Roman" w:hAnsi="Times New Roman" w:cs="Times New Roman"/>
            <w:sz w:val="24"/>
            <w:szCs w:val="24"/>
          </w:rPr>
          <w:delText>species</w:delText>
        </w:r>
        <w:r w:rsidR="00B44AFD" w:rsidRPr="000B4D61" w:rsidDel="00222186">
          <w:rPr>
            <w:rFonts w:ascii="Times New Roman" w:eastAsia="Times New Roman" w:hAnsi="Times New Roman" w:cs="Times New Roman"/>
            <w:sz w:val="24"/>
            <w:szCs w:val="24"/>
          </w:rPr>
          <w:delText>-specific</w:delText>
        </w:r>
        <w:r w:rsidR="00563D7D" w:rsidDel="00222186">
          <w:rPr>
            <w:rFonts w:ascii="Times New Roman" w:eastAsia="Times New Roman" w:hAnsi="Times New Roman" w:cs="Times New Roman"/>
            <w:sz w:val="24"/>
            <w:szCs w:val="24"/>
          </w:rPr>
          <w:delText>.</w:delText>
        </w:r>
        <w:r w:rsidR="00AC4B92" w:rsidRPr="000B4D61" w:rsidDel="00222186">
          <w:rPr>
            <w:rFonts w:ascii="Times New Roman" w:eastAsia="Times New Roman" w:hAnsi="Times New Roman" w:cs="Times New Roman"/>
            <w:sz w:val="24"/>
            <w:szCs w:val="24"/>
          </w:rPr>
          <w:delText xml:space="preserve"> </w:delText>
        </w:r>
      </w:del>
      <w:moveFromRangeStart w:id="174" w:author="Jeremy Long" w:date="2023-08-31T14:28:00Z" w:name="move144384513"/>
      <w:moveFrom w:id="175" w:author="Jeremy Long" w:date="2023-08-31T14:28:00Z">
        <w:r w:rsidR="00563D7D" w:rsidDel="00222186">
          <w:rPr>
            <w:rFonts w:ascii="Times New Roman" w:eastAsia="Times New Roman" w:hAnsi="Times New Roman" w:cs="Times New Roman"/>
            <w:sz w:val="24"/>
            <w:szCs w:val="24"/>
          </w:rPr>
          <w:t>Some consumers favored</w:t>
        </w:r>
        <w:r w:rsidR="00AC4B92" w:rsidRPr="000B4D61" w:rsidDel="00222186">
          <w:rPr>
            <w:rFonts w:ascii="Times New Roman" w:eastAsia="Times New Roman" w:hAnsi="Times New Roman" w:cs="Times New Roman"/>
            <w:sz w:val="24"/>
            <w:szCs w:val="24"/>
          </w:rPr>
          <w:t xml:space="preserve"> kelp (</w:t>
        </w:r>
        <w:r w:rsidR="00B44AFD" w:rsidRPr="000B4D61" w:rsidDel="00222186">
          <w:rPr>
            <w:rFonts w:ascii="Times New Roman" w:eastAsia="Times New Roman" w:hAnsi="Times New Roman" w:cs="Times New Roman"/>
            <w:sz w:val="24"/>
            <w:szCs w:val="24"/>
          </w:rPr>
          <w:t xml:space="preserve">abalone and </w:t>
        </w:r>
        <w:r w:rsidR="00AC4B92" w:rsidRPr="000B4D61" w:rsidDel="00222186">
          <w:rPr>
            <w:rFonts w:ascii="Times New Roman" w:eastAsia="Times New Roman" w:hAnsi="Times New Roman" w:cs="Times New Roman"/>
            <w:sz w:val="24"/>
            <w:szCs w:val="24"/>
          </w:rPr>
          <w:t xml:space="preserve">turban </w:t>
        </w:r>
        <w:r w:rsidR="00B44AFD" w:rsidRPr="000B4D61" w:rsidDel="00222186">
          <w:rPr>
            <w:rFonts w:ascii="Times New Roman" w:eastAsia="Times New Roman" w:hAnsi="Times New Roman" w:cs="Times New Roman"/>
            <w:sz w:val="24"/>
            <w:szCs w:val="24"/>
          </w:rPr>
          <w:t>snails</w:t>
        </w:r>
        <w:r w:rsidR="00AC4B92" w:rsidRPr="000B4D61" w:rsidDel="00222186">
          <w:rPr>
            <w:rFonts w:ascii="Times New Roman" w:eastAsia="Times New Roman" w:hAnsi="Times New Roman" w:cs="Times New Roman"/>
            <w:sz w:val="24"/>
            <w:szCs w:val="24"/>
          </w:rPr>
          <w:t xml:space="preserve">), one </w:t>
        </w:r>
        <w:r w:rsidR="006E5765" w:rsidRPr="000B4D61" w:rsidDel="00222186">
          <w:rPr>
            <w:rFonts w:ascii="Times New Roman" w:eastAsia="Times New Roman" w:hAnsi="Times New Roman" w:cs="Times New Roman"/>
            <w:sz w:val="24"/>
            <w:szCs w:val="24"/>
          </w:rPr>
          <w:t>consumer</w:t>
        </w:r>
        <w:r w:rsidR="00AC4B92" w:rsidRPr="000B4D61" w:rsidDel="00222186">
          <w:rPr>
            <w:rFonts w:ascii="Times New Roman" w:eastAsia="Times New Roman" w:hAnsi="Times New Roman" w:cs="Times New Roman"/>
            <w:sz w:val="24"/>
            <w:szCs w:val="24"/>
          </w:rPr>
          <w:t xml:space="preserve"> </w:t>
        </w:r>
        <w:r w:rsidR="00563D7D" w:rsidDel="00222186">
          <w:rPr>
            <w:rFonts w:ascii="Times New Roman" w:eastAsia="Times New Roman" w:hAnsi="Times New Roman" w:cs="Times New Roman"/>
            <w:sz w:val="24"/>
            <w:szCs w:val="24"/>
          </w:rPr>
          <w:t>favored</w:t>
        </w:r>
        <w:r w:rsidR="00AC4B92" w:rsidRPr="000B4D61" w:rsidDel="00222186">
          <w:rPr>
            <w:rFonts w:ascii="Times New Roman" w:eastAsia="Times New Roman" w:hAnsi="Times New Roman" w:cs="Times New Roman"/>
            <w:sz w:val="24"/>
            <w:szCs w:val="24"/>
          </w:rPr>
          <w:t xml:space="preserve"> devilweed (hermit crabs), and one </w:t>
        </w:r>
        <w:r w:rsidR="006E5765" w:rsidRPr="000B4D61" w:rsidDel="00222186">
          <w:rPr>
            <w:rFonts w:ascii="Times New Roman" w:eastAsia="Times New Roman" w:hAnsi="Times New Roman" w:cs="Times New Roman"/>
            <w:sz w:val="24"/>
            <w:szCs w:val="24"/>
          </w:rPr>
          <w:t>consumer</w:t>
        </w:r>
        <w:r w:rsidR="00AC4B92" w:rsidRPr="000B4D61" w:rsidDel="00222186">
          <w:rPr>
            <w:rFonts w:ascii="Times New Roman" w:eastAsia="Times New Roman" w:hAnsi="Times New Roman" w:cs="Times New Roman"/>
            <w:sz w:val="24"/>
            <w:szCs w:val="24"/>
          </w:rPr>
          <w:t xml:space="preserve"> displaying no preference (shore crabs</w:t>
        </w:r>
        <w:del w:id="176" w:author="Jeremy Long" w:date="2023-08-31T14:32:00Z">
          <w:r w:rsidR="004A35FC" w:rsidDel="00E06B32">
            <w:rPr>
              <w:rFonts w:ascii="Times New Roman" w:eastAsia="Times New Roman" w:hAnsi="Times New Roman" w:cs="Times New Roman"/>
              <w:sz w:val="24"/>
              <w:szCs w:val="24"/>
            </w:rPr>
            <w:delText xml:space="preserve">). </w:delText>
          </w:r>
        </w:del>
      </w:moveFrom>
      <w:moveFromRangeEnd w:id="174"/>
      <w:del w:id="177" w:author="Jeremy Long" w:date="2023-08-31T14:32:00Z">
        <w:r w:rsidR="00B44AFD" w:rsidRPr="000B4D61" w:rsidDel="00E06B32">
          <w:rPr>
            <w:rFonts w:ascii="Times New Roman" w:eastAsia="Times New Roman" w:hAnsi="Times New Roman" w:cs="Times New Roman"/>
            <w:sz w:val="24"/>
            <w:szCs w:val="24"/>
          </w:rPr>
          <w:delText xml:space="preserve">Finally, we </w:delText>
        </w:r>
        <w:r w:rsidR="00563D7D" w:rsidDel="00E06B32">
          <w:rPr>
            <w:rFonts w:ascii="Times New Roman" w:eastAsia="Times New Roman" w:hAnsi="Times New Roman" w:cs="Times New Roman"/>
            <w:sz w:val="24"/>
            <w:szCs w:val="24"/>
          </w:rPr>
          <w:delText>conducted</w:delText>
        </w:r>
        <w:r w:rsidR="00B44AFD" w:rsidRPr="000B4D61" w:rsidDel="00E06B32">
          <w:rPr>
            <w:rFonts w:ascii="Times New Roman" w:eastAsia="Times New Roman" w:hAnsi="Times New Roman" w:cs="Times New Roman"/>
            <w:sz w:val="24"/>
            <w:szCs w:val="24"/>
          </w:rPr>
          <w:delText xml:space="preserve"> a cafeteria-style choice </w:delText>
        </w:r>
        <w:r w:rsidR="00563D7D" w:rsidDel="00E06B32">
          <w:rPr>
            <w:rFonts w:ascii="Times New Roman" w:eastAsia="Times New Roman" w:hAnsi="Times New Roman" w:cs="Times New Roman"/>
            <w:sz w:val="24"/>
            <w:szCs w:val="24"/>
          </w:rPr>
          <w:delText xml:space="preserve">assay where an assemblage of these consumers was given </w:delText>
        </w:r>
        <w:r w:rsidR="00B44AFD" w:rsidRPr="000B4D61" w:rsidDel="00E06B32">
          <w:rPr>
            <w:rFonts w:ascii="Times New Roman" w:eastAsia="Times New Roman" w:hAnsi="Times New Roman" w:cs="Times New Roman"/>
            <w:sz w:val="24"/>
            <w:szCs w:val="24"/>
          </w:rPr>
          <w:delText>agar-based foods made from Sea lettuce (</w:delText>
        </w:r>
        <w:r w:rsidR="00B44AFD" w:rsidRPr="000B4D61" w:rsidDel="00E06B32">
          <w:rPr>
            <w:rFonts w:ascii="Times New Roman" w:eastAsia="Times New Roman" w:hAnsi="Times New Roman" w:cs="Times New Roman"/>
            <w:i/>
            <w:sz w:val="24"/>
            <w:szCs w:val="24"/>
          </w:rPr>
          <w:delText>Ulva spp.</w:delText>
        </w:r>
        <w:r w:rsidR="00B44AFD" w:rsidRPr="000B4D61" w:rsidDel="00E06B32">
          <w:rPr>
            <w:rFonts w:ascii="Times New Roman" w:eastAsia="Times New Roman" w:hAnsi="Times New Roman" w:cs="Times New Roman"/>
            <w:sz w:val="24"/>
            <w:szCs w:val="24"/>
          </w:rPr>
          <w:delText>)</w:delText>
        </w:r>
        <w:r w:rsidR="00B44AFD" w:rsidRPr="000B4D61" w:rsidDel="00E06B32">
          <w:rPr>
            <w:rFonts w:ascii="Times New Roman" w:eastAsia="Times New Roman" w:hAnsi="Times New Roman" w:cs="Times New Roman"/>
            <w:i/>
            <w:sz w:val="24"/>
            <w:szCs w:val="24"/>
          </w:rPr>
          <w:delText xml:space="preserve">, </w:delText>
        </w:r>
        <w:r w:rsidR="00B44AFD" w:rsidRPr="000B4D61" w:rsidDel="00E06B32">
          <w:rPr>
            <w:rFonts w:ascii="Times New Roman" w:eastAsia="Times New Roman" w:hAnsi="Times New Roman" w:cs="Times New Roman"/>
            <w:sz w:val="24"/>
            <w:szCs w:val="24"/>
          </w:rPr>
          <w:delText>brown rockweed (</w:delText>
        </w:r>
        <w:r w:rsidR="00B44AFD" w:rsidRPr="000B4D61" w:rsidDel="00E06B32">
          <w:rPr>
            <w:rFonts w:ascii="Times New Roman" w:eastAsia="Times New Roman" w:hAnsi="Times New Roman" w:cs="Times New Roman"/>
            <w:i/>
            <w:sz w:val="24"/>
            <w:szCs w:val="24"/>
          </w:rPr>
          <w:delText>Silvetia compressa</w:delText>
        </w:r>
        <w:r w:rsidR="00B44AFD" w:rsidRPr="000B4D61" w:rsidDel="00E06B32">
          <w:rPr>
            <w:rFonts w:ascii="Times New Roman" w:eastAsia="Times New Roman" w:hAnsi="Times New Roman" w:cs="Times New Roman"/>
            <w:sz w:val="24"/>
            <w:szCs w:val="24"/>
          </w:rPr>
          <w:delText>)</w:delText>
        </w:r>
        <w:r w:rsidR="00B44AFD" w:rsidRPr="000B4D61" w:rsidDel="00E06B32">
          <w:rPr>
            <w:rFonts w:ascii="Times New Roman" w:eastAsia="Times New Roman" w:hAnsi="Times New Roman" w:cs="Times New Roman"/>
            <w:i/>
            <w:sz w:val="24"/>
            <w:szCs w:val="24"/>
          </w:rPr>
          <w:delText xml:space="preserve">, </w:delText>
        </w:r>
        <w:r w:rsidR="00B44AFD" w:rsidRPr="000B4D61" w:rsidDel="00E06B32">
          <w:rPr>
            <w:rFonts w:ascii="Times New Roman" w:eastAsia="Times New Roman" w:hAnsi="Times New Roman" w:cs="Times New Roman"/>
            <w:sz w:val="24"/>
            <w:szCs w:val="24"/>
          </w:rPr>
          <w:delText>and</w:delText>
        </w:r>
        <w:r w:rsidR="00845039" w:rsidDel="00E06B32">
          <w:rPr>
            <w:rFonts w:ascii="Times New Roman" w:eastAsia="Times New Roman" w:hAnsi="Times New Roman" w:cs="Times New Roman"/>
            <w:sz w:val="24"/>
            <w:szCs w:val="24"/>
          </w:rPr>
          <w:delText xml:space="preserve"> a red seaweed </w:delText>
        </w:r>
        <w:r w:rsidR="00B44AFD" w:rsidRPr="000B4D61" w:rsidDel="00E06B32">
          <w:rPr>
            <w:rFonts w:ascii="Times New Roman" w:eastAsia="Times New Roman" w:hAnsi="Times New Roman" w:cs="Times New Roman"/>
            <w:sz w:val="24"/>
            <w:szCs w:val="24"/>
          </w:rPr>
          <w:delText>(</w:delText>
        </w:r>
        <w:r w:rsidR="00B44AFD" w:rsidRPr="000B4D61" w:rsidDel="00E06B32">
          <w:rPr>
            <w:rFonts w:ascii="Times New Roman" w:eastAsia="Times New Roman" w:hAnsi="Times New Roman" w:cs="Times New Roman"/>
            <w:i/>
            <w:sz w:val="24"/>
            <w:szCs w:val="24"/>
          </w:rPr>
          <w:delText>Centroceras clavulatum</w:delText>
        </w:r>
        <w:r w:rsidR="00B44AFD" w:rsidRPr="000B4D61" w:rsidDel="00E06B32">
          <w:rPr>
            <w:rFonts w:ascii="Times New Roman" w:eastAsia="Times New Roman" w:hAnsi="Times New Roman" w:cs="Times New Roman"/>
            <w:sz w:val="24"/>
            <w:szCs w:val="24"/>
          </w:rPr>
          <w:delText>) with either kelp or devilweed</w:delText>
        </w:r>
        <w:r w:rsidR="004A35FC" w:rsidDel="00E06B32">
          <w:rPr>
            <w:rFonts w:ascii="Times New Roman" w:eastAsia="Times New Roman" w:hAnsi="Times New Roman" w:cs="Times New Roman"/>
            <w:sz w:val="24"/>
            <w:szCs w:val="24"/>
          </w:rPr>
          <w:delText xml:space="preserve"> (i.e.</w:delText>
        </w:r>
        <w:r w:rsidR="00B44AFD" w:rsidRPr="000B4D61" w:rsidDel="00E06B32">
          <w:rPr>
            <w:rFonts w:ascii="Times New Roman" w:eastAsia="Times New Roman" w:hAnsi="Times New Roman" w:cs="Times New Roman"/>
            <w:sz w:val="24"/>
            <w:szCs w:val="24"/>
          </w:rPr>
          <w:delText>,</w:delText>
        </w:r>
        <w:r w:rsidR="004A35FC" w:rsidDel="00E06B32">
          <w:rPr>
            <w:rFonts w:ascii="Times New Roman" w:eastAsia="Times New Roman" w:hAnsi="Times New Roman" w:cs="Times New Roman"/>
            <w:sz w:val="24"/>
            <w:szCs w:val="24"/>
          </w:rPr>
          <w:delText xml:space="preserve"> native and invasive, respectively). </w:delText>
        </w:r>
        <w:r w:rsidR="00563D7D" w:rsidDel="00E06B32">
          <w:rPr>
            <w:rFonts w:ascii="Times New Roman" w:eastAsia="Times New Roman" w:hAnsi="Times New Roman" w:cs="Times New Roman"/>
            <w:sz w:val="24"/>
            <w:szCs w:val="24"/>
          </w:rPr>
          <w:delText>Although total</w:delText>
        </w:r>
        <w:r w:rsidR="004A35FC" w:rsidDel="00E06B32">
          <w:rPr>
            <w:rFonts w:ascii="Times New Roman" w:eastAsia="Times New Roman" w:hAnsi="Times New Roman" w:cs="Times New Roman"/>
            <w:sz w:val="24"/>
            <w:szCs w:val="24"/>
          </w:rPr>
          <w:delText xml:space="preserve"> consumption did not differ between </w:delText>
        </w:r>
        <w:r w:rsidR="00633FF1" w:rsidDel="00E06B32">
          <w:rPr>
            <w:rFonts w:ascii="Times New Roman" w:eastAsia="Times New Roman" w:hAnsi="Times New Roman" w:cs="Times New Roman"/>
            <w:sz w:val="24"/>
            <w:szCs w:val="24"/>
          </w:rPr>
          <w:delText>treatments,</w:delText>
        </w:r>
        <w:r w:rsidR="004A35FC" w:rsidDel="00E06B32">
          <w:rPr>
            <w:rFonts w:ascii="Times New Roman" w:eastAsia="Times New Roman" w:hAnsi="Times New Roman" w:cs="Times New Roman"/>
            <w:sz w:val="24"/>
            <w:szCs w:val="24"/>
          </w:rPr>
          <w:delText xml:space="preserve"> g</w:delText>
        </w:r>
        <w:r w:rsidR="00B44AFD" w:rsidRPr="000B4D61" w:rsidDel="00E06B32">
          <w:rPr>
            <w:rFonts w:ascii="Times New Roman" w:eastAsia="Times New Roman" w:hAnsi="Times New Roman" w:cs="Times New Roman"/>
            <w:sz w:val="24"/>
            <w:szCs w:val="24"/>
          </w:rPr>
          <w:delText xml:space="preserve">razing shifted onto familiar native benthic seaweeds, </w:delText>
        </w:r>
      </w:del>
      <w:del w:id="178" w:author="Jeremy Long" w:date="2023-08-31T14:40:00Z">
        <w:r w:rsidR="00B44AFD" w:rsidRPr="000B4D61" w:rsidDel="00BF3D37">
          <w:rPr>
            <w:rFonts w:ascii="Times New Roman" w:eastAsia="Times New Roman" w:hAnsi="Times New Roman" w:cs="Times New Roman"/>
            <w:sz w:val="24"/>
            <w:szCs w:val="24"/>
          </w:rPr>
          <w:delText>specifically</w:delText>
        </w:r>
        <w:r w:rsidR="00563D7D" w:rsidDel="00BF3D37">
          <w:rPr>
            <w:rFonts w:ascii="Times New Roman" w:eastAsia="Times New Roman" w:hAnsi="Times New Roman" w:cs="Times New Roman"/>
            <w:sz w:val="24"/>
            <w:szCs w:val="24"/>
          </w:rPr>
          <w:delText xml:space="preserve"> </w:delText>
        </w:r>
        <w:r w:rsidR="00B44AFD" w:rsidRPr="000B4D61" w:rsidDel="00BF3D37">
          <w:rPr>
            <w:rFonts w:ascii="Times New Roman" w:eastAsia="Times New Roman" w:hAnsi="Times New Roman" w:cs="Times New Roman"/>
            <w:sz w:val="24"/>
            <w:szCs w:val="24"/>
          </w:rPr>
          <w:delText>brown rockweed</w:delText>
        </w:r>
        <w:r w:rsidR="00563D7D" w:rsidDel="00BF3D37">
          <w:rPr>
            <w:rFonts w:ascii="Times New Roman" w:eastAsia="Times New Roman" w:hAnsi="Times New Roman" w:cs="Times New Roman"/>
            <w:sz w:val="24"/>
            <w:szCs w:val="24"/>
          </w:rPr>
          <w:delText>,</w:delText>
        </w:r>
        <w:r w:rsidR="004A35FC" w:rsidDel="00BF3D37">
          <w:rPr>
            <w:rFonts w:ascii="Times New Roman" w:eastAsia="Times New Roman" w:hAnsi="Times New Roman" w:cs="Times New Roman"/>
            <w:sz w:val="24"/>
            <w:szCs w:val="24"/>
          </w:rPr>
          <w:delText xml:space="preserve"> when offered with invasive devilweed. </w:delText>
        </w:r>
        <w:r w:rsidR="00563D7D" w:rsidDel="00BF3D37">
          <w:rPr>
            <w:rFonts w:ascii="Times New Roman" w:eastAsia="Times New Roman" w:hAnsi="Times New Roman" w:cs="Times New Roman"/>
            <w:sz w:val="24"/>
            <w:szCs w:val="24"/>
          </w:rPr>
          <w:delText>Overall, o</w:delText>
        </w:r>
        <w:r w:rsidR="00B44AFD" w:rsidRPr="000B4D61" w:rsidDel="00BF3D37">
          <w:rPr>
            <w:rFonts w:ascii="Times New Roman" w:eastAsia="Times New Roman" w:hAnsi="Times New Roman" w:cs="Times New Roman"/>
            <w:sz w:val="24"/>
            <w:szCs w:val="24"/>
          </w:rPr>
          <w:delText xml:space="preserve">ur findings suggest that </w:delText>
        </w:r>
      </w:del>
      <w:ins w:id="179" w:author="Jeremy Long" w:date="2023-08-31T14:40:00Z">
        <w:r w:rsidR="00BF3D37">
          <w:rPr>
            <w:rFonts w:ascii="Times New Roman" w:eastAsia="Times New Roman" w:hAnsi="Times New Roman" w:cs="Times New Roman"/>
            <w:sz w:val="24"/>
            <w:szCs w:val="24"/>
          </w:rPr>
          <w:t>Thus</w:t>
        </w:r>
      </w:ins>
      <w:ins w:id="180" w:author="Jeremy Long" w:date="2023-08-31T14:41:00Z">
        <w:r w:rsidR="00BF3D37">
          <w:rPr>
            <w:rFonts w:ascii="Times New Roman" w:eastAsia="Times New Roman" w:hAnsi="Times New Roman" w:cs="Times New Roman"/>
            <w:sz w:val="24"/>
            <w:szCs w:val="24"/>
          </w:rPr>
          <w:t xml:space="preserve">, invasion mediated </w:t>
        </w:r>
      </w:ins>
      <w:r w:rsidR="00B44AFD" w:rsidRPr="000B4D61">
        <w:rPr>
          <w:rFonts w:ascii="Times New Roman" w:eastAsia="Times New Roman" w:hAnsi="Times New Roman" w:cs="Times New Roman"/>
          <w:sz w:val="24"/>
          <w:szCs w:val="24"/>
        </w:rPr>
        <w:t xml:space="preserve">changes in </w:t>
      </w:r>
      <w:ins w:id="181" w:author="Jeremy Long" w:date="2023-10-11T17:25:00Z">
        <w:r>
          <w:rPr>
            <w:rFonts w:ascii="Times New Roman" w:eastAsia="Times New Roman" w:hAnsi="Times New Roman" w:cs="Times New Roman"/>
            <w:sz w:val="24"/>
            <w:szCs w:val="24"/>
          </w:rPr>
          <w:t xml:space="preserve">detrital </w:t>
        </w:r>
      </w:ins>
      <w:r w:rsidR="00563D7D">
        <w:rPr>
          <w:rFonts w:ascii="Times New Roman" w:eastAsia="Times New Roman" w:hAnsi="Times New Roman" w:cs="Times New Roman"/>
          <w:sz w:val="24"/>
          <w:szCs w:val="24"/>
        </w:rPr>
        <w:t>wrack</w:t>
      </w:r>
      <w:r w:rsidR="00B44AFD" w:rsidRPr="000B4D61">
        <w:rPr>
          <w:rFonts w:ascii="Times New Roman" w:eastAsia="Times New Roman" w:hAnsi="Times New Roman" w:cs="Times New Roman"/>
          <w:sz w:val="24"/>
          <w:szCs w:val="24"/>
        </w:rPr>
        <w:t xml:space="preserve"> composition</w:t>
      </w:r>
      <w:del w:id="182" w:author="Jeremy Long" w:date="2023-08-31T14:41:00Z">
        <w:r w:rsidR="009B7C87" w:rsidDel="00BF3D37">
          <w:rPr>
            <w:rFonts w:ascii="Times New Roman" w:eastAsia="Times New Roman" w:hAnsi="Times New Roman" w:cs="Times New Roman"/>
            <w:sz w:val="24"/>
            <w:szCs w:val="24"/>
          </w:rPr>
          <w:delText>, including the presence of devilweed,</w:delText>
        </w:r>
      </w:del>
      <w:r w:rsidR="00B44AFD" w:rsidRPr="000B4D61">
        <w:rPr>
          <w:rFonts w:ascii="Times New Roman" w:eastAsia="Times New Roman" w:hAnsi="Times New Roman" w:cs="Times New Roman"/>
          <w:sz w:val="24"/>
          <w:szCs w:val="24"/>
        </w:rPr>
        <w:t xml:space="preserve"> </w:t>
      </w:r>
      <w:del w:id="183" w:author="Jeremy Long" w:date="2023-08-31T14:44:00Z">
        <w:r w:rsidR="00B44AFD" w:rsidRPr="000B4D61" w:rsidDel="00BF3D37">
          <w:rPr>
            <w:rFonts w:ascii="Times New Roman" w:eastAsia="Times New Roman" w:hAnsi="Times New Roman" w:cs="Times New Roman"/>
            <w:sz w:val="24"/>
            <w:szCs w:val="24"/>
          </w:rPr>
          <w:delText xml:space="preserve">may disproportionally affect </w:delText>
        </w:r>
        <w:r w:rsidR="009B7C87" w:rsidDel="00BF3D37">
          <w:rPr>
            <w:rFonts w:ascii="Times New Roman" w:eastAsia="Times New Roman" w:hAnsi="Times New Roman" w:cs="Times New Roman"/>
            <w:sz w:val="24"/>
            <w:szCs w:val="24"/>
          </w:rPr>
          <w:delText>certain</w:delText>
        </w:r>
        <w:r w:rsidR="00B44AFD" w:rsidRPr="000B4D61" w:rsidDel="00BF3D37">
          <w:rPr>
            <w:rFonts w:ascii="Times New Roman" w:eastAsia="Times New Roman" w:hAnsi="Times New Roman" w:cs="Times New Roman"/>
            <w:sz w:val="24"/>
            <w:szCs w:val="24"/>
          </w:rPr>
          <w:delText xml:space="preserve"> </w:delText>
        </w:r>
        <w:r w:rsidR="00AD1A4E" w:rsidRPr="000B4D61" w:rsidDel="00BF3D37">
          <w:rPr>
            <w:rFonts w:ascii="Times New Roman" w:eastAsia="Times New Roman" w:hAnsi="Times New Roman" w:cs="Times New Roman"/>
            <w:sz w:val="24"/>
            <w:szCs w:val="24"/>
          </w:rPr>
          <w:delText>consumers</w:delText>
        </w:r>
        <w:r w:rsidR="00B44AFD" w:rsidRPr="000B4D61" w:rsidDel="00BF3D37">
          <w:rPr>
            <w:rFonts w:ascii="Times New Roman" w:eastAsia="Times New Roman" w:hAnsi="Times New Roman" w:cs="Times New Roman"/>
            <w:sz w:val="24"/>
            <w:szCs w:val="24"/>
          </w:rPr>
          <w:delText xml:space="preserve"> and native seaweeds</w:delText>
        </w:r>
      </w:del>
      <w:ins w:id="184" w:author="Jeremy Long" w:date="2023-08-31T14:44:00Z">
        <w:r w:rsidR="00BF3D37">
          <w:rPr>
            <w:rFonts w:ascii="Times New Roman" w:eastAsia="Times New Roman" w:hAnsi="Times New Roman" w:cs="Times New Roman"/>
            <w:sz w:val="24"/>
            <w:szCs w:val="24"/>
          </w:rPr>
          <w:t>had consumer- and seaweed-specific impacts</w:t>
        </w:r>
      </w:ins>
      <w:r w:rsidR="009B7C87">
        <w:rPr>
          <w:rFonts w:ascii="Times New Roman" w:eastAsia="Times New Roman" w:hAnsi="Times New Roman" w:cs="Times New Roman"/>
          <w:sz w:val="24"/>
          <w:szCs w:val="24"/>
        </w:rPr>
        <w:t xml:space="preserve">. </w:t>
      </w:r>
      <w:commentRangeStart w:id="185"/>
      <w:del w:id="186" w:author="Jeremy Long" w:date="2023-08-31T14:44:00Z">
        <w:r w:rsidR="009B7C87" w:rsidDel="00BF3D37">
          <w:rPr>
            <w:rFonts w:ascii="Times New Roman" w:eastAsia="Times New Roman" w:hAnsi="Times New Roman" w:cs="Times New Roman"/>
            <w:sz w:val="24"/>
            <w:szCs w:val="24"/>
          </w:rPr>
          <w:delText>I</w:delText>
        </w:r>
        <w:r w:rsidR="00B44AFD" w:rsidRPr="000B4D61" w:rsidDel="00BF3D37">
          <w:rPr>
            <w:rFonts w:ascii="Times New Roman" w:eastAsia="Times New Roman" w:hAnsi="Times New Roman" w:cs="Times New Roman"/>
            <w:sz w:val="24"/>
            <w:szCs w:val="24"/>
          </w:rPr>
          <w:delText xml:space="preserve">n our </w:delText>
        </w:r>
        <w:r w:rsidR="009B7C87" w:rsidDel="00BF3D37">
          <w:rPr>
            <w:rFonts w:ascii="Times New Roman" w:eastAsia="Times New Roman" w:hAnsi="Times New Roman" w:cs="Times New Roman"/>
            <w:sz w:val="24"/>
            <w:szCs w:val="24"/>
          </w:rPr>
          <w:delText>study</w:delText>
        </w:r>
        <w:r w:rsidR="00B44AFD" w:rsidRPr="000B4D61" w:rsidDel="00BF3D37">
          <w:rPr>
            <w:rFonts w:ascii="Times New Roman" w:eastAsia="Times New Roman" w:hAnsi="Times New Roman" w:cs="Times New Roman"/>
            <w:sz w:val="24"/>
            <w:szCs w:val="24"/>
          </w:rPr>
          <w:delText>, black abalone and</w:delText>
        </w:r>
        <w:r w:rsidR="004A35FC" w:rsidDel="00BF3D37">
          <w:rPr>
            <w:rFonts w:ascii="Times New Roman" w:eastAsia="Times New Roman" w:hAnsi="Times New Roman" w:cs="Times New Roman"/>
            <w:sz w:val="24"/>
            <w:szCs w:val="24"/>
          </w:rPr>
          <w:delText xml:space="preserve"> brown rockweed</w:delText>
        </w:r>
        <w:r w:rsidR="009B7C87" w:rsidDel="00BF3D37">
          <w:rPr>
            <w:rFonts w:ascii="Times New Roman" w:eastAsia="Times New Roman" w:hAnsi="Times New Roman" w:cs="Times New Roman"/>
            <w:sz w:val="24"/>
            <w:szCs w:val="24"/>
          </w:rPr>
          <w:delText>, t</w:delText>
        </w:r>
        <w:r w:rsidR="00B44AFD" w:rsidRPr="000B4D61" w:rsidDel="00BF3D37">
          <w:rPr>
            <w:rFonts w:ascii="Times New Roman" w:eastAsia="Times New Roman" w:hAnsi="Times New Roman" w:cs="Times New Roman"/>
            <w:sz w:val="24"/>
            <w:szCs w:val="24"/>
          </w:rPr>
          <w:delText>wo organisms that have suffered precipitous declines and low recovery</w:delText>
        </w:r>
        <w:r w:rsidR="009B7C87" w:rsidDel="00BF3D37">
          <w:rPr>
            <w:rFonts w:ascii="Times New Roman" w:eastAsia="Times New Roman" w:hAnsi="Times New Roman" w:cs="Times New Roman"/>
            <w:sz w:val="24"/>
            <w:szCs w:val="24"/>
          </w:rPr>
          <w:delText>, were particularly impacted.</w:delText>
        </w:r>
      </w:del>
      <w:ins w:id="187" w:author="Jeremy Long" w:date="2023-08-31T14:45:00Z">
        <w:r w:rsidR="00BF3D37">
          <w:rPr>
            <w:rFonts w:ascii="Times New Roman" w:eastAsia="Times New Roman" w:hAnsi="Times New Roman" w:cs="Times New Roman"/>
            <w:sz w:val="24"/>
            <w:szCs w:val="24"/>
          </w:rPr>
          <w:t>S</w:t>
        </w:r>
      </w:ins>
      <w:ins w:id="188" w:author="Jeremy Long" w:date="2023-08-31T14:44:00Z">
        <w:r w:rsidR="00BF3D37">
          <w:rPr>
            <w:rFonts w:ascii="Times New Roman" w:eastAsia="Times New Roman" w:hAnsi="Times New Roman" w:cs="Times New Roman"/>
            <w:sz w:val="24"/>
            <w:szCs w:val="24"/>
          </w:rPr>
          <w:t xml:space="preserve">uch species-specificity could </w:t>
        </w:r>
      </w:ins>
      <w:ins w:id="189" w:author="Jeremy Long" w:date="2023-08-31T14:45:00Z">
        <w:r w:rsidR="00BF3D37">
          <w:rPr>
            <w:rFonts w:ascii="Times New Roman" w:eastAsia="Times New Roman" w:hAnsi="Times New Roman" w:cs="Times New Roman"/>
            <w:sz w:val="24"/>
            <w:szCs w:val="24"/>
          </w:rPr>
          <w:t>underlie disagreements about the impact of species invasions</w:t>
        </w:r>
      </w:ins>
      <w:ins w:id="190" w:author="Jeremy Long" w:date="2023-08-31T14:46:00Z">
        <w:r w:rsidR="00BF3D37">
          <w:rPr>
            <w:rFonts w:ascii="Times New Roman" w:eastAsia="Times New Roman" w:hAnsi="Times New Roman" w:cs="Times New Roman"/>
            <w:sz w:val="24"/>
            <w:szCs w:val="24"/>
          </w:rPr>
          <w:t xml:space="preserve"> on detritivore populations</w:t>
        </w:r>
      </w:ins>
      <w:ins w:id="191" w:author="Jeremy Long" w:date="2023-09-24T16:45:00Z">
        <w:r>
          <w:rPr>
            <w:rFonts w:ascii="Times New Roman" w:eastAsia="Times New Roman" w:hAnsi="Times New Roman" w:cs="Times New Roman"/>
            <w:sz w:val="24"/>
            <w:szCs w:val="24"/>
          </w:rPr>
          <w:t xml:space="preserve"> and could </w:t>
        </w:r>
        <w:r>
          <w:rPr>
            <w:rFonts w:ascii="Times New Roman" w:eastAsia="Times New Roman" w:hAnsi="Times New Roman" w:cs="Times New Roman"/>
            <w:sz w:val="24"/>
            <w:szCs w:val="24"/>
          </w:rPr>
          <w:lastRenderedPageBreak/>
          <w:t>impede our ability to identif</w:t>
        </w:r>
      </w:ins>
      <w:ins w:id="192" w:author="Jeremy Long" w:date="2023-09-24T16:46:00Z">
        <w:r>
          <w:rPr>
            <w:rFonts w:ascii="Times New Roman" w:eastAsia="Times New Roman" w:hAnsi="Times New Roman" w:cs="Times New Roman"/>
            <w:sz w:val="24"/>
            <w:szCs w:val="24"/>
          </w:rPr>
          <w:t xml:space="preserve">y a general theory about how species invasions will impact recipient communities via </w:t>
        </w:r>
        <w:proofErr w:type="spellStart"/>
        <w:r>
          <w:rPr>
            <w:rFonts w:ascii="Times New Roman" w:eastAsia="Times New Roman" w:hAnsi="Times New Roman" w:cs="Times New Roman"/>
            <w:sz w:val="24"/>
            <w:szCs w:val="24"/>
          </w:rPr>
          <w:t>detritral</w:t>
        </w:r>
        <w:proofErr w:type="spellEnd"/>
        <w:r>
          <w:rPr>
            <w:rFonts w:ascii="Times New Roman" w:eastAsia="Times New Roman" w:hAnsi="Times New Roman" w:cs="Times New Roman"/>
            <w:sz w:val="24"/>
            <w:szCs w:val="24"/>
          </w:rPr>
          <w:t xml:space="preserve"> pathways</w:t>
        </w:r>
      </w:ins>
      <w:ins w:id="193" w:author="Jeremy Long" w:date="2023-08-31T14:46:00Z">
        <w:r w:rsidR="00BF3D37">
          <w:rPr>
            <w:rFonts w:ascii="Times New Roman" w:eastAsia="Times New Roman" w:hAnsi="Times New Roman" w:cs="Times New Roman"/>
            <w:sz w:val="24"/>
            <w:szCs w:val="24"/>
          </w:rPr>
          <w:t>.</w:t>
        </w:r>
      </w:ins>
      <w:commentRangeEnd w:id="185"/>
      <w:ins w:id="194" w:author="Jeremy Long" w:date="2023-09-24T16:50:00Z">
        <w:r>
          <w:rPr>
            <w:rStyle w:val="CommentReference"/>
          </w:rPr>
          <w:commentReference w:id="185"/>
        </w:r>
      </w:ins>
    </w:p>
    <w:p w14:paraId="025B4F58" w14:textId="4CF7BAF8" w:rsidR="00D66B11" w:rsidRDefault="00D66B11" w:rsidP="000B4D61">
      <w:pPr>
        <w:spacing w:line="480" w:lineRule="auto"/>
        <w:jc w:val="both"/>
        <w:rPr>
          <w:rFonts w:ascii="Times New Roman" w:eastAsia="Times New Roman" w:hAnsi="Times New Roman" w:cs="Times New Roman"/>
          <w:bCs/>
          <w:i/>
          <w:iCs/>
          <w:sz w:val="24"/>
          <w:szCs w:val="24"/>
        </w:rPr>
      </w:pPr>
      <w:r w:rsidRPr="000B4D61">
        <w:rPr>
          <w:rFonts w:ascii="Times New Roman" w:eastAsia="Times New Roman" w:hAnsi="Times New Roman" w:cs="Times New Roman"/>
          <w:bCs/>
          <w:i/>
          <w:iCs/>
          <w:sz w:val="24"/>
          <w:szCs w:val="24"/>
        </w:rPr>
        <w:t xml:space="preserve">Keywords: </w:t>
      </w:r>
      <w:r w:rsidR="00BE156C">
        <w:rPr>
          <w:rFonts w:ascii="Times New Roman" w:eastAsia="Times New Roman" w:hAnsi="Times New Roman" w:cs="Times New Roman"/>
          <w:bCs/>
          <w:i/>
          <w:iCs/>
          <w:sz w:val="24"/>
          <w:szCs w:val="24"/>
        </w:rPr>
        <w:t>Habitat</w:t>
      </w:r>
      <w:r w:rsidR="00ED0B6E">
        <w:rPr>
          <w:rFonts w:ascii="Times New Roman" w:eastAsia="Times New Roman" w:hAnsi="Times New Roman" w:cs="Times New Roman"/>
          <w:bCs/>
          <w:i/>
          <w:iCs/>
          <w:sz w:val="24"/>
          <w:szCs w:val="24"/>
        </w:rPr>
        <w:t xml:space="preserve"> subsidies, </w:t>
      </w:r>
      <w:r w:rsidR="00BE156C">
        <w:rPr>
          <w:rFonts w:ascii="Times New Roman" w:eastAsia="Times New Roman" w:hAnsi="Times New Roman" w:cs="Times New Roman"/>
          <w:bCs/>
          <w:i/>
          <w:iCs/>
          <w:sz w:val="24"/>
          <w:szCs w:val="24"/>
        </w:rPr>
        <w:t>detritivores, donor-controlled system</w:t>
      </w:r>
    </w:p>
    <w:p w14:paraId="5D0F1684" w14:textId="406FE09D" w:rsidR="009B7C87" w:rsidDel="00BF3D37" w:rsidRDefault="009B7C87" w:rsidP="000B4D61">
      <w:pPr>
        <w:spacing w:line="480" w:lineRule="auto"/>
        <w:jc w:val="both"/>
        <w:rPr>
          <w:del w:id="195" w:author="Jeremy Long" w:date="2023-08-31T14:52:00Z"/>
          <w:rFonts w:ascii="Times New Roman" w:eastAsia="Times New Roman" w:hAnsi="Times New Roman" w:cs="Times New Roman"/>
          <w:bCs/>
          <w:i/>
          <w:iCs/>
          <w:sz w:val="24"/>
          <w:szCs w:val="24"/>
        </w:rPr>
      </w:pPr>
    </w:p>
    <w:p w14:paraId="48E0A93F" w14:textId="1F08B2F1" w:rsidR="00BE156C" w:rsidDel="00BF3D37" w:rsidRDefault="00BE156C" w:rsidP="000B4D61">
      <w:pPr>
        <w:spacing w:line="480" w:lineRule="auto"/>
        <w:jc w:val="both"/>
        <w:rPr>
          <w:del w:id="196" w:author="Jeremy Long" w:date="2023-08-31T14:52:00Z"/>
          <w:rFonts w:ascii="Times New Roman" w:eastAsia="Times New Roman" w:hAnsi="Times New Roman" w:cs="Times New Roman"/>
          <w:bCs/>
          <w:i/>
          <w:iCs/>
          <w:sz w:val="24"/>
          <w:szCs w:val="24"/>
        </w:rPr>
      </w:pPr>
    </w:p>
    <w:p w14:paraId="4D82763C" w14:textId="2BC57B1A" w:rsidR="00BE156C" w:rsidDel="00BF3D37" w:rsidRDefault="00BE156C" w:rsidP="000B4D61">
      <w:pPr>
        <w:spacing w:line="480" w:lineRule="auto"/>
        <w:jc w:val="both"/>
        <w:rPr>
          <w:del w:id="197" w:author="Jeremy Long" w:date="2023-08-31T14:52:00Z"/>
          <w:rFonts w:ascii="Times New Roman" w:eastAsia="Times New Roman" w:hAnsi="Times New Roman" w:cs="Times New Roman"/>
          <w:bCs/>
          <w:i/>
          <w:iCs/>
          <w:sz w:val="24"/>
          <w:szCs w:val="24"/>
        </w:rPr>
      </w:pPr>
    </w:p>
    <w:p w14:paraId="3507C9ED" w14:textId="52106D16" w:rsidR="00BE156C" w:rsidDel="00BF3D37" w:rsidRDefault="00BE156C" w:rsidP="000B4D61">
      <w:pPr>
        <w:spacing w:line="480" w:lineRule="auto"/>
        <w:jc w:val="both"/>
        <w:rPr>
          <w:del w:id="198" w:author="Jeremy Long" w:date="2023-08-31T14:52:00Z"/>
          <w:rFonts w:ascii="Times New Roman" w:eastAsia="Times New Roman" w:hAnsi="Times New Roman" w:cs="Times New Roman"/>
          <w:bCs/>
          <w:i/>
          <w:iCs/>
          <w:sz w:val="24"/>
          <w:szCs w:val="24"/>
        </w:rPr>
      </w:pPr>
    </w:p>
    <w:p w14:paraId="6D734A85" w14:textId="5B35BA42" w:rsidR="00BE156C" w:rsidDel="00BF3D37" w:rsidRDefault="00BE156C" w:rsidP="000B4D61">
      <w:pPr>
        <w:spacing w:line="480" w:lineRule="auto"/>
        <w:jc w:val="both"/>
        <w:rPr>
          <w:del w:id="199" w:author="Jeremy Long" w:date="2023-08-31T14:52:00Z"/>
          <w:rFonts w:ascii="Times New Roman" w:eastAsia="Times New Roman" w:hAnsi="Times New Roman" w:cs="Times New Roman"/>
          <w:bCs/>
          <w:i/>
          <w:iCs/>
          <w:sz w:val="24"/>
          <w:szCs w:val="24"/>
        </w:rPr>
      </w:pPr>
    </w:p>
    <w:p w14:paraId="793D3ECC" w14:textId="37376AF1" w:rsidR="00BE156C" w:rsidDel="00BF3D37" w:rsidRDefault="00BE156C" w:rsidP="000B4D61">
      <w:pPr>
        <w:spacing w:line="480" w:lineRule="auto"/>
        <w:jc w:val="both"/>
        <w:rPr>
          <w:del w:id="200" w:author="Jeremy Long" w:date="2023-08-31T14:52:00Z"/>
          <w:rFonts w:ascii="Times New Roman" w:eastAsia="Times New Roman" w:hAnsi="Times New Roman" w:cs="Times New Roman"/>
          <w:bCs/>
          <w:i/>
          <w:iCs/>
          <w:sz w:val="24"/>
          <w:szCs w:val="24"/>
        </w:rPr>
      </w:pPr>
    </w:p>
    <w:p w14:paraId="6CCD7A55" w14:textId="640E67C8" w:rsidR="00BE156C" w:rsidDel="00BF3D37" w:rsidRDefault="00BE156C" w:rsidP="000B4D61">
      <w:pPr>
        <w:spacing w:line="480" w:lineRule="auto"/>
        <w:jc w:val="both"/>
        <w:rPr>
          <w:del w:id="201" w:author="Jeremy Long" w:date="2023-08-31T14:52:00Z"/>
          <w:rFonts w:ascii="Times New Roman" w:eastAsia="Times New Roman" w:hAnsi="Times New Roman" w:cs="Times New Roman"/>
          <w:bCs/>
          <w:i/>
          <w:iCs/>
          <w:sz w:val="24"/>
          <w:szCs w:val="24"/>
        </w:rPr>
      </w:pPr>
    </w:p>
    <w:p w14:paraId="4AF4F2DE" w14:textId="17B04165" w:rsidR="00BE156C" w:rsidDel="00BF3D37" w:rsidRDefault="00BE156C" w:rsidP="000B4D61">
      <w:pPr>
        <w:spacing w:line="480" w:lineRule="auto"/>
        <w:jc w:val="both"/>
        <w:rPr>
          <w:del w:id="202" w:author="Jeremy Long" w:date="2023-08-31T14:52:00Z"/>
          <w:rFonts w:ascii="Times New Roman" w:eastAsia="Times New Roman" w:hAnsi="Times New Roman" w:cs="Times New Roman"/>
          <w:bCs/>
          <w:i/>
          <w:iCs/>
          <w:sz w:val="24"/>
          <w:szCs w:val="24"/>
        </w:rPr>
      </w:pPr>
    </w:p>
    <w:p w14:paraId="14940CE1" w14:textId="5FC97C15" w:rsidR="00BE156C" w:rsidDel="00BF3D37" w:rsidRDefault="00BE156C" w:rsidP="000B4D61">
      <w:pPr>
        <w:spacing w:line="480" w:lineRule="auto"/>
        <w:jc w:val="both"/>
        <w:rPr>
          <w:del w:id="203" w:author="Jeremy Long" w:date="2023-08-31T14:52:00Z"/>
          <w:rFonts w:ascii="Times New Roman" w:eastAsia="Times New Roman" w:hAnsi="Times New Roman" w:cs="Times New Roman"/>
          <w:bCs/>
          <w:i/>
          <w:iCs/>
          <w:sz w:val="24"/>
          <w:szCs w:val="24"/>
        </w:rPr>
      </w:pPr>
    </w:p>
    <w:p w14:paraId="2698BCF0" w14:textId="4FAA1AE7" w:rsidR="00BE156C" w:rsidDel="00BF3D37" w:rsidRDefault="00BE156C" w:rsidP="000B4D61">
      <w:pPr>
        <w:spacing w:line="480" w:lineRule="auto"/>
        <w:jc w:val="both"/>
        <w:rPr>
          <w:del w:id="204" w:author="Jeremy Long" w:date="2023-08-31T14:52:00Z"/>
          <w:rFonts w:ascii="Times New Roman" w:eastAsia="Times New Roman" w:hAnsi="Times New Roman" w:cs="Times New Roman"/>
          <w:bCs/>
          <w:i/>
          <w:iCs/>
          <w:sz w:val="24"/>
          <w:szCs w:val="24"/>
        </w:rPr>
      </w:pPr>
    </w:p>
    <w:p w14:paraId="0700AFB9" w14:textId="4BD6F1A0" w:rsidR="00BE156C" w:rsidDel="00BF3D37" w:rsidRDefault="00BE156C" w:rsidP="000B4D61">
      <w:pPr>
        <w:spacing w:line="480" w:lineRule="auto"/>
        <w:jc w:val="both"/>
        <w:rPr>
          <w:del w:id="205" w:author="Jeremy Long" w:date="2023-08-31T14:52:00Z"/>
          <w:rFonts w:ascii="Times New Roman" w:eastAsia="Times New Roman" w:hAnsi="Times New Roman" w:cs="Times New Roman"/>
          <w:bCs/>
          <w:i/>
          <w:iCs/>
          <w:sz w:val="24"/>
          <w:szCs w:val="24"/>
        </w:rPr>
      </w:pPr>
    </w:p>
    <w:p w14:paraId="4C605F28" w14:textId="10005B93" w:rsidR="00BE156C" w:rsidDel="00BF3D37" w:rsidRDefault="00BE156C" w:rsidP="000B4D61">
      <w:pPr>
        <w:spacing w:line="480" w:lineRule="auto"/>
        <w:jc w:val="both"/>
        <w:rPr>
          <w:del w:id="206" w:author="Jeremy Long" w:date="2023-08-31T14:52:00Z"/>
          <w:rFonts w:ascii="Times New Roman" w:eastAsia="Times New Roman" w:hAnsi="Times New Roman" w:cs="Times New Roman"/>
          <w:bCs/>
          <w:i/>
          <w:iCs/>
          <w:sz w:val="24"/>
          <w:szCs w:val="24"/>
        </w:rPr>
      </w:pPr>
    </w:p>
    <w:p w14:paraId="17307BD0" w14:textId="78C5BEB6" w:rsidR="00BE156C" w:rsidDel="00BF3D37" w:rsidRDefault="00BE156C" w:rsidP="000B4D61">
      <w:pPr>
        <w:spacing w:line="480" w:lineRule="auto"/>
        <w:jc w:val="both"/>
        <w:rPr>
          <w:del w:id="207" w:author="Jeremy Long" w:date="2023-08-31T14:52:00Z"/>
          <w:rFonts w:ascii="Times New Roman" w:eastAsia="Times New Roman" w:hAnsi="Times New Roman" w:cs="Times New Roman"/>
          <w:bCs/>
          <w:i/>
          <w:iCs/>
          <w:sz w:val="24"/>
          <w:szCs w:val="24"/>
        </w:rPr>
      </w:pPr>
    </w:p>
    <w:p w14:paraId="22F0EB85" w14:textId="553241AE" w:rsidR="00BE156C" w:rsidDel="00BF3D37" w:rsidRDefault="00BE156C" w:rsidP="000B4D61">
      <w:pPr>
        <w:spacing w:line="480" w:lineRule="auto"/>
        <w:jc w:val="both"/>
        <w:rPr>
          <w:del w:id="208" w:author="Jeremy Long" w:date="2023-08-31T14:52:00Z"/>
          <w:rFonts w:ascii="Times New Roman" w:eastAsia="Times New Roman" w:hAnsi="Times New Roman" w:cs="Times New Roman"/>
          <w:bCs/>
          <w:i/>
          <w:iCs/>
          <w:sz w:val="24"/>
          <w:szCs w:val="24"/>
        </w:rPr>
      </w:pPr>
    </w:p>
    <w:p w14:paraId="3C4F96EC" w14:textId="040E89E7" w:rsidR="00BE156C" w:rsidDel="00BF3D37" w:rsidRDefault="00BE156C" w:rsidP="000B4D61">
      <w:pPr>
        <w:spacing w:line="480" w:lineRule="auto"/>
        <w:jc w:val="both"/>
        <w:rPr>
          <w:del w:id="209" w:author="Jeremy Long" w:date="2023-08-31T14:52:00Z"/>
          <w:rFonts w:ascii="Times New Roman" w:eastAsia="Times New Roman" w:hAnsi="Times New Roman" w:cs="Times New Roman"/>
          <w:bCs/>
          <w:i/>
          <w:iCs/>
          <w:sz w:val="24"/>
          <w:szCs w:val="24"/>
        </w:rPr>
      </w:pPr>
    </w:p>
    <w:p w14:paraId="0FFBCFD5" w14:textId="77777777" w:rsidR="00BE156C" w:rsidRPr="000B4D61" w:rsidDel="00BF3D37" w:rsidRDefault="00BE156C" w:rsidP="000B4D61">
      <w:pPr>
        <w:spacing w:line="480" w:lineRule="auto"/>
        <w:jc w:val="both"/>
        <w:rPr>
          <w:del w:id="210" w:author="Jeremy Long" w:date="2023-08-31T14:52:00Z"/>
          <w:rFonts w:ascii="Times New Roman" w:eastAsia="Times New Roman" w:hAnsi="Times New Roman" w:cs="Times New Roman"/>
          <w:bCs/>
          <w:i/>
          <w:iCs/>
          <w:sz w:val="24"/>
          <w:szCs w:val="24"/>
        </w:rPr>
      </w:pPr>
    </w:p>
    <w:p w14:paraId="72388F8F" w14:textId="3CE6829D" w:rsidR="0080007F" w:rsidRPr="000B4D61" w:rsidRDefault="00BF3D37"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Introduction</w:t>
      </w:r>
    </w:p>
    <w:p w14:paraId="586EBEBE" w14:textId="6E4FC235" w:rsidR="00C51B71" w:rsidRPr="000B4D61" w:rsidRDefault="001A41F2" w:rsidP="009942BA">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Detrital food webs may better resist perturbations because of donor control and trophic diversity in recipient habitats</w:t>
      </w:r>
      <w:r w:rsidR="00C77F64" w:rsidRPr="000B4D61">
        <w:rPr>
          <w:rFonts w:ascii="Times New Roman" w:eastAsia="Times New Roman" w:hAnsi="Times New Roman" w:cs="Times New Roman"/>
          <w:sz w:val="24"/>
          <w:szCs w:val="24"/>
        </w:rPr>
        <w:t xml:space="preserve"> </w:t>
      </w:r>
      <w:r w:rsidR="00C77F64" w:rsidRPr="000B4D61">
        <w:rPr>
          <w:rFonts w:ascii="Times New Roman" w:eastAsia="Times New Roman" w:hAnsi="Times New Roman" w:cs="Times New Roman"/>
          <w:sz w:val="24"/>
          <w:szCs w:val="24"/>
        </w:rPr>
        <w:fldChar w:fldCharType="begin"/>
      </w:r>
      <w:r w:rsidR="00C77F64" w:rsidRPr="000B4D61">
        <w:rPr>
          <w:rFonts w:ascii="Times New Roman" w:eastAsia="Times New Roman" w:hAnsi="Times New Roman" w:cs="Times New Roman"/>
          <w:sz w:val="24"/>
          <w:szCs w:val="24"/>
        </w:rPr>
        <w:instrText xml:space="preserve"> ADDIN ZOTERO_ITEM CSL_CITATION {"citationID":"A2aVPH4z","properties":{"formattedCitation":"(Odum 1969)","plainCitation":"(Odum 1969)","noteIndex":0},"citationItems":[{"id":1105,"uris":["http://zotero.org/users/6486635/items/AJRRNJMQ"],"itemData":{"id":1105,"type":"article-journal","language":"en","source":"Zotero","title":"The Strategy of Ecosystem Development","author":[{"family":"Odum","given":""}],"issued":{"date-parts":[["1969"]]}}}],"schema":"https://github.com/citation-style-language/schema/raw/master/csl-citation.json"} </w:instrText>
      </w:r>
      <w:r w:rsidR="00C77F64" w:rsidRPr="000B4D61">
        <w:rPr>
          <w:rFonts w:ascii="Times New Roman" w:eastAsia="Times New Roman" w:hAnsi="Times New Roman" w:cs="Times New Roman"/>
          <w:sz w:val="24"/>
          <w:szCs w:val="24"/>
        </w:rPr>
        <w:fldChar w:fldCharType="separate"/>
      </w:r>
      <w:r w:rsidR="00C77F64" w:rsidRPr="000B4D61">
        <w:rPr>
          <w:rFonts w:ascii="Times New Roman" w:eastAsia="Times New Roman" w:hAnsi="Times New Roman" w:cs="Times New Roman"/>
          <w:noProof/>
          <w:sz w:val="24"/>
          <w:szCs w:val="24"/>
        </w:rPr>
        <w:t>(Odum 1969)</w:t>
      </w:r>
      <w:r w:rsidR="00C77F64" w:rsidRPr="000B4D61">
        <w:rPr>
          <w:rFonts w:ascii="Times New Roman" w:eastAsia="Times New Roman" w:hAnsi="Times New Roman" w:cs="Times New Roman"/>
          <w:sz w:val="24"/>
          <w:szCs w:val="24"/>
        </w:rPr>
        <w:fldChar w:fldCharType="end"/>
      </w:r>
      <w:r w:rsidR="00F2340F" w:rsidRPr="000B4D61">
        <w:rPr>
          <w:rFonts w:ascii="Times New Roman" w:eastAsia="Times New Roman" w:hAnsi="Times New Roman" w:cs="Times New Roman"/>
          <w:sz w:val="24"/>
          <w:szCs w:val="24"/>
        </w:rPr>
        <w:t xml:space="preserve">, </w:t>
      </w:r>
      <w:commentRangeStart w:id="211"/>
      <w:proofErr w:type="spellStart"/>
      <w:r w:rsidRPr="000B4D61">
        <w:rPr>
          <w:rFonts w:ascii="Times New Roman" w:eastAsia="Times New Roman" w:hAnsi="Times New Roman" w:cs="Times New Roman"/>
          <w:sz w:val="24"/>
          <w:szCs w:val="24"/>
        </w:rPr>
        <w:t>Neutel</w:t>
      </w:r>
      <w:proofErr w:type="spellEnd"/>
      <w:r w:rsidRPr="000B4D61">
        <w:rPr>
          <w:rFonts w:ascii="Times New Roman" w:eastAsia="Times New Roman" w:hAnsi="Times New Roman" w:cs="Times New Roman"/>
          <w:sz w:val="24"/>
          <w:szCs w:val="24"/>
        </w:rPr>
        <w:t xml:space="preserve"> et al. 1994</w:t>
      </w:r>
      <w:commentRangeEnd w:id="211"/>
      <w:r w:rsidR="00F2340F" w:rsidRPr="000B4D61">
        <w:rPr>
          <w:rStyle w:val="CommentReference"/>
          <w:rFonts w:ascii="Times New Roman" w:hAnsi="Times New Roman" w:cs="Times New Roman"/>
          <w:sz w:val="24"/>
          <w:szCs w:val="24"/>
        </w:rPr>
        <w:commentReference w:id="211"/>
      </w:r>
      <w:r w:rsidRPr="000B4D61">
        <w:rPr>
          <w:rFonts w:ascii="Times New Roman" w:eastAsia="Times New Roman" w:hAnsi="Times New Roman" w:cs="Times New Roman"/>
          <w:sz w:val="24"/>
          <w:szCs w:val="24"/>
        </w:rPr>
        <w:t xml:space="preserve">). Compositional changes </w:t>
      </w:r>
      <w:del w:id="212" w:author="Jeremy Long" w:date="2023-10-03T12:51:00Z">
        <w:r w:rsidRPr="000B4D61" w:rsidDel="009942BA">
          <w:rPr>
            <w:rFonts w:ascii="Times New Roman" w:eastAsia="Times New Roman" w:hAnsi="Times New Roman" w:cs="Times New Roman"/>
            <w:sz w:val="24"/>
            <w:szCs w:val="24"/>
          </w:rPr>
          <w:delText xml:space="preserve">to </w:delText>
        </w:r>
      </w:del>
      <w:ins w:id="213" w:author="Jeremy Long" w:date="2023-10-03T12:51:00Z">
        <w:r w:rsidR="009942BA">
          <w:rPr>
            <w:rFonts w:ascii="Times New Roman" w:eastAsia="Times New Roman" w:hAnsi="Times New Roman" w:cs="Times New Roman"/>
            <w:sz w:val="24"/>
            <w:szCs w:val="24"/>
          </w:rPr>
          <w:t>in</w:t>
        </w:r>
        <w:r w:rsidR="009942BA" w:rsidRPr="000B4D61">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 xml:space="preserve">donor </w:t>
      </w:r>
      <w:del w:id="214" w:author="Jeremy Long" w:date="2023-09-25T10:11:00Z">
        <w:r w:rsidRPr="000B4D61" w:rsidDel="009942BA">
          <w:rPr>
            <w:rFonts w:ascii="Times New Roman" w:eastAsia="Times New Roman" w:hAnsi="Times New Roman" w:cs="Times New Roman"/>
            <w:sz w:val="24"/>
            <w:szCs w:val="24"/>
          </w:rPr>
          <w:delText xml:space="preserve">ecosystems </w:delText>
        </w:r>
      </w:del>
      <w:ins w:id="215" w:author="Jeremy Long" w:date="2023-09-25T10:11:00Z">
        <w:r w:rsidR="009942BA">
          <w:rPr>
            <w:rFonts w:ascii="Times New Roman" w:eastAsia="Times New Roman" w:hAnsi="Times New Roman" w:cs="Times New Roman"/>
            <w:sz w:val="24"/>
            <w:szCs w:val="24"/>
          </w:rPr>
          <w:t>habitats</w:t>
        </w:r>
        <w:r w:rsidR="009942BA" w:rsidRPr="000B4D61">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arising from species introductions and climate-mediated range shifts may lead to changes in detrital subsidies</w:t>
      </w:r>
      <w:del w:id="216" w:author="Jeremy Long" w:date="2023-10-03T12:51:00Z">
        <w:r w:rsidRPr="000B4D61" w:rsidDel="009942BA">
          <w:rPr>
            <w:rFonts w:ascii="Times New Roman" w:eastAsia="Times New Roman" w:hAnsi="Times New Roman" w:cs="Times New Roman"/>
            <w:sz w:val="24"/>
            <w:szCs w:val="24"/>
          </w:rPr>
          <w:delText>, and therefore</w:delText>
        </w:r>
      </w:del>
      <w:ins w:id="217" w:author="Jeremy Long" w:date="2023-10-03T12:51:00Z">
        <w:r w:rsidR="009942BA">
          <w:rPr>
            <w:rFonts w:ascii="Times New Roman" w:eastAsia="Times New Roman" w:hAnsi="Times New Roman" w:cs="Times New Roman"/>
            <w:sz w:val="24"/>
            <w:szCs w:val="24"/>
          </w:rPr>
          <w:t xml:space="preserve"> that could</w:t>
        </w:r>
      </w:ins>
      <w:r w:rsidRPr="000B4D61">
        <w:rPr>
          <w:rFonts w:ascii="Times New Roman" w:eastAsia="Times New Roman" w:hAnsi="Times New Roman" w:cs="Times New Roman"/>
          <w:sz w:val="24"/>
          <w:szCs w:val="24"/>
        </w:rPr>
        <w:t xml:space="preserve"> destabilize recipient ecosystems. For example, </w:t>
      </w:r>
      <w:del w:id="218" w:author="Jeremy Long" w:date="2023-09-25T10:13:00Z">
        <w:r w:rsidRPr="000B4D61" w:rsidDel="009942BA">
          <w:rPr>
            <w:rFonts w:ascii="Times New Roman" w:eastAsia="Times New Roman" w:hAnsi="Times New Roman" w:cs="Times New Roman"/>
            <w:sz w:val="24"/>
            <w:szCs w:val="24"/>
          </w:rPr>
          <w:delText xml:space="preserve">changes </w:delText>
        </w:r>
      </w:del>
      <w:ins w:id="219" w:author="Jeremy Long" w:date="2023-09-25T10:13:00Z">
        <w:r w:rsidR="009942BA">
          <w:rPr>
            <w:rFonts w:ascii="Times New Roman" w:eastAsia="Times New Roman" w:hAnsi="Times New Roman" w:cs="Times New Roman"/>
            <w:sz w:val="24"/>
            <w:szCs w:val="24"/>
          </w:rPr>
          <w:t xml:space="preserve">species shifts in </w:t>
        </w:r>
      </w:ins>
      <w:del w:id="220" w:author="Jeremy Long" w:date="2023-09-25T10:13:00Z">
        <w:r w:rsidRPr="000B4D61" w:rsidDel="009942BA">
          <w:rPr>
            <w:rFonts w:ascii="Times New Roman" w:eastAsia="Times New Roman" w:hAnsi="Times New Roman" w:cs="Times New Roman"/>
            <w:sz w:val="24"/>
            <w:szCs w:val="24"/>
          </w:rPr>
          <w:delText xml:space="preserve">in the species composition of </w:delText>
        </w:r>
      </w:del>
      <w:r w:rsidRPr="000B4D61">
        <w:rPr>
          <w:rFonts w:ascii="Times New Roman" w:eastAsia="Times New Roman" w:hAnsi="Times New Roman" w:cs="Times New Roman"/>
          <w:sz w:val="24"/>
          <w:szCs w:val="24"/>
        </w:rPr>
        <w:t xml:space="preserve">donor systems may change the quantity and quality of detrital supply leading to consequences on </w:t>
      </w:r>
      <w:ins w:id="221" w:author="Jeremy Long" w:date="2023-09-25T10:14:00Z">
        <w:r w:rsidR="009942BA">
          <w:rPr>
            <w:rFonts w:ascii="Times New Roman" w:eastAsia="Times New Roman" w:hAnsi="Times New Roman" w:cs="Times New Roman"/>
            <w:sz w:val="24"/>
            <w:szCs w:val="24"/>
          </w:rPr>
          <w:t xml:space="preserve">populations of </w:t>
        </w:r>
      </w:ins>
      <w:r w:rsidRPr="000B4D61">
        <w:rPr>
          <w:rFonts w:ascii="Times New Roman" w:eastAsia="Times New Roman" w:hAnsi="Times New Roman" w:cs="Times New Roman"/>
          <w:sz w:val="24"/>
          <w:szCs w:val="24"/>
        </w:rPr>
        <w:t>recipient primary consumers (</w:t>
      </w:r>
      <w:proofErr w:type="gramStart"/>
      <w:r w:rsidR="006B3D1C" w:rsidRPr="000B4D61">
        <w:rPr>
          <w:rFonts w:ascii="Times New Roman" w:eastAsia="Times New Roman" w:hAnsi="Times New Roman" w:cs="Times New Roman"/>
          <w:sz w:val="24"/>
          <w:szCs w:val="24"/>
        </w:rPr>
        <w:t>i.e.</w:t>
      </w:r>
      <w:proofErr w:type="gramEnd"/>
      <w:del w:id="222" w:author="Jeremy Long" w:date="2023-09-24T16:56:00Z">
        <w:r w:rsidR="006B3D1C" w:rsidRPr="000B4D61" w:rsidDel="009942BA">
          <w:rPr>
            <w:rFonts w:ascii="Times New Roman" w:eastAsia="Times New Roman" w:hAnsi="Times New Roman" w:cs="Times New Roman"/>
            <w:sz w:val="24"/>
            <w:szCs w:val="24"/>
          </w:rPr>
          <w:delText>,</w:delText>
        </w:r>
      </w:del>
      <w:r w:rsidRPr="000B4D61">
        <w:rPr>
          <w:rFonts w:ascii="Times New Roman" w:eastAsia="Times New Roman" w:hAnsi="Times New Roman" w:cs="Times New Roman"/>
          <w:sz w:val="24"/>
          <w:szCs w:val="24"/>
        </w:rPr>
        <w:t xml:space="preserve"> detritivore</w:t>
      </w:r>
      <w:ins w:id="223" w:author="Jeremy Long" w:date="2023-09-25T10:12:00Z">
        <w:r w:rsidR="009942BA">
          <w:rPr>
            <w:rFonts w:ascii="Times New Roman" w:eastAsia="Times New Roman" w:hAnsi="Times New Roman" w:cs="Times New Roman"/>
            <w:sz w:val="24"/>
            <w:szCs w:val="24"/>
          </w:rPr>
          <w:t>s</w:t>
        </w:r>
      </w:ins>
      <w:del w:id="224" w:author="Jeremy Long" w:date="2023-09-24T16:56:00Z">
        <w:r w:rsidRPr="000B4D61" w:rsidDel="009942BA">
          <w:rPr>
            <w:rFonts w:ascii="Times New Roman" w:eastAsia="Times New Roman" w:hAnsi="Times New Roman" w:cs="Times New Roman"/>
            <w:sz w:val="24"/>
            <w:szCs w:val="24"/>
          </w:rPr>
          <w:delText>s</w:delText>
        </w:r>
      </w:del>
      <w:r w:rsidRPr="000B4D61">
        <w:rPr>
          <w:rFonts w:ascii="Times New Roman" w:eastAsia="Times New Roman" w:hAnsi="Times New Roman" w:cs="Times New Roman"/>
          <w:sz w:val="24"/>
          <w:szCs w:val="24"/>
        </w:rPr>
        <w:t>)</w:t>
      </w:r>
      <w:ins w:id="225" w:author="Jeremy Long" w:date="2023-09-25T10:12:00Z">
        <w:r w:rsidR="009942BA">
          <w:rPr>
            <w:rFonts w:ascii="Times New Roman" w:eastAsia="Times New Roman" w:hAnsi="Times New Roman" w:cs="Times New Roman"/>
            <w:sz w:val="24"/>
            <w:szCs w:val="24"/>
          </w:rPr>
          <w:t>,</w:t>
        </w:r>
      </w:ins>
      <w:r w:rsidRPr="000B4D61">
        <w:rPr>
          <w:rFonts w:ascii="Times New Roman" w:eastAsia="Times New Roman" w:hAnsi="Times New Roman" w:cs="Times New Roman"/>
          <w:sz w:val="24"/>
          <w:szCs w:val="24"/>
        </w:rPr>
        <w:t xml:space="preserve"> and the species they interact with. </w:t>
      </w:r>
      <w:ins w:id="226" w:author="Jeremy Long" w:date="2023-09-24T16:57:00Z">
        <w:r w:rsidR="009942BA">
          <w:rPr>
            <w:rFonts w:ascii="Times New Roman" w:eastAsia="Times New Roman" w:hAnsi="Times New Roman" w:cs="Times New Roman"/>
            <w:sz w:val="24"/>
            <w:szCs w:val="24"/>
          </w:rPr>
          <w:t xml:space="preserve">Identifying a general theory about how species invasions affect </w:t>
        </w:r>
      </w:ins>
      <w:ins w:id="227" w:author="Jeremy Long" w:date="2023-09-24T16:58:00Z">
        <w:r w:rsidR="009942BA">
          <w:rPr>
            <w:rFonts w:ascii="Times New Roman" w:eastAsia="Times New Roman" w:hAnsi="Times New Roman" w:cs="Times New Roman"/>
            <w:sz w:val="24"/>
            <w:szCs w:val="24"/>
          </w:rPr>
          <w:t xml:space="preserve">recipient detritivores and their communities would improve our ability to </w:t>
        </w:r>
      </w:ins>
      <w:ins w:id="228" w:author="Jeremy Long" w:date="2023-09-24T16:59:00Z">
        <w:r w:rsidR="009942BA">
          <w:rPr>
            <w:rFonts w:ascii="Times New Roman" w:eastAsia="Times New Roman" w:hAnsi="Times New Roman" w:cs="Times New Roman"/>
            <w:sz w:val="24"/>
            <w:szCs w:val="24"/>
          </w:rPr>
          <w:t xml:space="preserve">predict future environmental change. </w:t>
        </w:r>
      </w:ins>
      <w:commentRangeStart w:id="229"/>
      <w:r w:rsidRPr="000B4D61">
        <w:rPr>
          <w:rFonts w:ascii="Times New Roman" w:eastAsia="Times New Roman" w:hAnsi="Times New Roman" w:cs="Times New Roman"/>
          <w:sz w:val="24"/>
          <w:szCs w:val="24"/>
        </w:rPr>
        <w:t xml:space="preserve">Unfortunately, </w:t>
      </w:r>
      <w:ins w:id="230" w:author="Jeremy Long" w:date="2023-09-25T10:15:00Z">
        <w:r w:rsidR="009942BA">
          <w:rPr>
            <w:rFonts w:ascii="Times New Roman" w:eastAsia="Times New Roman" w:hAnsi="Times New Roman" w:cs="Times New Roman"/>
            <w:sz w:val="24"/>
            <w:szCs w:val="24"/>
          </w:rPr>
          <w:t>there is a lack of consensus about how species invasions will impact detritivores, from both theoretical and meta-analy</w:t>
        </w:r>
      </w:ins>
      <w:ins w:id="231" w:author="Jeremy Long" w:date="2023-09-25T10:16:00Z">
        <w:r w:rsidR="009942BA">
          <w:rPr>
            <w:rFonts w:ascii="Times New Roman" w:eastAsia="Times New Roman" w:hAnsi="Times New Roman" w:cs="Times New Roman"/>
            <w:sz w:val="24"/>
            <w:szCs w:val="24"/>
          </w:rPr>
          <w:t xml:space="preserve">tical perspectives. </w:t>
        </w:r>
        <w:commentRangeEnd w:id="229"/>
        <w:r w:rsidR="009942BA">
          <w:rPr>
            <w:rStyle w:val="CommentReference"/>
          </w:rPr>
          <w:commentReference w:id="229"/>
        </w:r>
      </w:ins>
      <w:del w:id="232" w:author="Jeremy Long" w:date="2023-09-25T10:16:00Z">
        <w:r w:rsidRPr="000B4D61" w:rsidDel="009942BA">
          <w:rPr>
            <w:rFonts w:ascii="Times New Roman" w:eastAsia="Times New Roman" w:hAnsi="Times New Roman" w:cs="Times New Roman"/>
            <w:sz w:val="24"/>
            <w:szCs w:val="24"/>
          </w:rPr>
          <w:delText xml:space="preserve">meta-analyses focused on the consequence of invasive plants disagree about the direction of these impacts – with one study reporting negative to neutral effects on detritivores </w:delText>
        </w:r>
        <w:r w:rsidR="00F2340F" w:rsidRPr="000B4D61" w:rsidDel="009942BA">
          <w:rPr>
            <w:rFonts w:ascii="Times New Roman" w:eastAsia="Times New Roman" w:hAnsi="Times New Roman" w:cs="Times New Roman"/>
            <w:sz w:val="24"/>
            <w:szCs w:val="24"/>
          </w:rPr>
          <w:fldChar w:fldCharType="begin"/>
        </w:r>
        <w:r w:rsidR="00F2340F" w:rsidRPr="000B4D61" w:rsidDel="009942BA">
          <w:rPr>
            <w:rFonts w:ascii="Times New Roman" w:eastAsia="Times New Roman" w:hAnsi="Times New Roman" w:cs="Times New Roman"/>
            <w:sz w:val="24"/>
            <w:szCs w:val="24"/>
          </w:rPr>
          <w:delInstrText xml:space="preserve"> ADDIN ZOTERO_ITEM CSL_CITATION {"citationID":"R5OUtOHe","properties":{"formattedCitation":"(McCary et al. 2016)","plainCitation":"(McCary et al. 2016)","noteIndex":0},"citationItems":[{"id":1039,"uris":["http://zotero.org/users/6486635/items/ZPP4IMH5"],"itemData":{"id":1039,"type":"article-journal","abstract":"Although invasive plants are a major source of terrestrial ecosystem degradation worldwide, it remains unclear which trophic levels above the base of the food web are most vulnerable to plant invasions. We performed a meta-analysis of 38 independent studies from 32 papers to examine how invasive plants alter major groupings of primary and secondary consumers in three globally distributed ecosystems: wetlands, woodlands and grasslands. Within each ecosystem we examined if green (grazing) food webs are more sensitive to plant invasions compared to brown (detrital) food webs. Invasive plants have strong negative effects on primary consumers (detritivores, bacterivores, fungivores, and/or herbivores) in woodlands and wetlands, which become less abundant in both green and brown food webs in woodlands and green webs in wetlands. Plant invasions increased abundances of secondary consumers (predators and/or parasitoids) only in woodland brown food webs and green webs in wetlands. Effects of invasive plants on grazing and detrital food webs clearly differed between ecosystems. Overall, invasive plants had the most pronounced effects on the trophic structure of wetlands and woodlands, but caused no detectable changes to grassland trophic structure.","container-title":"Ecology Letters","DOI":"10.1111/ele.12562","ISSN":"1461023X","issue":"3","journalAbbreviation":"Ecol Lett","language":"en","page":"328-335","source":"DOI.org (Crossref)","title":"Invasive plants have different effects on trophic structure of green and brown food webs in terrestrial ecosystems: a meta-analysis","title-short":"Invasive plants have different effects on trophic structure of green and brown food webs in terrestrial ecosystems","volume":"19","author":[{"family":"McCary","given":"Matthew A."},{"family":"Mores","given":"Robin"},{"family":"Farfan","given":"Monica A."},{"family":"Wise","given":"David H."}],"editor":[{"family":"Gurevitch","given":"Jessica"}],"issued":{"date-parts":[["2016",3]]}}}],"schema":"https://github.com/citation-style-language/schema/raw/master/csl-citation.json"} </w:delInstrText>
        </w:r>
        <w:r w:rsidR="00F2340F" w:rsidRPr="000B4D61" w:rsidDel="009942BA">
          <w:rPr>
            <w:rFonts w:ascii="Times New Roman" w:eastAsia="Times New Roman" w:hAnsi="Times New Roman" w:cs="Times New Roman"/>
            <w:sz w:val="24"/>
            <w:szCs w:val="24"/>
          </w:rPr>
          <w:fldChar w:fldCharType="separate"/>
        </w:r>
        <w:r w:rsidR="00F2340F" w:rsidRPr="000B4D61" w:rsidDel="009942BA">
          <w:rPr>
            <w:rFonts w:ascii="Times New Roman" w:eastAsia="Times New Roman" w:hAnsi="Times New Roman" w:cs="Times New Roman"/>
            <w:noProof/>
            <w:sz w:val="24"/>
            <w:szCs w:val="24"/>
          </w:rPr>
          <w:delText>(McCary et al. 2016)</w:delText>
        </w:r>
        <w:r w:rsidR="00F2340F" w:rsidRPr="000B4D61" w:rsidDel="009942BA">
          <w:rPr>
            <w:rFonts w:ascii="Times New Roman" w:eastAsia="Times New Roman" w:hAnsi="Times New Roman" w:cs="Times New Roman"/>
            <w:sz w:val="24"/>
            <w:szCs w:val="24"/>
          </w:rPr>
          <w:fldChar w:fldCharType="end"/>
        </w:r>
        <w:r w:rsidR="001C3050" w:rsidRPr="000B4D61" w:rsidDel="009942BA">
          <w:rPr>
            <w:rFonts w:ascii="Times New Roman" w:eastAsia="Times New Roman" w:hAnsi="Times New Roman" w:cs="Times New Roman"/>
            <w:sz w:val="24"/>
            <w:szCs w:val="24"/>
          </w:rPr>
          <w:delText xml:space="preserve"> </w:delText>
        </w:r>
        <w:r w:rsidRPr="000B4D61" w:rsidDel="009942BA">
          <w:rPr>
            <w:rFonts w:ascii="Times New Roman" w:eastAsia="Times New Roman" w:hAnsi="Times New Roman" w:cs="Times New Roman"/>
            <w:sz w:val="24"/>
            <w:szCs w:val="24"/>
          </w:rPr>
          <w:delText>and another reporting positive effects on detritivores</w:delText>
        </w:r>
        <w:r w:rsidR="00D66B11" w:rsidRPr="000B4D61" w:rsidDel="009942BA">
          <w:rPr>
            <w:rFonts w:ascii="Times New Roman" w:eastAsia="Times New Roman" w:hAnsi="Times New Roman" w:cs="Times New Roman"/>
            <w:sz w:val="24"/>
            <w:szCs w:val="24"/>
          </w:rPr>
          <w:delText xml:space="preserve"> </w:delText>
        </w:r>
        <w:r w:rsidR="00F2340F" w:rsidRPr="000B4D61" w:rsidDel="009942BA">
          <w:rPr>
            <w:rFonts w:ascii="Times New Roman" w:eastAsia="Times New Roman" w:hAnsi="Times New Roman" w:cs="Times New Roman"/>
            <w:sz w:val="24"/>
            <w:szCs w:val="24"/>
          </w:rPr>
          <w:fldChar w:fldCharType="begin"/>
        </w:r>
        <w:r w:rsidR="00F2340F" w:rsidRPr="000B4D61" w:rsidDel="009942BA">
          <w:rPr>
            <w:rFonts w:ascii="Times New Roman" w:eastAsia="Times New Roman" w:hAnsi="Times New Roman" w:cs="Times New Roman"/>
            <w:sz w:val="24"/>
            <w:szCs w:val="24"/>
          </w:rPr>
          <w:delInstrText xml:space="preserve"> ADDIN ZOTERO_ITEM CSL_CITATION {"citationID":"vfLqGz3B","properties":{"formattedCitation":"(Zhang et al. 2019)","plainCitation":"(Zhang et al. 2019)","noteIndex":0},"citationItems":[{"id":1038,"uris":["http://zotero.org/users/6486635/items/WEWQLAFL"],"itemData":{"id":1038,"type":"article-journal","abstract":"Invasive plants affect soil biota through litter and rhizosphere inputs, but the direction and magnitude of these effects are variable. We conducted a meta-analysis to examine the different effects of litter and rhizosphere of invasive plants on soil communities and nutrient cycling. Our results showed that invasive plants increased bacterial biomass by 16%, detritivore abundance by 119% and microbivore abundance by 89% through litter pathway. In the rhizosphere, invasive plants reduced bacterial biomass by 12%, herbivore abundance by 55% and predator abundance by 52%, but increased AM fungal biomass by 36%. Moreover, CO2 efﬂux, N mineralisation rate and enzyme activities were all higher in invasive than native rhizosphere soils. These ﬁndings indicate that invasive plants may support more decomposers that in turn stimulate nutrient release via litter effect, and enhance nutrient uptake by reducing root grazing but forming more symbioses in the rhizosphere. Thus, we hypothesise that litter- and root-based loops are probably linked to generate positive feedback of invaders on soil systems through stimulating nutrient cycling, consequently facilitating plant invasion. Our ﬁndings from limited cases with diverse contexts suggest that more studies are needed to differentiate litter and rhizosphere effects within single systems to better understand invasive plant-soil interactions.","container-title":"Ecology Letters","DOI":"10.1111/ele.13181","ISSN":"1461-023X, 1461-0248","issue":"1","journalAbbreviation":"Ecol Lett","language":"en","page":"200-210","source":"DOI.org (Crossref)","title":"Invasive plants differentially affect soil biota through litter and rhizosphere pathways: a meta‐analysis","title-short":"Invasive plants differentially affect soil biota through litter and rhizosphere pathways","volume":"22","author":[{"family":"Zhang","given":"Pei"},{"family":"Li","given":"Bo"},{"family":"Wu","given":"Jihua"},{"family":"Hu","given":"Shuijin"}],"editor":[{"family":"Seabloom","given":"Eric"}],"issued":{"date-parts":[["2019",1]]}}}],"schema":"https://github.com/citation-style-language/schema/raw/master/csl-citation.json"} </w:delInstrText>
        </w:r>
        <w:r w:rsidR="00F2340F" w:rsidRPr="000B4D61" w:rsidDel="009942BA">
          <w:rPr>
            <w:rFonts w:ascii="Times New Roman" w:eastAsia="Times New Roman" w:hAnsi="Times New Roman" w:cs="Times New Roman"/>
            <w:sz w:val="24"/>
            <w:szCs w:val="24"/>
          </w:rPr>
          <w:fldChar w:fldCharType="separate"/>
        </w:r>
        <w:r w:rsidR="00F2340F" w:rsidRPr="000B4D61" w:rsidDel="009942BA">
          <w:rPr>
            <w:rFonts w:ascii="Times New Roman" w:eastAsia="Times New Roman" w:hAnsi="Times New Roman" w:cs="Times New Roman"/>
            <w:noProof/>
            <w:sz w:val="24"/>
            <w:szCs w:val="24"/>
          </w:rPr>
          <w:delText>(Zhang et al. 2019)</w:delText>
        </w:r>
        <w:r w:rsidR="00F2340F" w:rsidRPr="000B4D61" w:rsidDel="009942BA">
          <w:rPr>
            <w:rFonts w:ascii="Times New Roman" w:eastAsia="Times New Roman" w:hAnsi="Times New Roman" w:cs="Times New Roman"/>
            <w:sz w:val="24"/>
            <w:szCs w:val="24"/>
          </w:rPr>
          <w:fldChar w:fldCharType="end"/>
        </w:r>
        <w:r w:rsidR="001C3050" w:rsidRPr="000B4D61" w:rsidDel="009942BA">
          <w:rPr>
            <w:rFonts w:ascii="Times New Roman" w:eastAsia="Times New Roman" w:hAnsi="Times New Roman" w:cs="Times New Roman"/>
            <w:sz w:val="24"/>
            <w:szCs w:val="24"/>
          </w:rPr>
          <w:delText>.</w:delText>
        </w:r>
        <w:r w:rsidRPr="000B4D61" w:rsidDel="009942BA">
          <w:rPr>
            <w:rFonts w:ascii="Times New Roman" w:eastAsia="Times New Roman" w:hAnsi="Times New Roman" w:cs="Times New Roman"/>
            <w:sz w:val="24"/>
            <w:szCs w:val="24"/>
          </w:rPr>
          <w:delText xml:space="preserve"> </w:delText>
        </w:r>
        <w:r w:rsidR="006B3D1C" w:rsidRPr="000B4D61" w:rsidDel="009942BA">
          <w:rPr>
            <w:rFonts w:ascii="Times New Roman" w:eastAsia="Times New Roman" w:hAnsi="Times New Roman" w:cs="Times New Roman"/>
            <w:sz w:val="24"/>
            <w:szCs w:val="24"/>
          </w:rPr>
          <w:delText>Further</w:delText>
        </w:r>
        <w:r w:rsidR="00A557A2" w:rsidRPr="000B4D61" w:rsidDel="009942BA">
          <w:rPr>
            <w:rFonts w:ascii="Times New Roman" w:eastAsia="Times New Roman" w:hAnsi="Times New Roman" w:cs="Times New Roman"/>
            <w:sz w:val="24"/>
            <w:szCs w:val="24"/>
          </w:rPr>
          <w:delText>more</w:delText>
        </w:r>
        <w:r w:rsidR="006B3D1C" w:rsidRPr="000B4D61" w:rsidDel="009942BA">
          <w:rPr>
            <w:rFonts w:ascii="Times New Roman" w:eastAsia="Times New Roman" w:hAnsi="Times New Roman" w:cs="Times New Roman"/>
            <w:sz w:val="24"/>
            <w:szCs w:val="24"/>
          </w:rPr>
          <w:delText>, ecological theory (e.g., Home Field Advantage</w:delText>
        </w:r>
        <w:r w:rsidR="006066F4" w:rsidRPr="000B4D61" w:rsidDel="009942BA">
          <w:rPr>
            <w:rFonts w:ascii="Times New Roman" w:eastAsia="Times New Roman" w:hAnsi="Times New Roman" w:cs="Times New Roman"/>
            <w:sz w:val="24"/>
            <w:szCs w:val="24"/>
          </w:rPr>
          <w:delText xml:space="preserve"> Hypothesis</w:delText>
        </w:r>
        <w:r w:rsidR="00A557A2" w:rsidRPr="000B4D61" w:rsidDel="009942BA">
          <w:rPr>
            <w:rFonts w:ascii="Times New Roman" w:eastAsia="Times New Roman" w:hAnsi="Times New Roman" w:cs="Times New Roman"/>
            <w:sz w:val="24"/>
            <w:szCs w:val="24"/>
          </w:rPr>
          <w:delText>;</w:delText>
        </w:r>
        <w:r w:rsidR="006B3D1C" w:rsidRPr="000B4D61" w:rsidDel="009942BA">
          <w:rPr>
            <w:rFonts w:ascii="Times New Roman" w:eastAsia="Times New Roman" w:hAnsi="Times New Roman" w:cs="Times New Roman"/>
            <w:sz w:val="24"/>
            <w:szCs w:val="24"/>
          </w:rPr>
          <w:delText xml:space="preserve"> </w:delText>
        </w:r>
        <w:r w:rsidR="006B3D1C" w:rsidRPr="000B4D61" w:rsidDel="009942BA">
          <w:rPr>
            <w:rFonts w:ascii="Times New Roman" w:eastAsia="Times New Roman" w:hAnsi="Times New Roman" w:cs="Times New Roman"/>
            <w:sz w:val="24"/>
            <w:szCs w:val="24"/>
          </w:rPr>
          <w:fldChar w:fldCharType="begin"/>
        </w:r>
        <w:r w:rsidR="008D45AE" w:rsidRPr="000B4D61" w:rsidDel="009942BA">
          <w:rPr>
            <w:rFonts w:ascii="Times New Roman" w:eastAsia="Times New Roman" w:hAnsi="Times New Roman" w:cs="Times New Roman"/>
            <w:sz w:val="24"/>
            <w:szCs w:val="24"/>
          </w:rPr>
          <w:delInstrText xml:space="preserve"> ADDIN ZOTERO_ITEM CSL_CITATION {"citationID":"JfJb9OgL","properties":{"formattedCitation":"(Gholz et al. 2000)","plainCitation":"(Gholz et al. 2000)","dontUpdate":true,"noteIndex":0},"citationItems":[{"id":101,"uris":["http://zotero.org/users/6486635/items/XII522TH"],"itemData":{"id":101,"type":"article-journal","abstract":"We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 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Biology","DOI":"10.1046/j.1365-2486.2000.00349.x","ISSN":"13541013","issue":"7","language":"en","page":"751-765","source":"DOI.org (Crossref)","title":"Long-term dynamics of pine and hardwood litter in contrasting environments: toward a global model of decomposition: LONG-TERM DECOMPOSITION","title-short":"Long-term dynamics of pine and hardwood litter in contrasting environments","volume":"6","author":[{"family":"Gholz","given":"Henry L."},{"family":"Wedin","given":"David A."},{"family":"Smitherman","given":"Stephen M."},{"family":"Harmon","given":"Mark E."},{"family":"Parton","given":"William J."}],"issued":{"date-parts":[["2000",10]]}}}],"schema":"https://github.com/citation-style-language/schema/raw/master/csl-citation.json"} </w:delInstrText>
        </w:r>
        <w:r w:rsidR="006B3D1C" w:rsidRPr="000B4D61" w:rsidDel="009942BA">
          <w:rPr>
            <w:rFonts w:ascii="Times New Roman" w:eastAsia="Times New Roman" w:hAnsi="Times New Roman" w:cs="Times New Roman"/>
            <w:sz w:val="24"/>
            <w:szCs w:val="24"/>
          </w:rPr>
          <w:fldChar w:fldCharType="separate"/>
        </w:r>
        <w:r w:rsidR="006B3D1C" w:rsidRPr="000B4D61" w:rsidDel="009942BA">
          <w:rPr>
            <w:rFonts w:ascii="Times New Roman" w:eastAsia="Times New Roman" w:hAnsi="Times New Roman" w:cs="Times New Roman"/>
            <w:noProof/>
            <w:sz w:val="24"/>
            <w:szCs w:val="24"/>
          </w:rPr>
          <w:delText>Gholz et al. 2000)</w:delText>
        </w:r>
        <w:r w:rsidR="006B3D1C" w:rsidRPr="000B4D61" w:rsidDel="009942BA">
          <w:rPr>
            <w:rFonts w:ascii="Times New Roman" w:eastAsia="Times New Roman" w:hAnsi="Times New Roman" w:cs="Times New Roman"/>
            <w:sz w:val="24"/>
            <w:szCs w:val="24"/>
          </w:rPr>
          <w:fldChar w:fldCharType="end"/>
        </w:r>
        <w:r w:rsidR="00A557A2" w:rsidRPr="000B4D61" w:rsidDel="009942BA">
          <w:rPr>
            <w:rFonts w:ascii="Times New Roman" w:eastAsia="Times New Roman" w:hAnsi="Times New Roman" w:cs="Times New Roman"/>
            <w:sz w:val="24"/>
            <w:szCs w:val="24"/>
          </w:rPr>
          <w:delText xml:space="preserve"> </w:delText>
        </w:r>
        <w:r w:rsidR="006066F4" w:rsidRPr="000B4D61" w:rsidDel="009942BA">
          <w:rPr>
            <w:rFonts w:ascii="Times New Roman" w:eastAsia="Times New Roman" w:hAnsi="Times New Roman" w:cs="Times New Roman"/>
            <w:sz w:val="24"/>
            <w:szCs w:val="24"/>
          </w:rPr>
          <w:delText xml:space="preserve">predicts that decomposers </w:delText>
        </w:r>
        <w:r w:rsidR="006B3D1C" w:rsidRPr="000B4D61" w:rsidDel="009942BA">
          <w:rPr>
            <w:rFonts w:ascii="Times New Roman" w:eastAsia="Times New Roman" w:hAnsi="Times New Roman" w:cs="Times New Roman"/>
            <w:sz w:val="24"/>
            <w:szCs w:val="24"/>
          </w:rPr>
          <w:delText>are specialized in decomposing organic matter that they frequently encounter</w:delText>
        </w:r>
        <w:r w:rsidR="00096FC7" w:rsidRPr="000B4D61" w:rsidDel="009942BA">
          <w:rPr>
            <w:rFonts w:ascii="Times New Roman" w:eastAsia="Times New Roman" w:hAnsi="Times New Roman" w:cs="Times New Roman"/>
            <w:sz w:val="24"/>
            <w:szCs w:val="24"/>
          </w:rPr>
          <w:delText>, suggesting a neutral or negative response to novel subsidies</w:delText>
        </w:r>
        <w:r w:rsidR="006B3D1C" w:rsidRPr="000B4D61" w:rsidDel="009942BA">
          <w:rPr>
            <w:rFonts w:ascii="Times New Roman" w:eastAsia="Times New Roman" w:hAnsi="Times New Roman" w:cs="Times New Roman"/>
            <w:sz w:val="24"/>
            <w:szCs w:val="24"/>
          </w:rPr>
          <w:delText xml:space="preserve">. </w:delText>
        </w:r>
      </w:del>
      <w:r w:rsidRPr="000B4D61">
        <w:rPr>
          <w:rFonts w:ascii="Times New Roman" w:eastAsia="Times New Roman" w:hAnsi="Times New Roman" w:cs="Times New Roman"/>
          <w:sz w:val="24"/>
          <w:szCs w:val="24"/>
        </w:rPr>
        <w:t>Clearly, there is a need to better understand how human-mediated changes to donor ecosystems influence recipient detritivores and their communities.</w:t>
      </w:r>
    </w:p>
    <w:p w14:paraId="54B893C5" w14:textId="17D467FF" w:rsidR="001A41F2" w:rsidRPr="000B4D61" w:rsidRDefault="00B104E6"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Ecosystems are connected through fluxes of material and energy from donor systems that can alter species abundances and interactions in recipient food webs</w:t>
      </w:r>
      <w:r w:rsidR="001C3050" w:rsidRPr="000B4D61">
        <w:rPr>
          <w:rFonts w:ascii="Times New Roman" w:eastAsia="Times New Roman" w:hAnsi="Times New Roman" w:cs="Times New Roman"/>
          <w:sz w:val="24"/>
          <w:szCs w:val="24"/>
        </w:rPr>
        <w:t xml:space="preserve"> </w:t>
      </w:r>
      <w:r w:rsidR="001C3050" w:rsidRPr="000B4D61">
        <w:rPr>
          <w:rFonts w:ascii="Times New Roman" w:eastAsia="Times New Roman" w:hAnsi="Times New Roman" w:cs="Times New Roman"/>
          <w:sz w:val="24"/>
          <w:szCs w:val="24"/>
        </w:rPr>
        <w:fldChar w:fldCharType="begin"/>
      </w:r>
      <w:r w:rsidR="001C3050" w:rsidRPr="000B4D61">
        <w:rPr>
          <w:rFonts w:ascii="Times New Roman" w:eastAsia="Times New Roman" w:hAnsi="Times New Roman" w:cs="Times New Roman"/>
          <w:sz w:val="24"/>
          <w:szCs w:val="24"/>
        </w:rPr>
        <w:instrText xml:space="preserve"> ADDIN ZOTERO_ITEM CSL_CITATION {"citationID":"VkaEDr5F","properties":{"formattedCitation":"(Polis and Hurd 1996, Nakano et al. 1999, Gratton et al. 2008, Greig et al. 2012)","plainCitation":"(Polis and Hurd 1996, Nakano et al. 1999, Gratton et al. 2008, Greig et al. 2012)","noteIndex":0},"citationItems":[{"id":205,"uris":["http://zotero.org/users/6486635/items/9RK7KNT5"],"itemData":{"id":205,"type":"article-journal","abstract":"This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145,"uris":["http://zotero.org/users/6486635/items/TABQPWQ3"],"itemData":{"id":145,"type":"article-journal","container-title":"Ecosystems","DOI":"10.1007/s10021-008-9158-8","ISSN":"1432-9840, 1435-0629","issue":"5","journalAbbreviation":"Ecosystems","language":"en","page":"764-774","source":"DOI.org (Crossref)","title":"Ecosystem Linkages Between Lakes and the Surrounding Terrestrial Landscape in Northeast Iceland","volume":"11","author":[{"family":"Gratton","given":"Claudio"},{"family":"Donaldson","given":"Jack"},{"family":"Zanden","given":"M. Jake Vander"}],"issued":{"date-parts":[["2008",8]]}}},{"id":57,"uris":["http://zotero.org/users/6486635/items/9CKYIVRV"],"itemData":{"id":57,"type":"article-journal","abstract":"The exchange of organisms and energy among ecosystems has major impacts on food web structure and dynamics, yet little is known about how climate warming combines with other pervasive anthropogenic perturbations to affect such exchanges. We used an outdoor freshwater mesocosm experiment to investigate the interactive effects of warming, eutrophication, and changes in top predators on the ﬂux of biomass between aquatic and terrestrial ecosystems. We demonstrated that predatory ﬁsh decoupled aquatic and terrestrial ecosystems by reducing the emergence of aquatic organisms and suppressing the decomposition of terrestrial plant detritus. In contrast, warming and nutrients enhanced cross-ecosystem exchanges by increasing emergence and decomposition, and these effects were strongest in the absence of predators. Furthermore, we found that warming advanced while predators delayed the phenology of insect emergence. Our results demonstrate that anthropogenic perturbations may extend well beyond ecosystem boundaries by inﬂuencing cross-ecosystem subsidies. We ﬁnd that these changes are sufﬁcient to substantially impact recipient communities and potentially alter the carbon balance between aquatic and terrestrial ecosystems and the atmosphere.","container-title":"Global Change Biology","DOI":"10.1111/j.1365-2486.2011.02540.x","ISSN":"13541013","issue":"2","journalAbbreviation":"Glob Change Biol","language":"en","page":"504-514","source":"DOI.org (Crossref)","title":"Warming, eutrophication, and predator loss amplify subsidies between aquatic and terrestrial ecosystems","volume":"18","author":[{"family":"Greig","given":"Hamish S."},{"family":"Kratina","given":"Pavel"},{"family":"Thompson","given":"Patrick L."},{"family":"Palen","given":"Wendy J."},{"family":"Richardson","given":"John S."},{"family":"Shurin","given":"Jonathan B."}],"issued":{"date-parts":[["2012",2]]}}}],"schema":"https://github.com/citation-style-language/schema/raw/master/csl-citation.json"} </w:instrText>
      </w:r>
      <w:r w:rsidR="001C3050" w:rsidRPr="000B4D61">
        <w:rPr>
          <w:rFonts w:ascii="Times New Roman" w:eastAsia="Times New Roman" w:hAnsi="Times New Roman" w:cs="Times New Roman"/>
          <w:sz w:val="24"/>
          <w:szCs w:val="24"/>
        </w:rPr>
        <w:fldChar w:fldCharType="separate"/>
      </w:r>
      <w:r w:rsidR="001C3050" w:rsidRPr="000B4D61">
        <w:rPr>
          <w:rFonts w:ascii="Times New Roman" w:eastAsia="Times New Roman" w:hAnsi="Times New Roman" w:cs="Times New Roman"/>
          <w:noProof/>
          <w:sz w:val="24"/>
          <w:szCs w:val="24"/>
        </w:rPr>
        <w:t>(Polis and Hurd 1996, Nakano et al. 1999, Gratton et al. 2008, Greig et al. 2012)</w:t>
      </w:r>
      <w:r w:rsidR="001C3050" w:rsidRPr="000B4D61">
        <w:rPr>
          <w:rFonts w:ascii="Times New Roman" w:eastAsia="Times New Roman" w:hAnsi="Times New Roman" w:cs="Times New Roman"/>
          <w:sz w:val="24"/>
          <w:szCs w:val="24"/>
        </w:rPr>
        <w:fldChar w:fldCharType="end"/>
      </w:r>
      <w:r w:rsidR="001C3050" w:rsidRPr="000B4D61">
        <w:rPr>
          <w:rFonts w:ascii="Times New Roman" w:eastAsia="Times New Roman" w:hAnsi="Times New Roman" w:cs="Times New Roman"/>
          <w:sz w:val="24"/>
          <w:szCs w:val="24"/>
        </w:rPr>
        <w:t>. For example</w:t>
      </w:r>
      <w:r w:rsidRPr="000B4D61">
        <w:rPr>
          <w:rFonts w:ascii="Times New Roman" w:eastAsia="Times New Roman" w:hAnsi="Times New Roman" w:cs="Times New Roman"/>
          <w:sz w:val="24"/>
          <w:szCs w:val="24"/>
        </w:rPr>
        <w:t xml:space="preserve">, detrital subsidies can modify key ecological processes </w:t>
      </w:r>
      <w:del w:id="233" w:author="Jeremy Long" w:date="2023-10-03T12:52:00Z">
        <w:r w:rsidRPr="000B4D61" w:rsidDel="009942BA">
          <w:rPr>
            <w:rFonts w:ascii="Times New Roman" w:eastAsia="Times New Roman" w:hAnsi="Times New Roman" w:cs="Times New Roman"/>
            <w:sz w:val="24"/>
            <w:szCs w:val="24"/>
          </w:rPr>
          <w:delText>(</w:delText>
        </w:r>
      </w:del>
      <w:ins w:id="234" w:author="Jeremy Long" w:date="2023-10-03T12:52:00Z">
        <w:r w:rsidR="009942BA">
          <w:rPr>
            <w:rFonts w:ascii="Times New Roman" w:eastAsia="Times New Roman" w:hAnsi="Times New Roman" w:cs="Times New Roman"/>
            <w:sz w:val="24"/>
            <w:szCs w:val="24"/>
          </w:rPr>
          <w:t>(</w:t>
        </w:r>
      </w:ins>
      <w:r w:rsidRPr="000B4D61">
        <w:rPr>
          <w:rFonts w:ascii="Times New Roman" w:eastAsia="Times New Roman" w:hAnsi="Times New Roman" w:cs="Times New Roman"/>
          <w:sz w:val="24"/>
          <w:szCs w:val="24"/>
        </w:rPr>
        <w:t>e.g. competition and predation</w:t>
      </w:r>
      <w:r w:rsidR="006A37F7" w:rsidRPr="000B4D61">
        <w:rPr>
          <w:rFonts w:ascii="Times New Roman" w:eastAsia="Times New Roman" w:hAnsi="Times New Roman" w:cs="Times New Roman"/>
          <w:sz w:val="24"/>
          <w:szCs w:val="24"/>
        </w:rPr>
        <w:t xml:space="preserve">; </w:t>
      </w:r>
      <w:r w:rsidR="006A37F7" w:rsidRPr="000B4D61">
        <w:rPr>
          <w:rFonts w:ascii="Times New Roman" w:eastAsia="Times New Roman" w:hAnsi="Times New Roman" w:cs="Times New Roman"/>
          <w:sz w:val="24"/>
          <w:szCs w:val="24"/>
        </w:rPr>
        <w:fldChar w:fldCharType="begin"/>
      </w:r>
      <w:r w:rsidR="006A37F7" w:rsidRPr="000B4D61">
        <w:rPr>
          <w:rFonts w:ascii="Times New Roman" w:eastAsia="Times New Roman" w:hAnsi="Times New Roman" w:cs="Times New Roman"/>
          <w:sz w:val="24"/>
          <w:szCs w:val="24"/>
        </w:rPr>
        <w:instrText xml:space="preserve"> ADDIN ZOTERO_ITEM CSL_CITATION {"citationID":"teY6pZtT","properties":{"formattedCitation":"(Piovia-Scott et al. 2011, Kenny et al. 2017)","plainCitation":"(Piovia-Scott et al. 2011, Kenny et al. 2017)","noteIndex":0},"citationItems":[{"id":143,"uris":["http://zotero.org/users/6486635/items/QJ75LMA7"],"itemData":{"id":143,"type":"article-journal","abstract":"In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006A37F7" w:rsidRPr="000B4D61">
        <w:rPr>
          <w:rFonts w:ascii="Times New Roman" w:eastAsia="Times New Roman" w:hAnsi="Times New Roman" w:cs="Times New Roman"/>
          <w:sz w:val="24"/>
          <w:szCs w:val="24"/>
        </w:rPr>
        <w:fldChar w:fldCharType="separate"/>
      </w:r>
      <w:del w:id="235" w:author="Jeremy Long" w:date="2023-10-03T12:52:00Z">
        <w:r w:rsidR="00FC1D8E" w:rsidRPr="000B4D61" w:rsidDel="009942BA">
          <w:rPr>
            <w:rFonts w:ascii="Times New Roman" w:eastAsia="Times New Roman" w:hAnsi="Times New Roman" w:cs="Times New Roman"/>
            <w:noProof/>
            <w:sz w:val="24"/>
            <w:szCs w:val="24"/>
          </w:rPr>
          <w:delText>(</w:delText>
        </w:r>
      </w:del>
      <w:r w:rsidR="00FC1D8E" w:rsidRPr="000B4D61">
        <w:rPr>
          <w:rFonts w:ascii="Times New Roman" w:eastAsia="Times New Roman" w:hAnsi="Times New Roman" w:cs="Times New Roman"/>
          <w:noProof/>
          <w:sz w:val="24"/>
          <w:szCs w:val="24"/>
        </w:rPr>
        <w:t>Piovia-Scott et al. 2011, Kenny et al. 2017)</w:t>
      </w:r>
      <w:r w:rsidR="006A37F7"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generate trophic cascades</w:t>
      </w:r>
      <w:r w:rsidR="00F2340F" w:rsidRPr="000B4D61">
        <w:rPr>
          <w:rFonts w:ascii="Times New Roman" w:eastAsia="Times New Roman" w:hAnsi="Times New Roman" w:cs="Times New Roman"/>
          <w:sz w:val="24"/>
          <w:szCs w:val="24"/>
        </w:rPr>
        <w:t xml:space="preserve"> </w:t>
      </w:r>
      <w:r w:rsidR="00F2340F" w:rsidRPr="000B4D61">
        <w:rPr>
          <w:rFonts w:ascii="Times New Roman" w:eastAsia="Times New Roman" w:hAnsi="Times New Roman" w:cs="Times New Roman"/>
          <w:sz w:val="24"/>
          <w:szCs w:val="24"/>
        </w:rPr>
        <w:fldChar w:fldCharType="begin"/>
      </w:r>
      <w:r w:rsidR="00F2340F" w:rsidRPr="000B4D61">
        <w:rPr>
          <w:rFonts w:ascii="Times New Roman" w:eastAsia="Times New Roman" w:hAnsi="Times New Roman" w:cs="Times New Roman"/>
          <w:sz w:val="24"/>
          <w:szCs w:val="24"/>
        </w:rPr>
        <w:instrText xml:space="preserve"> ADDIN ZOTERO_ITEM CSL_CITATION {"citationID":"tYcDMGx5","properties":{"formattedCitation":"(Polis and Hurd 1996, Polis et al. 1997, Nakano et al. 1999, Jefferies 2000)","plainCitation":"(Polis and Hurd 1996, Polis et al. 1997, Nakano et al. 1999, Jefferies 2000)","noteIndex":0},"citationItems":[{"id":205,"uris":["http://zotero.org/users/6486635/items/9RK7KNT5"],"itemData":{"id":205,"type":"article-journal","abstract":"This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ECOLOGY:The Dynamics of Spatially Subsidized Food Webs","title-short":"TOWARD AN INTEGRATION OF LANDSCAPE AND FOOD WEB ECOLOGY","volume":"28","author":[{"family":"Polis","given":"Gary A."},{"family":"Anderson","given":"Wendy B."},{"family":"Holt","given":"Robert D."}],"issued":{"date-parts":[["1997",11]]}}},{"id":285,"uris":["http://zotero.org/users/6486635/items/NJ564NCP"],"itemData":{"id":285,"type":"article-journal","abstract":"Dynamics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issue":"1","language":"en","page":"4","source":"Zotero","title":"Allochthonous inputs: integrating population changes and food-web dynamics","volume":"15","author":[{"family":"Jefferies","given":"Robert L"}],"issued":{"date-parts":[["2000"]]}}}],"schema":"https://github.com/citation-style-language/schema/raw/master/csl-citation.json"} </w:instrText>
      </w:r>
      <w:r w:rsidR="00F2340F" w:rsidRPr="000B4D61">
        <w:rPr>
          <w:rFonts w:ascii="Times New Roman" w:eastAsia="Times New Roman" w:hAnsi="Times New Roman" w:cs="Times New Roman"/>
          <w:sz w:val="24"/>
          <w:szCs w:val="24"/>
        </w:rPr>
        <w:fldChar w:fldCharType="separate"/>
      </w:r>
      <w:r w:rsidR="00F2340F" w:rsidRPr="000B4D61">
        <w:rPr>
          <w:rFonts w:ascii="Times New Roman" w:eastAsia="Times New Roman" w:hAnsi="Times New Roman" w:cs="Times New Roman"/>
          <w:noProof/>
          <w:sz w:val="24"/>
          <w:szCs w:val="24"/>
        </w:rPr>
        <w:t>(Polis and Hurd 1996, Polis et al. 1997, Nakano et al. 1999, Jefferies 2000)</w:t>
      </w:r>
      <w:r w:rsidR="00F2340F" w:rsidRPr="000B4D61">
        <w:rPr>
          <w:rFonts w:ascii="Times New Roman" w:eastAsia="Times New Roman" w:hAnsi="Times New Roman" w:cs="Times New Roman"/>
          <w:sz w:val="24"/>
          <w:szCs w:val="24"/>
        </w:rPr>
        <w:fldChar w:fldCharType="end"/>
      </w:r>
      <w:r w:rsidR="00A62FA9"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stabilize food webs</w:t>
      </w:r>
      <w:r w:rsidR="009C2CEC" w:rsidRPr="000B4D61">
        <w:rPr>
          <w:rFonts w:ascii="Times New Roman" w:eastAsia="Times New Roman" w:hAnsi="Times New Roman" w:cs="Times New Roman"/>
          <w:sz w:val="24"/>
          <w:szCs w:val="24"/>
        </w:rPr>
        <w:t xml:space="preserve"> </w:t>
      </w:r>
      <w:r w:rsidR="009C2CEC" w:rsidRPr="000B4D61">
        <w:rPr>
          <w:rFonts w:ascii="Times New Roman" w:eastAsia="Times New Roman" w:hAnsi="Times New Roman" w:cs="Times New Roman"/>
          <w:sz w:val="24"/>
          <w:szCs w:val="24"/>
        </w:rPr>
        <w:fldChar w:fldCharType="begin"/>
      </w:r>
      <w:r w:rsidR="009C2CEC" w:rsidRPr="000B4D61">
        <w:rPr>
          <w:rFonts w:ascii="Times New Roman" w:eastAsia="Times New Roman" w:hAnsi="Times New Roman" w:cs="Times New Roman"/>
          <w:sz w:val="24"/>
          <w:szCs w:val="24"/>
        </w:rPr>
        <w:instrText xml:space="preserve"> ADDIN ZOTERO_ITEM CSL_CITATION {"citationID":"cbmf82Di","properties":{"formattedCitation":"(Takimoto et al. 2002)","plainCitation":"(Takimoto et al. 2002)","noteIndex":0},"citationItems":[{"id":1109,"uris":["http://zotero.org/users/6486635/items/NUFYMYBJ"],"itemData":{"id":1109,"type":"article-journal","container-title":"Ecological Research","DOI":"10.1046/j.1440-1703.2002.00502.x","ISSN":"09123814","issue":"4","language":"en","page":"433-439","source":"DOI.org (Crossref)","title":"Seasonal subsidy stabilizes food web dynamics: Balance in a heterogeneous landscape: Seasonal subsidy and food web stability","title-short":"Seasonal subsidy stabilizes food web dynamics","volume":"17","author":[{"family":"Takimoto","given":"Gaku"},{"family":"Iwata","given":"Tomoya"},{"family":"Murakami","given":"Masashi"}],"issued":{"date-parts":[["2002",7]]}}}],"schema":"https://github.com/citation-style-language/schema/raw/master/csl-citation.json"} </w:instrText>
      </w:r>
      <w:r w:rsidR="009C2CEC" w:rsidRPr="000B4D61">
        <w:rPr>
          <w:rFonts w:ascii="Times New Roman" w:eastAsia="Times New Roman" w:hAnsi="Times New Roman" w:cs="Times New Roman"/>
          <w:sz w:val="24"/>
          <w:szCs w:val="24"/>
        </w:rPr>
        <w:fldChar w:fldCharType="separate"/>
      </w:r>
      <w:r w:rsidR="009C2CEC" w:rsidRPr="000B4D61">
        <w:rPr>
          <w:rFonts w:ascii="Times New Roman" w:eastAsia="Times New Roman" w:hAnsi="Times New Roman" w:cs="Times New Roman"/>
          <w:noProof/>
          <w:sz w:val="24"/>
          <w:szCs w:val="24"/>
        </w:rPr>
        <w:t>(Takimoto et al. 2002)</w:t>
      </w:r>
      <w:r w:rsidR="009C2CEC"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Changes to these donor communities via </w:t>
      </w:r>
      <w:r w:rsidRPr="000B4D61">
        <w:rPr>
          <w:rFonts w:ascii="Times New Roman" w:eastAsia="Times New Roman" w:hAnsi="Times New Roman" w:cs="Times New Roman"/>
          <w:sz w:val="24"/>
          <w:szCs w:val="24"/>
        </w:rPr>
        <w:lastRenderedPageBreak/>
        <w:t>species introductions and range shifts</w:t>
      </w:r>
      <w:r w:rsidR="000D50B4" w:rsidRPr="000B4D61">
        <w:rPr>
          <w:rFonts w:ascii="Times New Roman" w:eastAsia="Times New Roman" w:hAnsi="Times New Roman" w:cs="Times New Roman"/>
          <w:sz w:val="24"/>
          <w:szCs w:val="24"/>
        </w:rPr>
        <w:t xml:space="preserve"> </w:t>
      </w:r>
      <w:r w:rsidR="000D50B4" w:rsidRPr="000B4D61">
        <w:rPr>
          <w:rFonts w:ascii="Times New Roman" w:eastAsia="Times New Roman" w:hAnsi="Times New Roman" w:cs="Times New Roman"/>
          <w:sz w:val="24"/>
          <w:szCs w:val="24"/>
        </w:rPr>
        <w:fldChar w:fldCharType="begin"/>
      </w:r>
      <w:r w:rsidR="000D50B4" w:rsidRPr="000B4D61">
        <w:rPr>
          <w:rFonts w:ascii="Times New Roman" w:eastAsia="Times New Roman" w:hAnsi="Times New Roman" w:cs="Times New Roman"/>
          <w:sz w:val="24"/>
          <w:szCs w:val="24"/>
        </w:rPr>
        <w:instrText xml:space="preserve"> ADDIN ZOTERO_ITEM CSL_CITATION {"citationID":"UlODtlWk","properties":{"formattedCitation":"(Ruiz et al. 1997, Rilov and Crooks 2009)","plainCitation":"(Ruiz et al. 1997, Rilov and Crooks 2009)","noteIndex":0},"citationItems":[{"id":250,"uris":["http://zotero.org/users/6486635/items/BFLSUSUK"],"itemData":{"id":250,"type":"article-journal","container-title":"American Zoologist","DOI":"10.1093/icb/37.6.621","ISSN":"0003-1569","issue":"6","journalAbbreviation":"Am Zool","language":"en","page":"621-632","source":"DOI.org (Crossref)","title":"Global Invasions of Marine and Estuarine Habitats by Non-Indigenous Species: Mechanisms, Extent, and Consequences","title-short":"Global Invasions of Marine and Estuarine Habitats by Non-Indigenous Species","volume":"37","author":[{"family":"Ruiz","given":"Gregory M."},{"family":"Carlton","given":"James T."},{"family":"Grosholz","given":"Edwin D."},{"family":"Hines","given":"Anson H."}],"issued":{"date-parts":[["1997",12]]}}},{"id":297,"uris":["http://zotero.org/users/6486635/items/EVP5VJRT"],"itemData":{"id":297,"type":"book","collection-number":"204","collection-title":"Ecological studies","event-place":"Berlin","ISBN":"978-3-540-79235-2","language":"en","note":"OCLC: 273529318","number-of-pages":"641","publisher":"Springer","publisher-place":"Berlin","source":"Gemeinsamer Bibliotheksverbund ISBN","title":"Biological invasions in marine ecosystems: ecological, management and geographic perspectives","title-short":"Biological invasions in marine ecosystems","editor":[{"family":"Rilov","given":"Gil"},{"family":"Crooks","given":"Jeffrey A."}],"issued":{"date-parts":[["2009"]]}}}],"schema":"https://github.com/citation-style-language/schema/raw/master/csl-citation.json"} </w:instrText>
      </w:r>
      <w:r w:rsidR="000D50B4" w:rsidRPr="000B4D61">
        <w:rPr>
          <w:rFonts w:ascii="Times New Roman" w:eastAsia="Times New Roman" w:hAnsi="Times New Roman" w:cs="Times New Roman"/>
          <w:sz w:val="24"/>
          <w:szCs w:val="24"/>
        </w:rPr>
        <w:fldChar w:fldCharType="separate"/>
      </w:r>
      <w:r w:rsidR="000D50B4" w:rsidRPr="000B4D61">
        <w:rPr>
          <w:rFonts w:ascii="Times New Roman" w:eastAsia="Times New Roman" w:hAnsi="Times New Roman" w:cs="Times New Roman"/>
          <w:noProof/>
          <w:sz w:val="24"/>
          <w:szCs w:val="24"/>
        </w:rPr>
        <w:t>(Ruiz et al. 1997, Rilov and Crooks 2009)</w:t>
      </w:r>
      <w:r w:rsidR="000D50B4"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r w:rsidR="003E102C" w:rsidRPr="000B4D61">
        <w:rPr>
          <w:rFonts w:ascii="Times New Roman" w:eastAsia="Times New Roman" w:hAnsi="Times New Roman" w:cs="Times New Roman"/>
          <w:sz w:val="24"/>
          <w:szCs w:val="24"/>
        </w:rPr>
        <w:t xml:space="preserve">are likely to change </w:t>
      </w:r>
      <w:del w:id="236" w:author="Jeremy Long" w:date="2023-10-03T12:53:00Z">
        <w:r w:rsidR="003E102C" w:rsidRPr="000B4D61" w:rsidDel="009942BA">
          <w:rPr>
            <w:rFonts w:ascii="Times New Roman" w:eastAsia="Times New Roman" w:hAnsi="Times New Roman" w:cs="Times New Roman"/>
            <w:sz w:val="24"/>
            <w:szCs w:val="24"/>
          </w:rPr>
          <w:delText xml:space="preserve">the quantity and quality of </w:delText>
        </w:r>
      </w:del>
      <w:r w:rsidR="003E102C" w:rsidRPr="000B4D61">
        <w:rPr>
          <w:rFonts w:ascii="Times New Roman" w:eastAsia="Times New Roman" w:hAnsi="Times New Roman" w:cs="Times New Roman"/>
          <w:sz w:val="24"/>
          <w:szCs w:val="24"/>
        </w:rPr>
        <w:t>detrital subsidies</w:t>
      </w:r>
      <w:ins w:id="237" w:author="Jeremy Long" w:date="2023-10-03T12:53:00Z">
        <w:r w:rsidR="009942BA">
          <w:rPr>
            <w:rFonts w:ascii="Times New Roman" w:eastAsia="Times New Roman" w:hAnsi="Times New Roman" w:cs="Times New Roman"/>
            <w:sz w:val="24"/>
            <w:szCs w:val="24"/>
          </w:rPr>
          <w:t xml:space="preserve"> and the habitats that rely on them</w:t>
        </w:r>
      </w:ins>
      <w:r w:rsidR="003E102C" w:rsidRPr="000B4D61">
        <w:rPr>
          <w:rFonts w:ascii="Times New Roman" w:eastAsia="Times New Roman" w:hAnsi="Times New Roman" w:cs="Times New Roman"/>
          <w:sz w:val="24"/>
          <w:szCs w:val="24"/>
        </w:rPr>
        <w:t xml:space="preserve"> (Zhang et al. 2019)</w:t>
      </w:r>
      <w:r w:rsidRPr="000B4D61">
        <w:rPr>
          <w:rFonts w:ascii="Times New Roman" w:eastAsia="Times New Roman" w:hAnsi="Times New Roman" w:cs="Times New Roman"/>
          <w:sz w:val="24"/>
          <w:szCs w:val="24"/>
        </w:rPr>
        <w:t xml:space="preserve">. </w:t>
      </w:r>
      <w:del w:id="238" w:author="Jeremy Long" w:date="2023-10-03T12:53:00Z">
        <w:r w:rsidRPr="000B4D61" w:rsidDel="009942BA">
          <w:rPr>
            <w:rFonts w:ascii="Times New Roman" w:eastAsia="Times New Roman" w:hAnsi="Times New Roman" w:cs="Times New Roman"/>
            <w:sz w:val="24"/>
            <w:szCs w:val="24"/>
          </w:rPr>
          <w:delText xml:space="preserve">Thus, changes in donor </w:delText>
        </w:r>
        <w:r w:rsidR="00A62FA9" w:rsidRPr="000B4D61" w:rsidDel="009942BA">
          <w:rPr>
            <w:rFonts w:ascii="Times New Roman" w:eastAsia="Times New Roman" w:hAnsi="Times New Roman" w:cs="Times New Roman"/>
            <w:sz w:val="24"/>
            <w:szCs w:val="24"/>
          </w:rPr>
          <w:delText>systems</w:delText>
        </w:r>
        <w:r w:rsidRPr="000B4D61" w:rsidDel="009942BA">
          <w:rPr>
            <w:rFonts w:ascii="Times New Roman" w:eastAsia="Times New Roman" w:hAnsi="Times New Roman" w:cs="Times New Roman"/>
            <w:sz w:val="24"/>
            <w:szCs w:val="24"/>
          </w:rPr>
          <w:delText xml:space="preserve"> are likely to have direct impacts on subsidy</w:delText>
        </w:r>
        <w:r w:rsidR="003E102C" w:rsidRPr="000B4D61" w:rsidDel="009942BA">
          <w:rPr>
            <w:rFonts w:ascii="Times New Roman" w:eastAsia="Times New Roman" w:hAnsi="Times New Roman" w:cs="Times New Roman"/>
            <w:sz w:val="24"/>
            <w:szCs w:val="24"/>
          </w:rPr>
          <w:delText>-</w:delText>
        </w:r>
        <w:r w:rsidRPr="000B4D61" w:rsidDel="009942BA">
          <w:rPr>
            <w:rFonts w:ascii="Times New Roman" w:eastAsia="Times New Roman" w:hAnsi="Times New Roman" w:cs="Times New Roman"/>
            <w:sz w:val="24"/>
            <w:szCs w:val="24"/>
          </w:rPr>
          <w:delText xml:space="preserve">dependent </w:delText>
        </w:r>
        <w:r w:rsidR="00A62FA9" w:rsidRPr="000B4D61" w:rsidDel="009942BA">
          <w:rPr>
            <w:rFonts w:ascii="Times New Roman" w:eastAsia="Times New Roman" w:hAnsi="Times New Roman" w:cs="Times New Roman"/>
            <w:sz w:val="24"/>
            <w:szCs w:val="24"/>
          </w:rPr>
          <w:delText>communities</w:delText>
        </w:r>
        <w:r w:rsidRPr="000B4D61" w:rsidDel="009942BA">
          <w:rPr>
            <w:rFonts w:ascii="Times New Roman" w:eastAsia="Times New Roman" w:hAnsi="Times New Roman" w:cs="Times New Roman"/>
            <w:sz w:val="24"/>
            <w:szCs w:val="24"/>
          </w:rPr>
          <w:delText>.</w:delText>
        </w:r>
      </w:del>
    </w:p>
    <w:p w14:paraId="1CC16A7D" w14:textId="122448AC" w:rsidR="001A41F2" w:rsidRPr="000B4D61" w:rsidRDefault="00E074C2"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commentRangeStart w:id="239"/>
      <w:r w:rsidRPr="000B4D61">
        <w:rPr>
          <w:rFonts w:ascii="Times New Roman" w:eastAsia="Times New Roman" w:hAnsi="Times New Roman" w:cs="Times New Roman"/>
          <w:sz w:val="24"/>
          <w:szCs w:val="24"/>
        </w:rPr>
        <w:t xml:space="preserve">Such impacts are likely to be seen and mediated by primary consumers </w:t>
      </w:r>
      <w:del w:id="240" w:author="Jeremy Long" w:date="2023-10-03T12:53:00Z">
        <w:r w:rsidRPr="000B4D61" w:rsidDel="009942BA">
          <w:rPr>
            <w:rFonts w:ascii="Times New Roman" w:eastAsia="Times New Roman" w:hAnsi="Times New Roman" w:cs="Times New Roman"/>
            <w:sz w:val="24"/>
            <w:szCs w:val="24"/>
          </w:rPr>
          <w:delText>(</w:delText>
        </w:r>
        <w:r w:rsidR="00377057" w:rsidRPr="000B4D61" w:rsidDel="009942BA">
          <w:rPr>
            <w:rFonts w:ascii="Times New Roman" w:eastAsia="Times New Roman" w:hAnsi="Times New Roman" w:cs="Times New Roman"/>
            <w:sz w:val="24"/>
            <w:szCs w:val="24"/>
          </w:rPr>
          <w:delText>e.g.,</w:delText>
        </w:r>
        <w:r w:rsidRPr="000B4D61" w:rsidDel="009942BA">
          <w:rPr>
            <w:rFonts w:ascii="Times New Roman" w:eastAsia="Times New Roman" w:hAnsi="Times New Roman" w:cs="Times New Roman"/>
            <w:sz w:val="24"/>
            <w:szCs w:val="24"/>
          </w:rPr>
          <w:delText xml:space="preserve"> detritivores) </w:delText>
        </w:r>
      </w:del>
      <w:r w:rsidRPr="000B4D61">
        <w:rPr>
          <w:rFonts w:ascii="Times New Roman" w:eastAsia="Times New Roman" w:hAnsi="Times New Roman" w:cs="Times New Roman"/>
          <w:sz w:val="24"/>
          <w:szCs w:val="24"/>
        </w:rPr>
        <w:t>in recipient ecosystems</w:t>
      </w:r>
      <w:ins w:id="241" w:author="Jeremy Long" w:date="2023-10-03T12:54:00Z">
        <w:r w:rsidR="009942BA">
          <w:rPr>
            <w:rFonts w:ascii="Times New Roman" w:eastAsia="Times New Roman" w:hAnsi="Times New Roman" w:cs="Times New Roman"/>
            <w:sz w:val="24"/>
            <w:szCs w:val="24"/>
          </w:rPr>
          <w:t xml:space="preserve"> </w:t>
        </w:r>
      </w:ins>
      <w:ins w:id="242" w:author="Jeremy Long" w:date="2023-10-03T12:53:00Z">
        <w:r w:rsidR="009942BA" w:rsidRPr="000B4D61">
          <w:rPr>
            <w:rFonts w:ascii="Times New Roman" w:eastAsia="Times New Roman" w:hAnsi="Times New Roman" w:cs="Times New Roman"/>
            <w:sz w:val="24"/>
            <w:szCs w:val="24"/>
          </w:rPr>
          <w:t>(</w:t>
        </w:r>
        <w:proofErr w:type="gramStart"/>
        <w:r w:rsidR="009942BA" w:rsidRPr="000B4D61">
          <w:rPr>
            <w:rFonts w:ascii="Times New Roman" w:eastAsia="Times New Roman" w:hAnsi="Times New Roman" w:cs="Times New Roman"/>
            <w:sz w:val="24"/>
            <w:szCs w:val="24"/>
          </w:rPr>
          <w:t>e.g.</w:t>
        </w:r>
        <w:proofErr w:type="gramEnd"/>
        <w:r w:rsidR="009942BA" w:rsidRPr="000B4D61">
          <w:rPr>
            <w:rFonts w:ascii="Times New Roman" w:eastAsia="Times New Roman" w:hAnsi="Times New Roman" w:cs="Times New Roman"/>
            <w:sz w:val="24"/>
            <w:szCs w:val="24"/>
          </w:rPr>
          <w:t xml:space="preserve"> detritivores)</w:t>
        </w:r>
      </w:ins>
      <w:r w:rsidRPr="000B4D61">
        <w:rPr>
          <w:rFonts w:ascii="Times New Roman" w:eastAsia="Times New Roman" w:hAnsi="Times New Roman" w:cs="Times New Roman"/>
          <w:sz w:val="24"/>
          <w:szCs w:val="24"/>
        </w:rPr>
        <w:t xml:space="preserve"> because they are the first responders to these novel subsidies. </w:t>
      </w:r>
      <w:r w:rsidR="000A0F07" w:rsidRPr="000B4D61">
        <w:rPr>
          <w:rFonts w:ascii="Times New Roman" w:eastAsia="Times New Roman" w:hAnsi="Times New Roman" w:cs="Times New Roman"/>
          <w:sz w:val="24"/>
          <w:szCs w:val="24"/>
        </w:rPr>
        <w:t xml:space="preserve">These detrital shifts could impact </w:t>
      </w:r>
      <w:ins w:id="243" w:author="Jeremy Long" w:date="2023-10-11T17:28:00Z">
        <w:r w:rsidR="009942BA">
          <w:rPr>
            <w:rFonts w:ascii="Times New Roman" w:eastAsia="Times New Roman" w:hAnsi="Times New Roman" w:cs="Times New Roman"/>
            <w:sz w:val="24"/>
            <w:szCs w:val="24"/>
          </w:rPr>
          <w:t xml:space="preserve">such </w:t>
        </w:r>
      </w:ins>
      <w:r w:rsidR="000A0F07" w:rsidRPr="000B4D61">
        <w:rPr>
          <w:rFonts w:ascii="Times New Roman" w:eastAsia="Times New Roman" w:hAnsi="Times New Roman" w:cs="Times New Roman"/>
          <w:sz w:val="24"/>
          <w:szCs w:val="24"/>
        </w:rPr>
        <w:t xml:space="preserve">consumers in at least two ways. First, </w:t>
      </w:r>
      <w:r w:rsidRPr="000B4D61">
        <w:rPr>
          <w:rFonts w:ascii="Times New Roman" w:eastAsia="Times New Roman" w:hAnsi="Times New Roman" w:cs="Times New Roman"/>
          <w:sz w:val="24"/>
          <w:szCs w:val="24"/>
        </w:rPr>
        <w:t xml:space="preserve">compositional shifts in donor systems </w:t>
      </w:r>
      <w:del w:id="244" w:author="Jeremy Long" w:date="2023-10-03T12:54:00Z">
        <w:r w:rsidRPr="000B4D61" w:rsidDel="009942BA">
          <w:rPr>
            <w:rFonts w:ascii="Times New Roman" w:eastAsia="Times New Roman" w:hAnsi="Times New Roman" w:cs="Times New Roman"/>
            <w:sz w:val="24"/>
            <w:szCs w:val="24"/>
          </w:rPr>
          <w:delText>lead to shifts in detritus that</w:delText>
        </w:r>
      </w:del>
      <w:ins w:id="245" w:author="Jeremy Long" w:date="2023-10-03T12:54:00Z">
        <w:r w:rsidR="009942BA">
          <w:rPr>
            <w:rFonts w:ascii="Times New Roman" w:eastAsia="Times New Roman" w:hAnsi="Times New Roman" w:cs="Times New Roman"/>
            <w:sz w:val="24"/>
            <w:szCs w:val="24"/>
          </w:rPr>
          <w:t>could</w:t>
        </w:r>
      </w:ins>
      <w:r w:rsidRPr="000B4D61">
        <w:rPr>
          <w:rFonts w:ascii="Times New Roman" w:eastAsia="Times New Roman" w:hAnsi="Times New Roman" w:cs="Times New Roman"/>
          <w:sz w:val="24"/>
          <w:szCs w:val="24"/>
        </w:rPr>
        <w:t xml:space="preserve"> modify </w:t>
      </w:r>
      <w:r w:rsidR="000A0F07" w:rsidRPr="000B4D61">
        <w:rPr>
          <w:rFonts w:ascii="Times New Roman" w:eastAsia="Times New Roman" w:hAnsi="Times New Roman" w:cs="Times New Roman"/>
          <w:sz w:val="24"/>
          <w:szCs w:val="24"/>
        </w:rPr>
        <w:t xml:space="preserve">consumer performance. The direction of these impacts will at least depend on the relative quality of the </w:t>
      </w:r>
      <w:del w:id="246" w:author="Jeremy Long" w:date="2023-10-11T17:28:00Z">
        <w:r w:rsidR="000A0F07" w:rsidRPr="000B4D61" w:rsidDel="009942BA">
          <w:rPr>
            <w:rFonts w:ascii="Times New Roman" w:eastAsia="Times New Roman" w:hAnsi="Times New Roman" w:cs="Times New Roman"/>
            <w:sz w:val="24"/>
            <w:szCs w:val="24"/>
          </w:rPr>
          <w:delText>donor system species</w:delText>
        </w:r>
      </w:del>
      <w:ins w:id="247" w:author="Jeremy Long" w:date="2023-10-11T17:28:00Z">
        <w:r w:rsidR="009942BA">
          <w:rPr>
            <w:rFonts w:ascii="Times New Roman" w:eastAsia="Times New Roman" w:hAnsi="Times New Roman" w:cs="Times New Roman"/>
            <w:sz w:val="24"/>
            <w:szCs w:val="24"/>
          </w:rPr>
          <w:t>subsidy</w:t>
        </w:r>
      </w:ins>
      <w:r w:rsidR="000A0F07" w:rsidRPr="000B4D61">
        <w:rPr>
          <w:rFonts w:ascii="Times New Roman" w:eastAsia="Times New Roman" w:hAnsi="Times New Roman" w:cs="Times New Roman"/>
          <w:sz w:val="24"/>
          <w:szCs w:val="24"/>
        </w:rPr>
        <w:t xml:space="preserve"> before and after these </w:t>
      </w:r>
      <w:del w:id="248" w:author="Jeremy Long" w:date="2023-10-03T12:55:00Z">
        <w:r w:rsidR="000A0F07" w:rsidRPr="000B4D61" w:rsidDel="009942BA">
          <w:rPr>
            <w:rFonts w:ascii="Times New Roman" w:eastAsia="Times New Roman" w:hAnsi="Times New Roman" w:cs="Times New Roman"/>
            <w:sz w:val="24"/>
            <w:szCs w:val="24"/>
          </w:rPr>
          <w:delText>changes occur</w:delText>
        </w:r>
      </w:del>
      <w:ins w:id="249" w:author="Jeremy Long" w:date="2023-10-03T12:55:00Z">
        <w:r w:rsidR="009942BA">
          <w:rPr>
            <w:rFonts w:ascii="Times New Roman" w:eastAsia="Times New Roman" w:hAnsi="Times New Roman" w:cs="Times New Roman"/>
            <w:sz w:val="24"/>
            <w:szCs w:val="24"/>
          </w:rPr>
          <w:t>shifts</w:t>
        </w:r>
      </w:ins>
      <w:r w:rsidR="000A0F07" w:rsidRPr="000B4D61">
        <w:rPr>
          <w:rFonts w:ascii="Times New Roman" w:eastAsia="Times New Roman" w:hAnsi="Times New Roman" w:cs="Times New Roman"/>
          <w:sz w:val="24"/>
          <w:szCs w:val="24"/>
        </w:rPr>
        <w:t xml:space="preserve">. Second, compositional shifts in donor systems could </w:t>
      </w:r>
      <w:del w:id="250" w:author="Jeremy Long" w:date="2023-10-03T12:55:00Z">
        <w:r w:rsidR="000A0F07" w:rsidRPr="000B4D61" w:rsidDel="009942BA">
          <w:rPr>
            <w:rFonts w:ascii="Times New Roman" w:eastAsia="Times New Roman" w:hAnsi="Times New Roman" w:cs="Times New Roman"/>
            <w:sz w:val="24"/>
            <w:szCs w:val="24"/>
          </w:rPr>
          <w:delText xml:space="preserve">behaviorally </w:delText>
        </w:r>
      </w:del>
      <w:r w:rsidR="000A0F07" w:rsidRPr="000B4D61">
        <w:rPr>
          <w:rFonts w:ascii="Times New Roman" w:eastAsia="Times New Roman" w:hAnsi="Times New Roman" w:cs="Times New Roman"/>
          <w:sz w:val="24"/>
          <w:szCs w:val="24"/>
        </w:rPr>
        <w:t xml:space="preserve">shift feeding to/from </w:t>
      </w:r>
      <w:del w:id="251" w:author="Jeremy Long" w:date="2023-10-03T12:55:00Z">
        <w:r w:rsidR="000A0F07" w:rsidRPr="000B4D61" w:rsidDel="009942BA">
          <w:rPr>
            <w:rFonts w:ascii="Times New Roman" w:eastAsia="Times New Roman" w:hAnsi="Times New Roman" w:cs="Times New Roman"/>
            <w:sz w:val="24"/>
            <w:szCs w:val="24"/>
          </w:rPr>
          <w:delText xml:space="preserve">recipient </w:delText>
        </w:r>
      </w:del>
      <w:ins w:id="252" w:author="Jeremy Long" w:date="2023-10-03T12:55:00Z">
        <w:r w:rsidR="009942BA">
          <w:rPr>
            <w:rFonts w:ascii="Times New Roman" w:eastAsia="Times New Roman" w:hAnsi="Times New Roman" w:cs="Times New Roman"/>
            <w:sz w:val="24"/>
            <w:szCs w:val="24"/>
          </w:rPr>
          <w:t>resident</w:t>
        </w:r>
        <w:r w:rsidR="009942BA" w:rsidRPr="000B4D61">
          <w:rPr>
            <w:rFonts w:ascii="Times New Roman" w:eastAsia="Times New Roman" w:hAnsi="Times New Roman" w:cs="Times New Roman"/>
            <w:sz w:val="24"/>
            <w:szCs w:val="24"/>
          </w:rPr>
          <w:t xml:space="preserve"> </w:t>
        </w:r>
      </w:ins>
      <w:r w:rsidR="000A0F07" w:rsidRPr="000B4D61">
        <w:rPr>
          <w:rFonts w:ascii="Times New Roman" w:eastAsia="Times New Roman" w:hAnsi="Times New Roman" w:cs="Times New Roman"/>
          <w:sz w:val="24"/>
          <w:szCs w:val="24"/>
        </w:rPr>
        <w:t>resources</w:t>
      </w:r>
      <w:ins w:id="253" w:author="Jeremy Long" w:date="2023-10-11T17:29:00Z">
        <w:r w:rsidR="009942BA">
          <w:rPr>
            <w:rFonts w:ascii="Times New Roman" w:eastAsia="Times New Roman" w:hAnsi="Times New Roman" w:cs="Times New Roman"/>
            <w:sz w:val="24"/>
            <w:szCs w:val="24"/>
          </w:rPr>
          <w:t xml:space="preserve"> in recipient habitats</w:t>
        </w:r>
      </w:ins>
      <w:r w:rsidR="000A0F07" w:rsidRPr="000B4D61">
        <w:rPr>
          <w:rFonts w:ascii="Times New Roman" w:eastAsia="Times New Roman" w:hAnsi="Times New Roman" w:cs="Times New Roman"/>
          <w:sz w:val="24"/>
          <w:szCs w:val="24"/>
        </w:rPr>
        <w:t xml:space="preserve">. For example, if novel subsidies are less preferred by recipient consumers, the arrival of novel subsidies may shift consumption onto </w:t>
      </w:r>
      <w:del w:id="254" w:author="Jeremy Long" w:date="2023-10-03T12:55:00Z">
        <w:r w:rsidR="000A0F07" w:rsidRPr="000B4D61" w:rsidDel="009942BA">
          <w:rPr>
            <w:rFonts w:ascii="Times New Roman" w:eastAsia="Times New Roman" w:hAnsi="Times New Roman" w:cs="Times New Roman"/>
            <w:sz w:val="24"/>
            <w:szCs w:val="24"/>
          </w:rPr>
          <w:delText xml:space="preserve">recipient </w:delText>
        </w:r>
        <w:r w:rsidR="00377057" w:rsidRPr="000B4D61" w:rsidDel="009942BA">
          <w:rPr>
            <w:rFonts w:ascii="Times New Roman" w:eastAsia="Times New Roman" w:hAnsi="Times New Roman" w:cs="Times New Roman"/>
            <w:sz w:val="24"/>
            <w:szCs w:val="24"/>
          </w:rPr>
          <w:delText>system</w:delText>
        </w:r>
      </w:del>
      <w:ins w:id="255" w:author="Jeremy Long" w:date="2023-10-03T12:55:00Z">
        <w:r w:rsidR="009942BA">
          <w:rPr>
            <w:rFonts w:ascii="Times New Roman" w:eastAsia="Times New Roman" w:hAnsi="Times New Roman" w:cs="Times New Roman"/>
            <w:sz w:val="24"/>
            <w:szCs w:val="24"/>
          </w:rPr>
          <w:t>resident</w:t>
        </w:r>
      </w:ins>
      <w:r w:rsidR="00377057" w:rsidRPr="000B4D61">
        <w:rPr>
          <w:rFonts w:ascii="Times New Roman" w:eastAsia="Times New Roman" w:hAnsi="Times New Roman" w:cs="Times New Roman"/>
          <w:sz w:val="24"/>
          <w:szCs w:val="24"/>
        </w:rPr>
        <w:t xml:space="preserve"> </w:t>
      </w:r>
      <w:r w:rsidR="000A0F07" w:rsidRPr="000B4D61">
        <w:rPr>
          <w:rFonts w:ascii="Times New Roman" w:eastAsia="Times New Roman" w:hAnsi="Times New Roman" w:cs="Times New Roman"/>
          <w:sz w:val="24"/>
          <w:szCs w:val="24"/>
        </w:rPr>
        <w:t>resources/species. Both altered consumer performance and preference could change</w:t>
      </w:r>
      <w:r w:rsidR="00377057" w:rsidRPr="000B4D61">
        <w:rPr>
          <w:rFonts w:ascii="Times New Roman" w:eastAsia="Times New Roman" w:hAnsi="Times New Roman" w:cs="Times New Roman"/>
          <w:sz w:val="24"/>
          <w:szCs w:val="24"/>
        </w:rPr>
        <w:t xml:space="preserve"> the strength of</w:t>
      </w:r>
      <w:r w:rsidR="000A0F07" w:rsidRPr="000B4D61">
        <w:rPr>
          <w:rFonts w:ascii="Times New Roman" w:eastAsia="Times New Roman" w:hAnsi="Times New Roman" w:cs="Times New Roman"/>
          <w:sz w:val="24"/>
          <w:szCs w:val="24"/>
        </w:rPr>
        <w:t xml:space="preserve"> interactions</w:t>
      </w:r>
      <w:r w:rsidR="00377057" w:rsidRPr="000B4D61">
        <w:rPr>
          <w:rFonts w:ascii="Times New Roman" w:eastAsia="Times New Roman" w:hAnsi="Times New Roman" w:cs="Times New Roman"/>
          <w:sz w:val="24"/>
          <w:szCs w:val="24"/>
        </w:rPr>
        <w:t xml:space="preserve"> </w:t>
      </w:r>
      <w:r w:rsidR="000A0F07" w:rsidRPr="000B4D61">
        <w:rPr>
          <w:rFonts w:ascii="Times New Roman" w:eastAsia="Times New Roman" w:hAnsi="Times New Roman" w:cs="Times New Roman"/>
          <w:sz w:val="24"/>
          <w:szCs w:val="24"/>
        </w:rPr>
        <w:t>between recipient consumers and the species they interact with.</w:t>
      </w:r>
      <w:commentRangeEnd w:id="239"/>
      <w:r w:rsidR="009942BA">
        <w:rPr>
          <w:rStyle w:val="CommentReference"/>
        </w:rPr>
        <w:commentReference w:id="239"/>
      </w:r>
    </w:p>
    <w:p w14:paraId="5D24DA7C" w14:textId="28A52275" w:rsidR="009942BA" w:rsidRDefault="00BF3E01" w:rsidP="000B4D61">
      <w:pPr>
        <w:spacing w:line="480" w:lineRule="auto"/>
        <w:ind w:firstLine="720"/>
        <w:jc w:val="both"/>
        <w:rPr>
          <w:ins w:id="256" w:author="Jeremy Long" w:date="2023-10-03T13:02:00Z"/>
          <w:rFonts w:ascii="Times New Roman" w:eastAsia="Times New Roman" w:hAnsi="Times New Roman" w:cs="Times New Roman"/>
          <w:sz w:val="24"/>
          <w:szCs w:val="24"/>
        </w:rPr>
      </w:pPr>
      <w:commentRangeStart w:id="257"/>
      <w:commentRangeStart w:id="258"/>
      <w:proofErr w:type="gramStart"/>
      <w:r w:rsidRPr="000B4D61">
        <w:rPr>
          <w:rFonts w:ascii="Times New Roman" w:eastAsia="Times New Roman" w:hAnsi="Times New Roman" w:cs="Times New Roman"/>
          <w:sz w:val="24"/>
          <w:szCs w:val="24"/>
        </w:rPr>
        <w:t>Unfortunately</w:t>
      </w:r>
      <w:commentRangeEnd w:id="258"/>
      <w:proofErr w:type="gramEnd"/>
      <w:r w:rsidR="009942BA">
        <w:rPr>
          <w:rStyle w:val="CommentReference"/>
        </w:rPr>
        <w:commentReference w:id="258"/>
      </w:r>
      <w:r w:rsidRPr="000B4D61">
        <w:rPr>
          <w:rFonts w:ascii="Times New Roman" w:eastAsia="Times New Roman" w:hAnsi="Times New Roman" w:cs="Times New Roman"/>
          <w:sz w:val="24"/>
          <w:szCs w:val="24"/>
        </w:rPr>
        <w:t>, we lack a clear understanding about how novel subsidies will impact detritivores</w:t>
      </w:r>
      <w:ins w:id="259" w:author="Jeremy Long" w:date="2023-10-03T12:56:00Z">
        <w:r w:rsidR="009942BA">
          <w:rPr>
            <w:rFonts w:ascii="Times New Roman" w:eastAsia="Times New Roman" w:hAnsi="Times New Roman" w:cs="Times New Roman"/>
            <w:sz w:val="24"/>
            <w:szCs w:val="24"/>
          </w:rPr>
          <w:t>.</w:t>
        </w:r>
      </w:ins>
      <w:ins w:id="260" w:author="Jeremy Long" w:date="2023-10-03T12:59:00Z">
        <w:r w:rsidR="009942BA">
          <w:rPr>
            <w:rFonts w:ascii="Times New Roman" w:eastAsia="Times New Roman" w:hAnsi="Times New Roman" w:cs="Times New Roman"/>
            <w:sz w:val="24"/>
            <w:szCs w:val="24"/>
          </w:rPr>
          <w:t xml:space="preserve"> For example, two important ecological hypotheses make opposing predictions about the response of recipient consumers to novel resources. The </w:t>
        </w:r>
      </w:ins>
      <w:ins w:id="261" w:author="Jeremy Long" w:date="2023-10-03T13:00:00Z">
        <w:r w:rsidR="009942BA">
          <w:rPr>
            <w:rFonts w:ascii="Times New Roman" w:eastAsia="Times New Roman" w:hAnsi="Times New Roman" w:cs="Times New Roman"/>
            <w:sz w:val="24"/>
            <w:szCs w:val="24"/>
          </w:rPr>
          <w:t>Home-Field Advantage Hypothesis predicts that consumers will underutilize novel resources, primarily because of a lack of evolutionary history. In contrast, the Prey Naiveté Hy</w:t>
        </w:r>
      </w:ins>
      <w:ins w:id="262" w:author="Jeremy Long" w:date="2023-10-03T13:01:00Z">
        <w:r w:rsidR="009942BA">
          <w:rPr>
            <w:rFonts w:ascii="Times New Roman" w:eastAsia="Times New Roman" w:hAnsi="Times New Roman" w:cs="Times New Roman"/>
            <w:sz w:val="24"/>
            <w:szCs w:val="24"/>
          </w:rPr>
          <w:t>pothesis predicts that consumers will prefer novel resources because this lack of evolutionary history limits the ability of prey to defend against</w:t>
        </w:r>
      </w:ins>
      <w:ins w:id="263" w:author="Jeremy Long" w:date="2023-10-03T13:02:00Z">
        <w:r w:rsidR="009942BA">
          <w:rPr>
            <w:rFonts w:ascii="Times New Roman" w:eastAsia="Times New Roman" w:hAnsi="Times New Roman" w:cs="Times New Roman"/>
            <w:sz w:val="24"/>
            <w:szCs w:val="24"/>
          </w:rPr>
          <w:t xml:space="preserve"> novel consumers.</w:t>
        </w:r>
      </w:ins>
    </w:p>
    <w:p w14:paraId="76BC479C" w14:textId="77777777" w:rsidR="009942BA" w:rsidRDefault="009942BA" w:rsidP="009942BA">
      <w:pPr>
        <w:spacing w:line="480" w:lineRule="auto"/>
        <w:ind w:firstLine="720"/>
        <w:jc w:val="both"/>
        <w:rPr>
          <w:ins w:id="264" w:author="Jeremy Long" w:date="2023-10-03T13:04:00Z"/>
          <w:rFonts w:ascii="Times New Roman" w:eastAsia="Times New Roman" w:hAnsi="Times New Roman" w:cs="Times New Roman"/>
          <w:sz w:val="24"/>
          <w:szCs w:val="24"/>
        </w:rPr>
      </w:pPr>
      <w:ins w:id="265" w:author="Jeremy Long" w:date="2023-10-03T13:03:00Z">
        <w:r>
          <w:rPr>
            <w:rFonts w:ascii="Times New Roman" w:eastAsia="Times New Roman" w:hAnsi="Times New Roman" w:cs="Times New Roman"/>
            <w:sz w:val="24"/>
            <w:szCs w:val="24"/>
          </w:rPr>
          <w:t>Two m</w:t>
        </w:r>
      </w:ins>
      <w:ins w:id="266" w:author="Jeremy Long" w:date="2023-10-03T13:02:00Z">
        <w:r>
          <w:rPr>
            <w:rFonts w:ascii="Times New Roman" w:eastAsia="Times New Roman" w:hAnsi="Times New Roman" w:cs="Times New Roman"/>
            <w:sz w:val="24"/>
            <w:szCs w:val="24"/>
          </w:rPr>
          <w:t>eta-analyses have been unable to resolve these dis</w:t>
        </w:r>
      </w:ins>
      <w:ins w:id="267" w:author="Jeremy Long" w:date="2023-10-03T13:03:00Z">
        <w:r>
          <w:rPr>
            <w:rFonts w:ascii="Times New Roman" w:eastAsia="Times New Roman" w:hAnsi="Times New Roman" w:cs="Times New Roman"/>
            <w:sz w:val="24"/>
            <w:szCs w:val="24"/>
          </w:rPr>
          <w:t>crepancies</w:t>
        </w:r>
      </w:ins>
      <w:del w:id="268" w:author="Jeremy Long" w:date="2023-10-03T13:03:00Z">
        <w:r w:rsidR="00BF3E01" w:rsidRPr="000B4D61" w:rsidDel="009942BA">
          <w:rPr>
            <w:rFonts w:ascii="Times New Roman" w:eastAsia="Times New Roman" w:hAnsi="Times New Roman" w:cs="Times New Roman"/>
            <w:sz w:val="24"/>
            <w:szCs w:val="24"/>
          </w:rPr>
          <w:delText xml:space="preserve"> despite two important meta-analyses related to this topic</w:delText>
        </w:r>
      </w:del>
      <w:r w:rsidR="00BF3E01" w:rsidRPr="000B4D61">
        <w:rPr>
          <w:rFonts w:ascii="Times New Roman" w:eastAsia="Times New Roman" w:hAnsi="Times New Roman" w:cs="Times New Roman"/>
          <w:sz w:val="24"/>
          <w:szCs w:val="24"/>
        </w:rPr>
        <w:t xml:space="preserve">. </w:t>
      </w:r>
      <w:commentRangeEnd w:id="257"/>
      <w:r>
        <w:rPr>
          <w:rStyle w:val="CommentReference"/>
        </w:rPr>
        <w:commentReference w:id="257"/>
      </w:r>
      <w:r w:rsidR="00BF3E01" w:rsidRPr="000B4D61">
        <w:rPr>
          <w:rFonts w:ascii="Times New Roman" w:eastAsia="Times New Roman" w:hAnsi="Times New Roman" w:cs="Times New Roman"/>
          <w:sz w:val="24"/>
          <w:szCs w:val="24"/>
        </w:rPr>
        <w:t>In the first, invasive plants had weakly negative or neutral impacts on detritivore abundance in three ecosystems (wetlands, woodlands, and grasslands</w:t>
      </w:r>
      <w:r w:rsidR="00B43419" w:rsidRPr="000B4D61">
        <w:rPr>
          <w:rFonts w:ascii="Times New Roman" w:eastAsia="Times New Roman" w:hAnsi="Times New Roman" w:cs="Times New Roman"/>
          <w:sz w:val="24"/>
          <w:szCs w:val="24"/>
        </w:rPr>
        <w:t xml:space="preserve">; </w:t>
      </w:r>
      <w:proofErr w:type="spellStart"/>
      <w:r w:rsidR="00B43419" w:rsidRPr="000B4D61">
        <w:rPr>
          <w:rFonts w:ascii="Times New Roman" w:eastAsia="Times New Roman" w:hAnsi="Times New Roman" w:cs="Times New Roman"/>
          <w:sz w:val="24"/>
          <w:szCs w:val="24"/>
        </w:rPr>
        <w:t>McCary</w:t>
      </w:r>
      <w:proofErr w:type="spellEnd"/>
      <w:r w:rsidR="00B43419" w:rsidRPr="000B4D61">
        <w:rPr>
          <w:rFonts w:ascii="Times New Roman" w:eastAsia="Times New Roman" w:hAnsi="Times New Roman" w:cs="Times New Roman"/>
          <w:sz w:val="24"/>
          <w:szCs w:val="24"/>
        </w:rPr>
        <w:t xml:space="preserve"> et al. 2016</w:t>
      </w:r>
      <w:r w:rsidR="00BF3E01" w:rsidRPr="000B4D61">
        <w:rPr>
          <w:rFonts w:ascii="Times New Roman" w:eastAsia="Times New Roman" w:hAnsi="Times New Roman" w:cs="Times New Roman"/>
          <w:sz w:val="24"/>
          <w:szCs w:val="24"/>
        </w:rPr>
        <w:t xml:space="preserve">). In contrast, </w:t>
      </w:r>
      <w:r w:rsidR="00B43419" w:rsidRPr="000B4D61">
        <w:rPr>
          <w:rFonts w:ascii="Times New Roman" w:eastAsia="Times New Roman" w:hAnsi="Times New Roman" w:cs="Times New Roman"/>
          <w:sz w:val="24"/>
          <w:szCs w:val="24"/>
        </w:rPr>
        <w:t>a</w:t>
      </w:r>
      <w:r w:rsidR="00BF3E01" w:rsidRPr="000B4D61">
        <w:rPr>
          <w:rFonts w:ascii="Times New Roman" w:eastAsia="Times New Roman" w:hAnsi="Times New Roman" w:cs="Times New Roman"/>
          <w:sz w:val="24"/>
          <w:szCs w:val="24"/>
        </w:rPr>
        <w:t xml:space="preserve"> second meta-analysis</w:t>
      </w:r>
      <w:r w:rsidR="00B43419" w:rsidRPr="000B4D61">
        <w:rPr>
          <w:rFonts w:ascii="Times New Roman" w:eastAsia="Times New Roman" w:hAnsi="Times New Roman" w:cs="Times New Roman"/>
          <w:sz w:val="24"/>
          <w:szCs w:val="24"/>
        </w:rPr>
        <w:t xml:space="preserve"> </w:t>
      </w:r>
      <w:r w:rsidR="00B43419" w:rsidRPr="000B4D61">
        <w:rPr>
          <w:rFonts w:ascii="Times New Roman" w:eastAsia="Times New Roman" w:hAnsi="Times New Roman" w:cs="Times New Roman"/>
          <w:sz w:val="24"/>
          <w:szCs w:val="24"/>
        </w:rPr>
        <w:lastRenderedPageBreak/>
        <w:t xml:space="preserve">found that leaf litter from invasive plants increased soil detritivore abundance </w:t>
      </w:r>
      <w:r w:rsidR="001A1405" w:rsidRPr="000B4D61">
        <w:rPr>
          <w:rFonts w:ascii="Times New Roman" w:eastAsia="Times New Roman" w:hAnsi="Times New Roman" w:cs="Times New Roman"/>
          <w:sz w:val="24"/>
          <w:szCs w:val="24"/>
        </w:rPr>
        <w:t xml:space="preserve">in </w:t>
      </w:r>
      <w:del w:id="269" w:author="Jeremy Long" w:date="2023-10-03T13:04:00Z">
        <w:r w:rsidR="001A1405" w:rsidRPr="000B4D61" w:rsidDel="009942BA">
          <w:rPr>
            <w:rFonts w:ascii="Times New Roman" w:eastAsia="Times New Roman" w:hAnsi="Times New Roman" w:cs="Times New Roman"/>
            <w:sz w:val="24"/>
            <w:szCs w:val="24"/>
          </w:rPr>
          <w:delText>various ecosystems i</w:delText>
        </w:r>
        <w:r w:rsidR="005A296C" w:rsidRPr="000B4D61" w:rsidDel="009942BA">
          <w:rPr>
            <w:rFonts w:ascii="Times New Roman" w:eastAsia="Times New Roman" w:hAnsi="Times New Roman" w:cs="Times New Roman"/>
            <w:sz w:val="24"/>
            <w:szCs w:val="24"/>
          </w:rPr>
          <w:delText xml:space="preserve">ncluding the aforementioned </w:delText>
        </w:r>
      </w:del>
      <w:ins w:id="270" w:author="Jeremy Long" w:date="2023-10-03T13:04:00Z">
        <w:r>
          <w:rPr>
            <w:rFonts w:ascii="Times New Roman" w:eastAsia="Times New Roman" w:hAnsi="Times New Roman" w:cs="Times New Roman"/>
            <w:sz w:val="24"/>
            <w:szCs w:val="24"/>
          </w:rPr>
          <w:t xml:space="preserve">recipient habitats </w:t>
        </w:r>
      </w:ins>
      <w:r w:rsidR="00B43419" w:rsidRPr="000B4D61">
        <w:rPr>
          <w:rFonts w:ascii="Times New Roman" w:eastAsia="Times New Roman" w:hAnsi="Times New Roman" w:cs="Times New Roman"/>
          <w:sz w:val="24"/>
          <w:szCs w:val="24"/>
        </w:rPr>
        <w:t>(</w:t>
      </w:r>
      <w:commentRangeStart w:id="271"/>
      <w:commentRangeStart w:id="272"/>
      <w:r w:rsidR="00B43419" w:rsidRPr="000B4D61">
        <w:rPr>
          <w:rFonts w:ascii="Times New Roman" w:eastAsia="Times New Roman" w:hAnsi="Times New Roman" w:cs="Times New Roman"/>
          <w:sz w:val="24"/>
          <w:szCs w:val="24"/>
        </w:rPr>
        <w:t xml:space="preserve">Zhang </w:t>
      </w:r>
      <w:commentRangeEnd w:id="271"/>
      <w:r w:rsidR="00464987" w:rsidRPr="000B4D61">
        <w:rPr>
          <w:rStyle w:val="CommentReference"/>
          <w:rFonts w:ascii="Times New Roman" w:hAnsi="Times New Roman" w:cs="Times New Roman"/>
          <w:sz w:val="24"/>
          <w:szCs w:val="24"/>
        </w:rPr>
        <w:commentReference w:id="271"/>
      </w:r>
      <w:commentRangeEnd w:id="272"/>
      <w:r w:rsidR="0026062C" w:rsidRPr="000B4D61">
        <w:rPr>
          <w:rStyle w:val="CommentReference"/>
          <w:rFonts w:ascii="Times New Roman" w:hAnsi="Times New Roman" w:cs="Times New Roman"/>
          <w:sz w:val="24"/>
          <w:szCs w:val="24"/>
        </w:rPr>
        <w:commentReference w:id="272"/>
      </w:r>
      <w:r w:rsidR="00B43419" w:rsidRPr="000B4D61">
        <w:rPr>
          <w:rFonts w:ascii="Times New Roman" w:eastAsia="Times New Roman" w:hAnsi="Times New Roman" w:cs="Times New Roman"/>
          <w:sz w:val="24"/>
          <w:szCs w:val="24"/>
        </w:rPr>
        <w:t xml:space="preserve">et al. 2019). </w:t>
      </w:r>
    </w:p>
    <w:p w14:paraId="6264AA6F" w14:textId="12D1E1C0" w:rsidR="000E02B7" w:rsidRPr="000B4D61" w:rsidDel="009942BA" w:rsidRDefault="005A296C" w:rsidP="009942BA">
      <w:pPr>
        <w:spacing w:line="480" w:lineRule="auto"/>
        <w:ind w:firstLine="720"/>
        <w:jc w:val="both"/>
        <w:rPr>
          <w:del w:id="273" w:author="Jeremy Long" w:date="2023-10-03T13:05:00Z"/>
          <w:rFonts w:ascii="Times New Roman" w:eastAsia="Times New Roman" w:hAnsi="Times New Roman" w:cs="Times New Roman"/>
          <w:sz w:val="24"/>
          <w:szCs w:val="24"/>
        </w:rPr>
      </w:pPr>
      <w:commentRangeStart w:id="274"/>
      <w:del w:id="275" w:author="Jeremy Long" w:date="2023-10-03T13:08:00Z">
        <w:r w:rsidRPr="000B4D61" w:rsidDel="009942BA">
          <w:rPr>
            <w:rFonts w:ascii="Times New Roman" w:eastAsia="Times New Roman" w:hAnsi="Times New Roman" w:cs="Times New Roman"/>
            <w:sz w:val="24"/>
            <w:szCs w:val="24"/>
          </w:rPr>
          <w:delText xml:space="preserve">The impact of novel subsidies </w:delText>
        </w:r>
        <w:r w:rsidR="00D16903" w:rsidRPr="000B4D61" w:rsidDel="009942BA">
          <w:rPr>
            <w:rFonts w:ascii="Times New Roman" w:eastAsia="Times New Roman" w:hAnsi="Times New Roman" w:cs="Times New Roman"/>
            <w:sz w:val="24"/>
            <w:szCs w:val="24"/>
          </w:rPr>
          <w:delText>is likely</w:delText>
        </w:r>
        <w:r w:rsidRPr="000B4D61" w:rsidDel="009942BA">
          <w:rPr>
            <w:rFonts w:ascii="Times New Roman" w:eastAsia="Times New Roman" w:hAnsi="Times New Roman" w:cs="Times New Roman"/>
            <w:sz w:val="24"/>
            <w:szCs w:val="24"/>
          </w:rPr>
          <w:delText xml:space="preserve"> context</w:delText>
        </w:r>
        <w:r w:rsidR="00B82D84" w:rsidRPr="000B4D61" w:rsidDel="009942BA">
          <w:rPr>
            <w:rFonts w:ascii="Times New Roman" w:eastAsia="Times New Roman" w:hAnsi="Times New Roman" w:cs="Times New Roman"/>
            <w:sz w:val="24"/>
            <w:szCs w:val="24"/>
          </w:rPr>
          <w:delText>-dependent</w:delText>
        </w:r>
        <w:r w:rsidRPr="000B4D61" w:rsidDel="009942BA">
          <w:rPr>
            <w:rFonts w:ascii="Times New Roman" w:eastAsia="Times New Roman" w:hAnsi="Times New Roman" w:cs="Times New Roman"/>
            <w:sz w:val="24"/>
            <w:szCs w:val="24"/>
          </w:rPr>
          <w:delText xml:space="preserve">, </w:delText>
        </w:r>
        <w:r w:rsidR="00CB21C9" w:rsidRPr="000B4D61" w:rsidDel="009942BA">
          <w:rPr>
            <w:rFonts w:ascii="Times New Roman" w:eastAsia="Times New Roman" w:hAnsi="Times New Roman" w:cs="Times New Roman"/>
            <w:sz w:val="24"/>
            <w:szCs w:val="24"/>
          </w:rPr>
          <w:delText>al</w:delText>
        </w:r>
        <w:r w:rsidRPr="000B4D61" w:rsidDel="009942BA">
          <w:rPr>
            <w:rFonts w:ascii="Times New Roman" w:eastAsia="Times New Roman" w:hAnsi="Times New Roman" w:cs="Times New Roman"/>
            <w:sz w:val="24"/>
            <w:szCs w:val="24"/>
          </w:rPr>
          <w:delText>though some generalities may apply throughout various ecosystems. For example, fast coloni</w:delText>
        </w:r>
        <w:r w:rsidR="00B82D84" w:rsidRPr="000B4D61" w:rsidDel="009942BA">
          <w:rPr>
            <w:rFonts w:ascii="Times New Roman" w:eastAsia="Times New Roman" w:hAnsi="Times New Roman" w:cs="Times New Roman"/>
            <w:sz w:val="24"/>
            <w:szCs w:val="24"/>
          </w:rPr>
          <w:delText>zation,</w:delText>
        </w:r>
        <w:r w:rsidRPr="000B4D61" w:rsidDel="009942BA">
          <w:rPr>
            <w:rFonts w:ascii="Times New Roman" w:eastAsia="Times New Roman" w:hAnsi="Times New Roman" w:cs="Times New Roman"/>
            <w:sz w:val="24"/>
            <w:szCs w:val="24"/>
          </w:rPr>
          <w:delText xml:space="preserve"> with rapid growth</w:delText>
        </w:r>
        <w:r w:rsidR="00617A08" w:rsidRPr="000B4D61" w:rsidDel="009942BA">
          <w:rPr>
            <w:rFonts w:ascii="Times New Roman" w:eastAsia="Times New Roman" w:hAnsi="Times New Roman" w:cs="Times New Roman"/>
            <w:sz w:val="24"/>
            <w:szCs w:val="24"/>
          </w:rPr>
          <w:delText>,</w:delText>
        </w:r>
        <w:r w:rsidRPr="000B4D61" w:rsidDel="009942BA">
          <w:rPr>
            <w:rFonts w:ascii="Times New Roman" w:eastAsia="Times New Roman" w:hAnsi="Times New Roman" w:cs="Times New Roman"/>
            <w:sz w:val="24"/>
            <w:szCs w:val="24"/>
          </w:rPr>
          <w:delText xml:space="preserve"> and little investment</w:delText>
        </w:r>
        <w:r w:rsidR="00617A08" w:rsidRPr="000B4D61" w:rsidDel="009942BA">
          <w:rPr>
            <w:rFonts w:ascii="Times New Roman" w:eastAsia="Times New Roman" w:hAnsi="Times New Roman" w:cs="Times New Roman"/>
            <w:sz w:val="24"/>
            <w:szCs w:val="24"/>
          </w:rPr>
          <w:delText xml:space="preserve"> in permanent structures</w:delText>
        </w:r>
        <w:r w:rsidR="00B82D84" w:rsidRPr="000B4D61" w:rsidDel="009942BA">
          <w:rPr>
            <w:rFonts w:ascii="Times New Roman" w:eastAsia="Times New Roman" w:hAnsi="Times New Roman" w:cs="Times New Roman"/>
            <w:sz w:val="24"/>
            <w:szCs w:val="24"/>
          </w:rPr>
          <w:delText>,</w:delText>
        </w:r>
        <w:r w:rsidRPr="000B4D61" w:rsidDel="009942BA">
          <w:rPr>
            <w:rFonts w:ascii="Times New Roman" w:eastAsia="Times New Roman" w:hAnsi="Times New Roman" w:cs="Times New Roman"/>
            <w:sz w:val="24"/>
            <w:szCs w:val="24"/>
          </w:rPr>
          <w:delText xml:space="preserve"> are traits attributed the most successful invaders, thus, the </w:delText>
        </w:r>
        <w:r w:rsidR="00B82D84" w:rsidRPr="000B4D61" w:rsidDel="009942BA">
          <w:rPr>
            <w:rFonts w:ascii="Times New Roman" w:eastAsia="Times New Roman" w:hAnsi="Times New Roman" w:cs="Times New Roman"/>
            <w:sz w:val="24"/>
            <w:szCs w:val="24"/>
          </w:rPr>
          <w:delText xml:space="preserve">higher litter </w:delText>
        </w:r>
        <w:r w:rsidRPr="000B4D61" w:rsidDel="009942BA">
          <w:rPr>
            <w:rFonts w:ascii="Times New Roman" w:eastAsia="Times New Roman" w:hAnsi="Times New Roman" w:cs="Times New Roman"/>
            <w:sz w:val="24"/>
            <w:szCs w:val="24"/>
          </w:rPr>
          <w:delText xml:space="preserve">production is a predictable </w:delText>
        </w:r>
        <w:r w:rsidR="00157104" w:rsidRPr="000B4D61" w:rsidDel="009942BA">
          <w:rPr>
            <w:rFonts w:ascii="Times New Roman" w:eastAsia="Times New Roman" w:hAnsi="Times New Roman" w:cs="Times New Roman"/>
            <w:sz w:val="24"/>
            <w:szCs w:val="24"/>
          </w:rPr>
          <w:delText xml:space="preserve">consequent </w:delText>
        </w:r>
        <w:r w:rsidR="00157104" w:rsidRPr="000B4D61" w:rsidDel="009942BA">
          <w:rPr>
            <w:rFonts w:ascii="Times New Roman" w:eastAsia="Times New Roman" w:hAnsi="Times New Roman" w:cs="Times New Roman"/>
            <w:sz w:val="24"/>
            <w:szCs w:val="24"/>
          </w:rPr>
          <w:fldChar w:fldCharType="begin"/>
        </w:r>
        <w:r w:rsidR="00157104" w:rsidRPr="000B4D61" w:rsidDel="009942BA">
          <w:rPr>
            <w:rFonts w:ascii="Times New Roman" w:eastAsia="Times New Roman" w:hAnsi="Times New Roman" w:cs="Times New Roman"/>
            <w:sz w:val="24"/>
            <w:szCs w:val="24"/>
          </w:rPr>
          <w:delInstrText xml:space="preserve"> ADDIN ZOTERO_ITEM CSL_CITATION {"citationID":"j8AXvanI","properties":{"formattedCitation":"(Prescott and Zukswert 2016)","plainCitation":"(Prescott and Zukswert 2016)","noteIndex":0},"citationItems":[{"id":1041,"uris":["http://zotero.org/users/6486635/items/J56X8EPQ"],"itemData":{"id":1041,"type":"article-journal","abstract":"Plant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delInstrText>
        </w:r>
        <w:r w:rsidR="00157104" w:rsidRPr="000B4D61" w:rsidDel="009942BA">
          <w:rPr>
            <w:rFonts w:ascii="Times New Roman" w:eastAsia="Times New Roman" w:hAnsi="Times New Roman" w:cs="Times New Roman"/>
            <w:sz w:val="24"/>
            <w:szCs w:val="24"/>
          </w:rPr>
          <w:fldChar w:fldCharType="separate"/>
        </w:r>
        <w:r w:rsidR="00157104" w:rsidRPr="000B4D61" w:rsidDel="009942BA">
          <w:rPr>
            <w:rFonts w:ascii="Times New Roman" w:eastAsia="Times New Roman" w:hAnsi="Times New Roman" w:cs="Times New Roman"/>
            <w:noProof/>
            <w:sz w:val="24"/>
            <w:szCs w:val="24"/>
          </w:rPr>
          <w:delText>(Prescott and Zukswert 2016)</w:delText>
        </w:r>
        <w:r w:rsidR="00157104" w:rsidRPr="000B4D61" w:rsidDel="009942BA">
          <w:rPr>
            <w:rFonts w:ascii="Times New Roman" w:eastAsia="Times New Roman" w:hAnsi="Times New Roman" w:cs="Times New Roman"/>
            <w:sz w:val="24"/>
            <w:szCs w:val="24"/>
          </w:rPr>
          <w:fldChar w:fldCharType="end"/>
        </w:r>
        <w:r w:rsidR="00157104" w:rsidRPr="000B4D61" w:rsidDel="009942BA">
          <w:rPr>
            <w:rFonts w:ascii="Times New Roman" w:eastAsia="Times New Roman" w:hAnsi="Times New Roman" w:cs="Times New Roman"/>
            <w:sz w:val="24"/>
            <w:szCs w:val="24"/>
          </w:rPr>
          <w:delText>.</w:delText>
        </w:r>
        <w:r w:rsidRPr="000B4D61" w:rsidDel="009942BA">
          <w:rPr>
            <w:rFonts w:ascii="Times New Roman" w:eastAsia="Times New Roman" w:hAnsi="Times New Roman" w:cs="Times New Roman"/>
            <w:sz w:val="24"/>
            <w:szCs w:val="24"/>
          </w:rPr>
          <w:delText xml:space="preserve"> </w:delText>
        </w:r>
        <w:r w:rsidR="00152178" w:rsidRPr="000B4D61" w:rsidDel="009942BA">
          <w:rPr>
            <w:rFonts w:ascii="Times New Roman" w:eastAsia="Times New Roman" w:hAnsi="Times New Roman" w:cs="Times New Roman"/>
            <w:sz w:val="24"/>
            <w:szCs w:val="24"/>
          </w:rPr>
          <w:delText>Moreover</w:delText>
        </w:r>
        <w:r w:rsidR="008D45AE" w:rsidRPr="000B4D61" w:rsidDel="009942BA">
          <w:rPr>
            <w:rFonts w:ascii="Times New Roman" w:eastAsia="Times New Roman" w:hAnsi="Times New Roman" w:cs="Times New Roman"/>
            <w:sz w:val="24"/>
            <w:szCs w:val="24"/>
          </w:rPr>
          <w:delText xml:space="preserve">, detritivores can </w:delText>
        </w:r>
        <w:r w:rsidR="00613032" w:rsidRPr="000B4D61" w:rsidDel="009942BA">
          <w:rPr>
            <w:rFonts w:ascii="Times New Roman" w:eastAsia="Times New Roman" w:hAnsi="Times New Roman" w:cs="Times New Roman"/>
            <w:sz w:val="24"/>
            <w:szCs w:val="24"/>
          </w:rPr>
          <w:delText>switch</w:delText>
        </w:r>
        <w:r w:rsidR="008D45AE" w:rsidRPr="000B4D61" w:rsidDel="009942BA">
          <w:rPr>
            <w:rFonts w:ascii="Times New Roman" w:eastAsia="Times New Roman" w:hAnsi="Times New Roman" w:cs="Times New Roman"/>
            <w:sz w:val="24"/>
            <w:szCs w:val="24"/>
          </w:rPr>
          <w:delText xml:space="preserve"> between litter and intact plants to obtain nutrients </w:delText>
        </w:r>
        <w:r w:rsidR="008D45AE" w:rsidRPr="000B4D61" w:rsidDel="009942BA">
          <w:rPr>
            <w:rFonts w:ascii="Times New Roman" w:eastAsia="Times New Roman" w:hAnsi="Times New Roman" w:cs="Times New Roman"/>
            <w:sz w:val="24"/>
            <w:szCs w:val="24"/>
          </w:rPr>
          <w:fldChar w:fldCharType="begin"/>
        </w:r>
        <w:r w:rsidR="00613032" w:rsidRPr="000B4D61" w:rsidDel="009942BA">
          <w:rPr>
            <w:rFonts w:ascii="Times New Roman" w:eastAsia="Times New Roman" w:hAnsi="Times New Roman" w:cs="Times New Roman"/>
            <w:sz w:val="24"/>
            <w:szCs w:val="24"/>
          </w:rPr>
          <w:delInstrText xml:space="preserve"> ADDIN ZOTERO_ITEM CSL_CITATION {"citationID":"syQdBtWS","properties":{"formattedCitation":"(Farmer and Dubugnon 2009, Endlweber et al. 2009, Prescott and Zukswert 2016)","plainCitation":"(Farmer and Dubugnon 2009, Endlweber et al. 2009, Prescott and Zukswert 2016)","noteIndex":0},"citationItems":[{"id":1048,"uris":["http://zotero.org/users/6486635/items/JERSNYNZ"],"itemData":{"id":1048,"type":"article-journal","abstract":"The jasmonate signal pathway is known to control defenses against herbivores, such as leaf eaters (folivores). Does the reach of the pathway extend to defense against other types of animal? Among the arthropods attracted to seed baits placed below flowering\n              Arabidopsis thaliana\n              plants are 2 largely nocturnal isopod crustaceans generally considered as detritivores:\n              Porcellio scaber\n              and\n              Armadillidium vulgare\n              . Parallel laboratory experiments identified the isopods as being capable of predation on intact plants. Isopod feeding was strongly facilitated in jasmonate-deficient\n              Arabidopsis\n              and rice plants. The feeding activity of isopods revealed potentially detritivore-sensitive, jasmonate-protected Achilles' heels in these architecturally different plants (petioles and inflorescence stems in\n              Arabidopsis\n              , and lower stem and mesocotyl in rice). The work addresses the question of what stops 2 detritivores from attacking living plants and provides evidence that it is, in part, the jasmonate signal pathway. Furthermore, senescent leaves from an\n              Arabidopsis\n              jasmonate mutant were consumed more rapidly than senescent wild-type leaves, suggesting that past activity of the jasmonate signal pathway in leaves may slow carbon recycling through detritivory.","container-title":"Proceedings of the National Academy of Sciences","DOI":"10.1073/pnas.0812182106","ISSN":"0027-8424, 1091-6490","issue":"3","journalAbbreviation":"Proc. Natl. Acad. Sci. U.S.A.","language":"en","page":"935-940","source":"DOI.org (Crossref)","title":"Detritivorous crustaceans become herbivores on jasmonate-deficient plants","volume":"106","author":[{"family":"Farmer","given":"Edward E."},{"family":"Dubugnon","given":"Lucie"}],"issued":{"date-parts":[["2009",1,20]]}}},{"id":1050,"uris":["http://zotero.org/users/6486635/items/QJST46GI"],"itemData":{"id":1050,"type":"article-journal","abstract":"Collembola are abundant and ubiquitous soil decomposers, being particularly active in the rhizosphere of plants where they are assumed to be attracted by high microbial activity and biomass. While feeding on root associated microorganisms or organic matter they may also ingest plant roots, e.g. particularly root hairs and ﬁne roots. Employing stable isotope analysis we investigated Collembola (Protaphorura ﬁmata Gisin) feeding preferences and types of ingested resources. We offered Collembola two resources with distinct isotope signatures: a C4 plant (Zea mays L.) planted in soil mixed with 15N labelled litter of Lolium perenne L. (C3 plant). We hypothesised that Collembola obtain their nutrients (C and N) from different resources, with their carbon being mainly derived from resources that are closely associated to the plant root, e.g. root exudates, causing enrichment in 13C in Collembola tissue, while the incorporated nitrogen originating from litter resources. In contrast to our hypothesis, stable isotope analysis suggests that in absence of plant roots Collembola derived both the incorporated C and N predominantly from litter whereas in presence of plant roots they switched diet and obtained both C and N almost exclusively from plant roots.","container-title":"Soil Biology and Biochemistry","DOI":"10.1016/j.soilbio.2009.02.022","ISSN":"00380717","issue":"6","journalAbbreviation":"Soil Biology and Biochemistry","language":"en","page":"1151-1154","source":"DOI.org (Crossref)","title":"Collembola switch diet in presence of plant roots thereby functioning as herbivores","volume":"41","author":[{"family":"Endlweber","given":"Kerstin"},{"family":"Ruess","given":"Liliane"},{"family":"Scheu","given":"Stefan"}],"issued":{"date-parts":[["2009",6]]}}},{"id":1041,"uris":["http://zotero.org/users/6486635/items/J56X8EPQ"],"itemData":{"id":1041,"type":"article-journal","abstract":"Plant species traits are the predominant control on litter decomposition rates within biomes worldwide. Ecology Letters 11: 1065–1071. Ehrenfeld J, Kourtev P, Huang W. 2001. Changes in soil functions following invasions of exotic understory plants in deciduous forests. Ecological Applications 11: 1287–1300. Fortunel C, Garnier E, Joffre R, Kazakou E, Quested H, Grigulis K, Lavorel S, Ansquer P, Castro H, Cruz P et al. 2009. Leaf traits capture the effects of land use changes and climate on litter decomposability of grasslands across Europe. Ecology 90: 598–611. Frouz J, Roub ı ckov aa A, Hed eneca P, Tajovsk yb K. 2015. Does soil fauna really hasten litter decomposition? A meta-analysis of enclosures studies. European Journal of Soil Biology 68: 18–24. Jo I, Fridley JD, Frank DA. 2016. More of the same? In situ leaf and root decomposition rates do not vary between 80 native and nonnative deciduous forest species. New Phytologist 209: 115–122. van Kleunen M, Weber E, Fischer M. 2010. A meta-analysis of trait differences between invasive and non-invasive plant species. Ecology Letters 13: 235–245. Liao C, Peng R, Luo Y, Zhou X, Wu X, Fang C, Chen J, Li B. 2008. Altered ecosystem carbon and nitrogen cycles by plant invasion: a meta-analysis. New Phytologist 177: 706–714. Prescott CE. 2005. Do rates of litter decomposition tell us anything we need to know? Forest Ecology and Management 220: 66–74. Prescott CE. 2010. Litter decomposition: what controls it and how can we alter it to sequester more carbon in forest soils? Biogeochemistry 101: 133–149. Rasse DP, Rumpel C, Dignac M-F. 2005. Is soil carbon mostly root carbon? Mechanisms for a speciﬁc stabilization. Plant and Soil 269: 341–356. Resh SC, Binkley D, Parrotta JA. 2002. Greater soil carbon sequestration under nitrogen-ﬁxing trees compared with Eucalyptus species. Ecosystems 5: 217–231. Rothstein DE, Vitousek PM, Simmons BL. 2004. An exotic tree alters decomposition and nutrient cycling in a Hawaiian montane forest. Ecosystems 7: 805–814. Santiago LS. 2007. Extending the leaf economic spectrum to decomposition: evidence from a tropical forest. Ecology 88: 1126–1131. Verchot LV, Holmes Z, Mulon L, Groffman PM, Lovett GM. 2001. Gross vs. net rates of N mineralization and nitriﬁcation as indicators of functional differences between forest types. Soil Biology &amp; Biochemistry 33: 1889–1901.","container-title":"New Phytologist","DOI":"10.1111/nph.13741","ISSN":"0028-646X, 1469-8137","issue":"1","journalAbbreviation":"New Phytol","language":"en","page":"5-7","source":"DOI.org (Crossref)","title":"Invasive plant species and litter decomposition: time to challenge assumptions","title-short":"Invasive plant species and litter decomposition","volume":"209","author":[{"family":"Prescott","given":"Cindy E."},{"family":"Zukswert","given":"Jenna M."}],"issued":{"date-parts":[["2016",1]]}}}],"schema":"https://github.com/citation-style-language/schema/raw/master/csl-citation.json"} </w:delInstrText>
        </w:r>
        <w:r w:rsidR="008D45AE" w:rsidRPr="000B4D61" w:rsidDel="009942BA">
          <w:rPr>
            <w:rFonts w:ascii="Times New Roman" w:eastAsia="Times New Roman" w:hAnsi="Times New Roman" w:cs="Times New Roman"/>
            <w:sz w:val="24"/>
            <w:szCs w:val="24"/>
          </w:rPr>
          <w:fldChar w:fldCharType="separate"/>
        </w:r>
        <w:r w:rsidR="00613032" w:rsidRPr="000B4D61" w:rsidDel="009942BA">
          <w:rPr>
            <w:rFonts w:ascii="Times New Roman" w:eastAsia="Times New Roman" w:hAnsi="Times New Roman" w:cs="Times New Roman"/>
            <w:noProof/>
            <w:sz w:val="24"/>
            <w:szCs w:val="24"/>
          </w:rPr>
          <w:delText>(Farmer and Dubugnon 2009, Endlweber et al. 2009, Prescott and Zukswert 2016)</w:delText>
        </w:r>
        <w:r w:rsidR="008D45AE" w:rsidRPr="000B4D61" w:rsidDel="009942BA">
          <w:rPr>
            <w:rFonts w:ascii="Times New Roman" w:eastAsia="Times New Roman" w:hAnsi="Times New Roman" w:cs="Times New Roman"/>
            <w:sz w:val="24"/>
            <w:szCs w:val="24"/>
          </w:rPr>
          <w:fldChar w:fldCharType="end"/>
        </w:r>
        <w:r w:rsidR="00613032" w:rsidRPr="000B4D61" w:rsidDel="009942BA">
          <w:rPr>
            <w:rFonts w:ascii="Times New Roman" w:eastAsia="Times New Roman" w:hAnsi="Times New Roman" w:cs="Times New Roman"/>
            <w:sz w:val="24"/>
            <w:szCs w:val="24"/>
          </w:rPr>
          <w:delText>, thus, can choose to consume local plants over</w:delText>
        </w:r>
        <w:r w:rsidR="00771268" w:rsidRPr="000B4D61" w:rsidDel="009942BA">
          <w:rPr>
            <w:rFonts w:ascii="Times New Roman" w:eastAsia="Times New Roman" w:hAnsi="Times New Roman" w:cs="Times New Roman"/>
            <w:sz w:val="24"/>
            <w:szCs w:val="24"/>
          </w:rPr>
          <w:delText xml:space="preserve"> novel subsidies</w:delText>
        </w:r>
        <w:r w:rsidR="008D45AE" w:rsidRPr="000B4D61" w:rsidDel="009942BA">
          <w:rPr>
            <w:rFonts w:ascii="Times New Roman" w:eastAsia="Times New Roman" w:hAnsi="Times New Roman" w:cs="Times New Roman"/>
            <w:sz w:val="24"/>
            <w:szCs w:val="24"/>
          </w:rPr>
          <w:delText>.</w:delText>
        </w:r>
        <w:r w:rsidR="00613032" w:rsidRPr="000B4D61" w:rsidDel="009942BA">
          <w:rPr>
            <w:rFonts w:ascii="Times New Roman" w:eastAsia="Times New Roman" w:hAnsi="Times New Roman" w:cs="Times New Roman"/>
            <w:sz w:val="24"/>
            <w:szCs w:val="24"/>
          </w:rPr>
          <w:delText xml:space="preserve"> However, there is no </w:delText>
        </w:r>
        <w:r w:rsidR="00CB21C9" w:rsidRPr="000B4D61" w:rsidDel="009942BA">
          <w:rPr>
            <w:rFonts w:ascii="Times New Roman" w:eastAsia="Times New Roman" w:hAnsi="Times New Roman" w:cs="Times New Roman"/>
            <w:sz w:val="24"/>
            <w:szCs w:val="24"/>
          </w:rPr>
          <w:delText xml:space="preserve">clear  </w:delText>
        </w:r>
        <w:r w:rsidR="00613032" w:rsidRPr="000B4D61" w:rsidDel="009942BA">
          <w:rPr>
            <w:rFonts w:ascii="Times New Roman" w:eastAsia="Times New Roman" w:hAnsi="Times New Roman" w:cs="Times New Roman"/>
            <w:sz w:val="24"/>
            <w:szCs w:val="24"/>
          </w:rPr>
          <w:delText>consensus about</w:delText>
        </w:r>
        <w:r w:rsidR="00771268" w:rsidRPr="000B4D61" w:rsidDel="009942BA">
          <w:rPr>
            <w:rFonts w:ascii="Times New Roman" w:eastAsia="Times New Roman" w:hAnsi="Times New Roman" w:cs="Times New Roman"/>
            <w:sz w:val="24"/>
            <w:szCs w:val="24"/>
          </w:rPr>
          <w:delText xml:space="preserve"> detritivore</w:delText>
        </w:r>
        <w:r w:rsidR="00613032" w:rsidRPr="000B4D61" w:rsidDel="009942BA">
          <w:rPr>
            <w:rFonts w:ascii="Times New Roman" w:eastAsia="Times New Roman" w:hAnsi="Times New Roman" w:cs="Times New Roman"/>
            <w:sz w:val="24"/>
            <w:szCs w:val="24"/>
          </w:rPr>
          <w:delText xml:space="preserve"> preference, performance, </w:delText>
        </w:r>
        <w:r w:rsidR="00404C27" w:rsidRPr="000B4D61" w:rsidDel="009942BA">
          <w:rPr>
            <w:rFonts w:ascii="Times New Roman" w:eastAsia="Times New Roman" w:hAnsi="Times New Roman" w:cs="Times New Roman"/>
            <w:sz w:val="24"/>
            <w:szCs w:val="24"/>
          </w:rPr>
          <w:delText>or</w:delText>
        </w:r>
        <w:r w:rsidR="00613032" w:rsidRPr="000B4D61" w:rsidDel="009942BA">
          <w:rPr>
            <w:rFonts w:ascii="Times New Roman" w:eastAsia="Times New Roman" w:hAnsi="Times New Roman" w:cs="Times New Roman"/>
            <w:sz w:val="24"/>
            <w:szCs w:val="24"/>
          </w:rPr>
          <w:delText xml:space="preserve"> </w:delText>
        </w:r>
        <w:r w:rsidR="00771268" w:rsidRPr="000B4D61" w:rsidDel="009942BA">
          <w:rPr>
            <w:rFonts w:ascii="Times New Roman" w:eastAsia="Times New Roman" w:hAnsi="Times New Roman" w:cs="Times New Roman"/>
            <w:sz w:val="24"/>
            <w:szCs w:val="24"/>
          </w:rPr>
          <w:delText>diet shifts</w:delText>
        </w:r>
        <w:r w:rsidR="00613032" w:rsidRPr="000B4D61" w:rsidDel="009942BA">
          <w:rPr>
            <w:rFonts w:ascii="Times New Roman" w:eastAsia="Times New Roman" w:hAnsi="Times New Roman" w:cs="Times New Roman"/>
            <w:sz w:val="24"/>
            <w:szCs w:val="24"/>
          </w:rPr>
          <w:delText xml:space="preserve"> as a result of invasion-mediated changes to subsidies. </w:delText>
        </w:r>
        <w:r w:rsidR="00631958" w:rsidRPr="000B4D61" w:rsidDel="009942BA">
          <w:rPr>
            <w:rFonts w:ascii="Times New Roman" w:eastAsia="Times New Roman" w:hAnsi="Times New Roman" w:cs="Times New Roman"/>
            <w:sz w:val="24"/>
            <w:szCs w:val="24"/>
          </w:rPr>
          <w:delText xml:space="preserve"> </w:delText>
        </w:r>
        <w:commentRangeEnd w:id="274"/>
        <w:r w:rsidR="009942BA" w:rsidDel="009942BA">
          <w:rPr>
            <w:rStyle w:val="CommentReference"/>
          </w:rPr>
          <w:commentReference w:id="274"/>
        </w:r>
      </w:del>
    </w:p>
    <w:p w14:paraId="4007088C" w14:textId="38B0226C" w:rsidR="000E02B7" w:rsidRPr="000B4D61" w:rsidDel="009942BA" w:rsidRDefault="00BB6070" w:rsidP="009942BA">
      <w:pPr>
        <w:spacing w:line="480" w:lineRule="auto"/>
        <w:jc w:val="both"/>
        <w:rPr>
          <w:del w:id="276" w:author="Jeremy Long" w:date="2023-10-03T13:08:00Z"/>
          <w:moveFrom w:id="277" w:author="Jeremy Long" w:date="2023-10-03T13:05:00Z"/>
          <w:rFonts w:ascii="Times New Roman" w:eastAsia="Times New Roman" w:hAnsi="Times New Roman" w:cs="Times New Roman"/>
          <w:sz w:val="24"/>
          <w:szCs w:val="24"/>
        </w:rPr>
        <w:pPrChange w:id="278" w:author="Jeremy Long" w:date="2023-10-03T13:05:00Z">
          <w:pPr>
            <w:spacing w:line="480" w:lineRule="auto"/>
            <w:jc w:val="both"/>
          </w:pPr>
        </w:pPrChange>
      </w:pPr>
      <w:del w:id="279" w:author="Jeremy Long" w:date="2023-10-03T13:05:00Z">
        <w:r w:rsidRPr="000B4D61" w:rsidDel="009942BA">
          <w:rPr>
            <w:rFonts w:ascii="Times New Roman" w:eastAsia="Times New Roman" w:hAnsi="Times New Roman" w:cs="Times New Roman"/>
            <w:sz w:val="24"/>
            <w:szCs w:val="24"/>
          </w:rPr>
          <w:tab/>
        </w:r>
      </w:del>
      <w:moveFromRangeStart w:id="280" w:author="Jeremy Long" w:date="2023-10-03T13:05:00Z" w:name="move147230775"/>
      <w:commentRangeStart w:id="281"/>
      <w:moveFrom w:id="282" w:author="Jeremy Long" w:date="2023-10-03T13:05:00Z">
        <w:del w:id="283" w:author="Jeremy Long" w:date="2023-10-03T13:08:00Z">
          <w:r w:rsidR="00BC37E7" w:rsidRPr="000B4D61" w:rsidDel="009942BA">
            <w:rPr>
              <w:rFonts w:ascii="Times New Roman" w:eastAsia="Times New Roman" w:hAnsi="Times New Roman" w:cs="Times New Roman"/>
              <w:sz w:val="24"/>
              <w:szCs w:val="24"/>
            </w:rPr>
            <w:delText>In</w:delText>
          </w:r>
          <w:commentRangeEnd w:id="281"/>
          <w:r w:rsidR="009942BA" w:rsidDel="009942BA">
            <w:rPr>
              <w:rStyle w:val="CommentReference"/>
            </w:rPr>
            <w:commentReference w:id="281"/>
          </w:r>
          <w:r w:rsidR="00BC37E7" w:rsidRPr="000B4D61" w:rsidDel="009942BA">
            <w:rPr>
              <w:rFonts w:ascii="Times New Roman" w:eastAsia="Times New Roman" w:hAnsi="Times New Roman" w:cs="Times New Roman"/>
              <w:sz w:val="24"/>
              <w:szCs w:val="24"/>
            </w:rPr>
            <w:delText xml:space="preserve"> this study</w:delText>
          </w:r>
          <w:r w:rsidR="00152178" w:rsidRPr="000B4D61" w:rsidDel="009942BA">
            <w:rPr>
              <w:rFonts w:ascii="Times New Roman" w:eastAsia="Times New Roman" w:hAnsi="Times New Roman" w:cs="Times New Roman"/>
              <w:sz w:val="24"/>
              <w:szCs w:val="24"/>
            </w:rPr>
            <w:delText>, we use</w:delText>
          </w:r>
          <w:r w:rsidR="00BC37E7" w:rsidRPr="000B4D61" w:rsidDel="009942BA">
            <w:rPr>
              <w:rFonts w:ascii="Times New Roman" w:eastAsia="Times New Roman" w:hAnsi="Times New Roman" w:cs="Times New Roman"/>
              <w:sz w:val="24"/>
              <w:szCs w:val="24"/>
            </w:rPr>
            <w:delText>d</w:delText>
          </w:r>
          <w:r w:rsidRPr="000B4D61" w:rsidDel="009942BA">
            <w:rPr>
              <w:rFonts w:ascii="Times New Roman" w:eastAsia="Times New Roman" w:hAnsi="Times New Roman" w:cs="Times New Roman"/>
              <w:sz w:val="24"/>
              <w:szCs w:val="24"/>
            </w:rPr>
            <w:delText xml:space="preserve"> </w:delText>
          </w:r>
          <w:r w:rsidR="00152178" w:rsidRPr="000B4D61" w:rsidDel="009942BA">
            <w:rPr>
              <w:rFonts w:ascii="Times New Roman" w:eastAsia="Times New Roman" w:hAnsi="Times New Roman" w:cs="Times New Roman"/>
              <w:sz w:val="24"/>
              <w:szCs w:val="24"/>
            </w:rPr>
            <w:delText>a donor-controlled system to elucidat</w:delText>
          </w:r>
          <w:r w:rsidR="004C7F4B" w:rsidRPr="000B4D61" w:rsidDel="009942BA">
            <w:rPr>
              <w:rFonts w:ascii="Times New Roman" w:eastAsia="Times New Roman" w:hAnsi="Times New Roman" w:cs="Times New Roman"/>
              <w:sz w:val="24"/>
              <w:szCs w:val="24"/>
            </w:rPr>
            <w:delText>e how invasion-mediated changes in donor systems impact</w:delText>
          </w:r>
          <w:r w:rsidR="00BC37E7" w:rsidRPr="000B4D61" w:rsidDel="009942BA">
            <w:rPr>
              <w:rFonts w:ascii="Times New Roman" w:eastAsia="Times New Roman" w:hAnsi="Times New Roman" w:cs="Times New Roman"/>
              <w:sz w:val="24"/>
              <w:szCs w:val="24"/>
            </w:rPr>
            <w:delText xml:space="preserve"> subsidy-recipient communities, using rocky intertidal decomposers of beached seaweeds (hereafter referred to as “wrack”) as a model system. </w:delText>
          </w:r>
          <w:r w:rsidR="008857C5" w:rsidRPr="000B4D61" w:rsidDel="009942BA">
            <w:rPr>
              <w:rFonts w:ascii="Times New Roman" w:eastAsia="Times New Roman" w:hAnsi="Times New Roman" w:cs="Times New Roman"/>
              <w:sz w:val="24"/>
              <w:szCs w:val="24"/>
            </w:rPr>
            <w:delText>Wrack subsidies provide important resources to nearshore and shore habitats</w:delText>
          </w:r>
          <w:r w:rsidR="00856F80" w:rsidRPr="000B4D61" w:rsidDel="009942BA">
            <w:rPr>
              <w:rFonts w:ascii="Times New Roman" w:eastAsia="Times New Roman" w:hAnsi="Times New Roman" w:cs="Times New Roman"/>
              <w:sz w:val="24"/>
              <w:szCs w:val="24"/>
            </w:rPr>
            <w:delText xml:space="preserve"> </w:delText>
          </w:r>
          <w:r w:rsidR="00856F80" w:rsidRPr="000B4D61" w:rsidDel="009942BA">
            <w:rPr>
              <w:rFonts w:ascii="Times New Roman" w:eastAsia="Times New Roman" w:hAnsi="Times New Roman" w:cs="Times New Roman"/>
              <w:sz w:val="24"/>
              <w:szCs w:val="24"/>
            </w:rPr>
            <w:fldChar w:fldCharType="begin"/>
          </w:r>
          <w:r w:rsidR="00856F80" w:rsidRPr="000B4D61" w:rsidDel="009942BA">
            <w:rPr>
              <w:rFonts w:ascii="Times New Roman" w:eastAsia="Times New Roman" w:hAnsi="Times New Roman" w:cs="Times New Roman"/>
              <w:sz w:val="24"/>
              <w:szCs w:val="24"/>
            </w:rPr>
            <w:delInstrText xml:space="preserve"> ADDIN ZOTERO_ITEM CSL_CITATION {"citationID":"COrGedBr","properties":{"formattedCitation":"(Duggins et al. 1989, Bustamante et al. 1995, Orr et al. 2005)","plainCitation":"(Duggins et al. 1989, Bustamante et al. 1995, Orr et al. 2005)","noteIndex":0},"citationItems":[{"id":21,"uris":["http://zotero.org/users/6486635/items/97NZ3L8E"],"itemData":{"id":21,"type":"article-journal","container-title":"Science","DOI":"10.1126/science.245.4914.170","ISSN":"0036-8075, 1095-9203","issue":"4914","journalAbbreviation":"Science","language":"en","page":"170-173","source":"DOI.org (Crossref)","title":"Magnification of Secondary Production by Kelp Detritus in Coastal Marine Ecosystems","volume":"245","author":[{"family":"Duggins","given":"D. O."},{"family":"Simenstad","given":"C. A."},{"family":"Estes","given":"J. A."}],"issued":{"date-parts":[["1989",7,14]]}}},{"id":22,"uris":["http://zotero.org/users/6486635/items/WIQZF8Z3"],"itemData":{"id":22,"type":"article-journal","container-title":"Oecologia","DOI":"10.1007/BF00333251","ISSN":"0029-8549, 1432-1939","issue":"2","journalAbbreviation":"Oecologia","language":"en","page":"189-201","source":"DOI.org (Crossref)","title":"Gradients of intertidal primary productivity around the coast of South Africa and their relationships with consumer biomass","volume":"102","author":[{"family":"Bustamante","given":"Rodrigo H."},{"family":"Branch","given":"George M."},{"family":"Eekhout","given":"Sean"},{"family":"Robertson","given":"Bruce"},{"family":"Zoutendyk","given":"Peter"},{"family":"Schleyer","given":"Michael"},{"family":"Dye","given":"Arthur"},{"family":"Hanekom","given":"Nick"},{"family":"Keats","given":"Derek"},{"family":"Jurd","given":"Michelle"},{"family":"McQuaid","given":"Christopher"}],"issued":{"date-parts":[["1995",5]]}}},{"id":288,"uris":["http://zotero.org/users/6486635/items/LSFGFP4G"],"itemData":{"id":288,"type":"article-journal","abstract":"The onshore deposition of macroalgal and macrophyte wrack provides a potentially signiﬁcant marine subsidy to intertidal and supratidal herbivore and decomposer communities. Based on the study of daily input loads to beaches, we estimated summer wrack deposition of up to 140 Mg (dry mass)/km shoreline in Barkley Sound, British Columbia. However, input rates were highly variable depending on beach type, nearshore hydrodynamics, and buoyancy characteristics of the wrack. Cobble beaches retained ϳ10 times and 30 times more wrack than did gravel and sand beaches, respectively. Cobble and gravel beaches also differed in species composition of new (fresh) wrack input, with Macrocystis integrifolia being characteristic for the former and Nereocystis luetkeana for the latter, which we attribute to buoyancy characteristics of the ﬂoating debris. On sand beaches, Phyllospadix spp. and Enteromorpha spp. were the dominant wrack species. Species composition of freshly deposited wrack also depended on wave exposure, but predictability based on the species pool within a beach’s catchment was restricted. Drift lines of aging wrack differed from freshly deposited wrack in species composition, probably due to wrack decomposition that results in ﬂuxes of nutrients and energy between the adjacent marine and terrestrial habitats. We hold that the characteristics of a given beach, e.g., substratum and wave exposure, and their effects on wrack input, will have important ecological and biogeochemical implications for the marine–terrestrial ecotone.","container-title":"Ecology","DOI":"10.1890/04-1486","ISSN":"0012-9658","issue":"6","journalAbbreviation":"Ecology","language":"en","page":"1496-1507","source":"DOI.org (Crossref)","title":"WRACK DEPOSITION ON DIFFERENT BEACH TYPES: SPATIAL AND TEMPORAL VARIATION IN THE PATTERN OF SUBSIDY","title-short":"WRACK DEPOSITION ON DIFFERENT BEACH TYPES","volume":"86","author":[{"family":"Orr","given":"Michael"},{"family":"Zimmer","given":"Martin"},{"family":"Jelinski","given":"Dennis E."},{"family":"Mews","given":"Malte"}],"issued":{"date-parts":[["2005",6]]}}}],"schema":"https://github.com/citation-style-language/schema/raw/master/csl-citation.json"} </w:delInstrText>
          </w:r>
          <w:r w:rsidR="00856F80" w:rsidRPr="000B4D61" w:rsidDel="009942BA">
            <w:rPr>
              <w:rFonts w:ascii="Times New Roman" w:eastAsia="Times New Roman" w:hAnsi="Times New Roman" w:cs="Times New Roman"/>
              <w:sz w:val="24"/>
              <w:szCs w:val="24"/>
            </w:rPr>
            <w:fldChar w:fldCharType="separate"/>
          </w:r>
          <w:r w:rsidR="00856F80" w:rsidRPr="000B4D61" w:rsidDel="009942BA">
            <w:rPr>
              <w:rFonts w:ascii="Times New Roman" w:eastAsia="Times New Roman" w:hAnsi="Times New Roman" w:cs="Times New Roman"/>
              <w:noProof/>
              <w:sz w:val="24"/>
              <w:szCs w:val="24"/>
            </w:rPr>
            <w:delText>(Duggins et al. 1989, Bustamante et al. 1995, Orr et al. 2005)</w:delText>
          </w:r>
          <w:r w:rsidR="00856F80" w:rsidRPr="000B4D61" w:rsidDel="009942BA">
            <w:rPr>
              <w:rFonts w:ascii="Times New Roman" w:eastAsia="Times New Roman" w:hAnsi="Times New Roman" w:cs="Times New Roman"/>
              <w:sz w:val="24"/>
              <w:szCs w:val="24"/>
            </w:rPr>
            <w:fldChar w:fldCharType="end"/>
          </w:r>
          <w:r w:rsidR="00856F80" w:rsidRPr="000B4D61" w:rsidDel="009942BA">
            <w:rPr>
              <w:rFonts w:ascii="Times New Roman" w:eastAsia="Times New Roman" w:hAnsi="Times New Roman" w:cs="Times New Roman"/>
              <w:sz w:val="24"/>
              <w:szCs w:val="24"/>
            </w:rPr>
            <w:delText xml:space="preserve">. </w:delText>
          </w:r>
          <w:r w:rsidR="008857C5" w:rsidRPr="000B4D61" w:rsidDel="009942BA">
            <w:rPr>
              <w:rFonts w:ascii="Times New Roman" w:eastAsia="Times New Roman" w:hAnsi="Times New Roman" w:cs="Times New Roman"/>
              <w:sz w:val="24"/>
              <w:szCs w:val="24"/>
            </w:rPr>
            <w:delText>For example, wrack on Bahamian Island coastlines temporarily shift predator behavior</w:delText>
          </w:r>
          <w:r w:rsidR="00791478" w:rsidRPr="000B4D61" w:rsidDel="009942BA">
            <w:rPr>
              <w:rFonts w:ascii="Times New Roman" w:eastAsia="Times New Roman" w:hAnsi="Times New Roman" w:cs="Times New Roman"/>
              <w:sz w:val="24"/>
              <w:szCs w:val="24"/>
            </w:rPr>
            <w:delText xml:space="preserve">, </w:delText>
          </w:r>
          <w:r w:rsidR="008857C5" w:rsidRPr="000B4D61" w:rsidDel="009942BA">
            <w:rPr>
              <w:rFonts w:ascii="Times New Roman" w:eastAsia="Times New Roman" w:hAnsi="Times New Roman" w:cs="Times New Roman"/>
              <w:sz w:val="24"/>
              <w:szCs w:val="24"/>
            </w:rPr>
            <w:delText>increase predator densities</w:delText>
          </w:r>
          <w:r w:rsidR="00791478" w:rsidRPr="000B4D61" w:rsidDel="009942BA">
            <w:rPr>
              <w:rFonts w:ascii="Times New Roman" w:hAnsi="Times New Roman" w:cs="Times New Roman"/>
              <w:sz w:val="24"/>
              <w:szCs w:val="24"/>
            </w:rPr>
            <w:delText xml:space="preserve">, and </w:delText>
          </w:r>
          <w:r w:rsidR="008857C5" w:rsidRPr="000B4D61" w:rsidDel="009942BA">
            <w:rPr>
              <w:rFonts w:ascii="Times New Roman" w:eastAsia="Times New Roman" w:hAnsi="Times New Roman" w:cs="Times New Roman"/>
              <w:sz w:val="24"/>
              <w:szCs w:val="24"/>
            </w:rPr>
            <w:delText xml:space="preserve">ultimately result in a herbivore-mediated trophic cascade on some </w:delText>
          </w:r>
          <w:r w:rsidR="00856F80" w:rsidRPr="000B4D61" w:rsidDel="009942BA">
            <w:rPr>
              <w:rFonts w:ascii="Times New Roman" w:eastAsia="Times New Roman" w:hAnsi="Times New Roman" w:cs="Times New Roman"/>
              <w:sz w:val="24"/>
              <w:szCs w:val="24"/>
            </w:rPr>
            <w:delText xml:space="preserve">plants </w:delText>
          </w:r>
          <w:r w:rsidR="00856F80" w:rsidRPr="000B4D61" w:rsidDel="009942BA">
            <w:rPr>
              <w:rFonts w:ascii="Times New Roman" w:eastAsia="Times New Roman" w:hAnsi="Times New Roman" w:cs="Times New Roman"/>
              <w:sz w:val="24"/>
              <w:szCs w:val="24"/>
            </w:rPr>
            <w:fldChar w:fldCharType="begin"/>
          </w:r>
          <w:r w:rsidR="00791478" w:rsidRPr="000B4D61" w:rsidDel="009942BA">
            <w:rPr>
              <w:rFonts w:ascii="Times New Roman" w:eastAsia="Times New Roman" w:hAnsi="Times New Roman" w:cs="Times New Roman"/>
              <w:sz w:val="24"/>
              <w:szCs w:val="24"/>
            </w:rPr>
            <w:delInstrText xml:space="preserve"> ADDIN ZOTERO_ITEM CSL_CITATION {"citationID":"eFGDomRK","properties":{"formattedCitation":"(Spiller et al. 2010, Wright et al. 2013, Piovia-Scott et al. 2017, Kenny et al. 2017, Piovia\\uc0\\u8208{}Scott et al. 2019)","plainCitation":"(Spiller et al. 2010, Wright et al. 2013, Piovia-Scott et al. 2017, Kenny et al. 2017, Piovia‐Scott et al. 2019)","noteIndex":0},"citationItems":[{"id":434,"uris":["http://zotero.org/users/6486635/items/RYJG3JFS"],"itemData":{"id":434,"type":"article-journal","abstract":"The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W."}],"issued":{"date-parts":[["2013",3]]}}},{"id":436,"uris":["http://zotero.org/users/6486635/items/9WR5MTPL"],"itemData":{"id":436,"type":"article-journal","abstract":"Introduced predators can have dramatic effects on island ecosystems, the magnitude of which are likely to vary with island characteristics. We investigated the inﬂuence of two important properties of islands—size and amount of resource subsidy—on the effects of an introduced predatory lizard (Anolis sagrei) on three groups of arthropod prey. Lizards were experimentally introduced to 16 islands that spanned gradients in vegetated area and seaweed deposition (a marine resource subsidy); 16 similar islands served as lizard-free controls. The abundance of web spiders, salticid spiders, and wasps was estimated prior to lizard introduction and again four months after lizard introduction. Lizard introduction reduced the average abundance of all three groups of arthropods. The effect of lizards on salticid spiders—which was very large (94% reduction in salticid abundance)—decreased with island size. In contrast, the effect of lizards on wasps—which was also very large (88% reduction in wasp abundance)—tended to increase with island size, but with only marginal signiﬁcance. There was no evidence for variation in the effect of lizards on web spiders with island size. This variation between prey taxa may be related to the relative importance of environmental stress (such as wind and wave exposure, which tend to be more pronounced on smaller islands) in determining abundance. Salticids seem to tolerate the stressful environmental conditions that characterize smaller islands, allowing for larger lizard effects; wasps seem to be limited by these conditions (either directly or indirectly via reduced prey availability), minimizing lizard effects on smaller islands. There was a marginally signiﬁcant tendency for the effect of lizards on salticid spiders to be weaker on islands with more seaweed deposition, suggesting that subsidies may play a role in reducing predator effects on islands. Our results highlight the importance of ecological context in determining the top-down effects of introduced predators and underscore the need to extend existing theories relating island area and community characteristics toward an explicit consideration of species interactions.","container-title":"Ecosphere","DOI":"10.1002/ecs2.1909","ISSN":"21508925","issue":"8","journalAbbreviation":"Ecosphere","language":"en","page":"e01909","source":"DOI.org (Crossref)","title":"The effect of lizards on spiders and wasps: variation with island size and marine subsidy","title-short":"The effect of lizards on spiders and wasps","volume":"8","author":[{"family":"Piovia-Scott","given":"Jonah"},{"family":"Yang","given":"Louie H."},{"family":"Wright","given":"Amber N."},{"family":"Spiller","given":"David A."},{"family":"Schoener","given":"Thomas W."}],"issued":{"date-parts":[["2017",8]]}}},{"id":274,"uris":["http://zotero.org/users/6486635/items/T5CRNS9K"],"itemData":{"id":274,"type":"article-journal","abstract":"Most prominent theories of food web dynamics imply the simultaneous action of bottom–up and top–down forces. However, transient bottom-up effects resulting from resource pulses can lead to sequential shifts in the strength of top–down predator effects. We used a large-scale ﬁeld experiment (32 small islands sampled over 5 years) to probe how the frequency and magnitude of pulsed seaweed inputs drives temporal variation in the top–down effects of lizard predators. Short-term weakening of lizard effects on spiders and plants (the latter via a trophic cascade) were associated with lizard diet shifts, and were more pronounced with larger seaweed inputs. Long-term strengthening of lizard effects was associated with lizard numerical responses and plant fertilisation. Increased pulse frequency reinforced the strengthening of lizard effects on spiders and plants. These results underscore the temporally variable nature of top–down effects and highlight the role of resource pulses in driving this variation.","container-title":"Ecology Letters","DOI":"10.1111/ele.13377","ISSN":"1461-023X, 1461-0248","issue":"11","journalAbbreviation":"Ecol Lett","language":"en","page":"1850-1859","source":"DOI.org (Crossref)","title":"Pulsed seaweed subsidies drive sequential shifts in the effects of lizard predators on island food webs","volume":"22","author":[{"family":"Piovia‐Scott","given":"Jonah"},{"family":"Yang","given":"Louie H."},{"family":"Wright","given":"Amber N."},{"family":"Spiller","given":"David A."},{"family":"Schoener","given":"Thomas W."}],"editor":[{"family":"Young","given":"Hillary"}],"issued":{"date-parts":[["2019",11]]}}},{"id":437,"uris":["http://zotero.org/users/6486635/items/HTSMFMAH"],"itemData":{"id":437,"type":"article-journal","abstract":"Resource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delInstrText>
          </w:r>
          <w:r w:rsidR="00856F80" w:rsidRPr="000B4D61" w:rsidDel="009942BA">
            <w:rPr>
              <w:rFonts w:ascii="Times New Roman" w:eastAsia="Times New Roman" w:hAnsi="Times New Roman" w:cs="Times New Roman"/>
              <w:sz w:val="24"/>
              <w:szCs w:val="24"/>
            </w:rPr>
            <w:fldChar w:fldCharType="separate"/>
          </w:r>
          <w:r w:rsidR="00791478" w:rsidRPr="000B4D61" w:rsidDel="009942BA">
            <w:rPr>
              <w:rFonts w:ascii="Times New Roman" w:hAnsi="Times New Roman" w:cs="Times New Roman"/>
              <w:sz w:val="24"/>
              <w:szCs w:val="24"/>
            </w:rPr>
            <w:delText>(Spiller et al. 2010, Wright et al. 2013, Piovia-Scott et al. 2017, Kenny et al. 2017, Piovia‐Scott et al. 2019)</w:delText>
          </w:r>
          <w:r w:rsidR="00856F80" w:rsidRPr="000B4D61" w:rsidDel="009942BA">
            <w:rPr>
              <w:rFonts w:ascii="Times New Roman" w:eastAsia="Times New Roman" w:hAnsi="Times New Roman" w:cs="Times New Roman"/>
              <w:sz w:val="24"/>
              <w:szCs w:val="24"/>
            </w:rPr>
            <w:fldChar w:fldCharType="end"/>
          </w:r>
          <w:r w:rsidR="00856F80" w:rsidRPr="000B4D61" w:rsidDel="009942BA">
            <w:rPr>
              <w:rFonts w:ascii="Times New Roman" w:eastAsia="Times New Roman" w:hAnsi="Times New Roman" w:cs="Times New Roman"/>
              <w:sz w:val="24"/>
              <w:szCs w:val="24"/>
            </w:rPr>
            <w:delText xml:space="preserve">. </w:delText>
          </w:r>
          <w:r w:rsidR="00BC74D8" w:rsidRPr="000B4D61" w:rsidDel="009942BA">
            <w:rPr>
              <w:rFonts w:ascii="Times New Roman" w:eastAsia="Times New Roman" w:hAnsi="Times New Roman" w:cs="Times New Roman"/>
              <w:sz w:val="24"/>
              <w:szCs w:val="24"/>
            </w:rPr>
            <w:delText>Thus, quantity and quality of subsidies can affect consumers at an individual level by changing grazing behavior of consumers, numerical response at a population level if consumers utilize the resource, and at the community level by shifting competitive balance</w:delText>
          </w:r>
          <w:r w:rsidR="00603C32" w:rsidRPr="000B4D61" w:rsidDel="009942BA">
            <w:rPr>
              <w:rFonts w:ascii="Times New Roman" w:hAnsi="Times New Roman" w:cs="Times New Roman"/>
              <w:sz w:val="24"/>
              <w:szCs w:val="24"/>
            </w:rPr>
            <w:delText xml:space="preserve"> (Piovia‐Scott et al. 2019)</w:delText>
          </w:r>
          <w:r w:rsidR="00BC74D8" w:rsidRPr="000B4D61" w:rsidDel="009942BA">
            <w:rPr>
              <w:rFonts w:ascii="Times New Roman" w:eastAsia="Times New Roman" w:hAnsi="Times New Roman" w:cs="Times New Roman"/>
              <w:sz w:val="24"/>
              <w:szCs w:val="24"/>
            </w:rPr>
            <w:delText xml:space="preserve">. </w:delText>
          </w:r>
          <w:r w:rsidR="008857C5" w:rsidRPr="000B4D61" w:rsidDel="009942BA">
            <w:rPr>
              <w:rFonts w:ascii="Times New Roman" w:eastAsia="Times New Roman" w:hAnsi="Times New Roman" w:cs="Times New Roman"/>
              <w:sz w:val="24"/>
              <w:szCs w:val="24"/>
            </w:rPr>
            <w:delText xml:space="preserve">Human-mediated changes to the </w:delText>
          </w:r>
          <w:r w:rsidR="00BC74D8" w:rsidRPr="000B4D61" w:rsidDel="009942BA">
            <w:rPr>
              <w:rFonts w:ascii="Times New Roman" w:eastAsia="Times New Roman" w:hAnsi="Times New Roman" w:cs="Times New Roman"/>
              <w:sz w:val="24"/>
              <w:szCs w:val="24"/>
            </w:rPr>
            <w:delText xml:space="preserve">  </w:delText>
          </w:r>
          <w:r w:rsidR="008857C5" w:rsidRPr="000B4D61" w:rsidDel="009942BA">
            <w:rPr>
              <w:rFonts w:ascii="Times New Roman" w:eastAsia="Times New Roman" w:hAnsi="Times New Roman" w:cs="Times New Roman"/>
              <w:sz w:val="24"/>
              <w:szCs w:val="24"/>
            </w:rPr>
            <w:delText xml:space="preserve">abundance and composition of seagrasses and seaweeds before they wash ashore could have profound implications on their use by recipient shoreline ecosystems, but these impacts are largely unknown. </w:delText>
          </w:r>
        </w:del>
      </w:moveFrom>
    </w:p>
    <w:p w14:paraId="4D8C11F0" w14:textId="5585FB41" w:rsidR="00214DEC" w:rsidRPr="000B4D61" w:rsidDel="009942BA" w:rsidRDefault="008857C5" w:rsidP="009942BA">
      <w:pPr>
        <w:spacing w:line="480" w:lineRule="auto"/>
        <w:ind w:firstLine="720"/>
        <w:jc w:val="both"/>
        <w:rPr>
          <w:del w:id="284" w:author="Jeremy Long" w:date="2023-10-03T13:08:00Z"/>
          <w:rFonts w:ascii="Times New Roman" w:eastAsia="Times New Roman" w:hAnsi="Times New Roman" w:cs="Times New Roman"/>
          <w:sz w:val="24"/>
          <w:szCs w:val="24"/>
        </w:rPr>
      </w:pPr>
      <w:moveFrom w:id="285" w:author="Jeremy Long" w:date="2023-10-03T13:05:00Z">
        <w:del w:id="286" w:author="Jeremy Long" w:date="2023-10-03T13:08:00Z">
          <w:r w:rsidRPr="000B4D61" w:rsidDel="009942BA">
            <w:rPr>
              <w:rFonts w:ascii="Times New Roman" w:eastAsia="Times New Roman" w:hAnsi="Times New Roman" w:cs="Times New Roman"/>
              <w:sz w:val="24"/>
              <w:szCs w:val="24"/>
            </w:rPr>
            <w:delText xml:space="preserve">The naiveté of these ecosystems to these subsidies suggests their use may be different than familiar subsidies. </w:delText>
          </w:r>
          <w:r w:rsidR="00062318" w:rsidRPr="000B4D61" w:rsidDel="009942BA">
            <w:rPr>
              <w:rFonts w:ascii="Times New Roman" w:eastAsia="Times New Roman" w:hAnsi="Times New Roman" w:cs="Times New Roman"/>
              <w:sz w:val="24"/>
              <w:szCs w:val="24"/>
            </w:rPr>
            <w:delText>This is especially important when recipient communities include sensitive and endangered species that rely on wrack. The recent invasion by Devilweed</w:delText>
          </w:r>
          <w:r w:rsidR="00062318" w:rsidRPr="000B4D61" w:rsidDel="009942BA">
            <w:rPr>
              <w:rFonts w:ascii="Times New Roman" w:eastAsia="Times New Roman" w:hAnsi="Times New Roman" w:cs="Times New Roman"/>
              <w:i/>
              <w:sz w:val="24"/>
              <w:szCs w:val="24"/>
            </w:rPr>
            <w:delText>,</w:delText>
          </w:r>
          <w:r w:rsidR="00062318" w:rsidRPr="000B4D61" w:rsidDel="009942BA">
            <w:rPr>
              <w:rFonts w:ascii="Times New Roman" w:eastAsia="Times New Roman" w:hAnsi="Times New Roman" w:cs="Times New Roman"/>
              <w:sz w:val="24"/>
              <w:szCs w:val="24"/>
            </w:rPr>
            <w:delText xml:space="preserve"> in southern California kelp forests, may pose consequences for recovery of the endangered Black abalone</w:delText>
          </w:r>
          <w:r w:rsidR="00062318" w:rsidRPr="000B4D61" w:rsidDel="009942BA">
            <w:rPr>
              <w:rFonts w:ascii="Times New Roman" w:eastAsia="Times New Roman" w:hAnsi="Times New Roman" w:cs="Times New Roman"/>
              <w:i/>
              <w:sz w:val="24"/>
              <w:szCs w:val="24"/>
            </w:rPr>
            <w:delText xml:space="preserve">. </w:delText>
          </w:r>
          <w:r w:rsidR="00062318" w:rsidRPr="000B4D61" w:rsidDel="009942BA">
            <w:rPr>
              <w:rFonts w:ascii="Times New Roman" w:eastAsia="Times New Roman" w:hAnsi="Times New Roman" w:cs="Times New Roman"/>
              <w:sz w:val="24"/>
              <w:szCs w:val="24"/>
            </w:rPr>
            <w:delText>Although black abalone are federally protected, their recovery has been slow since various species of abalone suffered precipitous declines due to overharvesting and disease</w:delText>
          </w:r>
          <w:r w:rsidR="00856F80" w:rsidRPr="000B4D61" w:rsidDel="009942BA">
            <w:rPr>
              <w:rFonts w:ascii="Times New Roman" w:eastAsia="Times New Roman" w:hAnsi="Times New Roman" w:cs="Times New Roman"/>
              <w:sz w:val="24"/>
              <w:szCs w:val="24"/>
            </w:rPr>
            <w:delText xml:space="preserve"> </w:delText>
          </w:r>
          <w:r w:rsidR="00856F80" w:rsidRPr="000B4D61" w:rsidDel="009942BA">
            <w:rPr>
              <w:rFonts w:ascii="Times New Roman" w:eastAsia="Times New Roman" w:hAnsi="Times New Roman" w:cs="Times New Roman"/>
              <w:sz w:val="24"/>
              <w:szCs w:val="24"/>
            </w:rPr>
            <w:fldChar w:fldCharType="begin"/>
          </w:r>
          <w:r w:rsidR="00646F67" w:rsidRPr="000B4D61" w:rsidDel="009942BA">
            <w:rPr>
              <w:rFonts w:ascii="Times New Roman" w:eastAsia="Times New Roman" w:hAnsi="Times New Roman" w:cs="Times New Roman"/>
              <w:sz w:val="24"/>
              <w:szCs w:val="24"/>
            </w:rPr>
            <w:delInstrText xml:space="preserve"> ADDIN ZOTERO_ITEM CSL_CITATION {"citationID":"pHQrcMOY","properties":{"formattedCitation":"(Altstatt et al. 1996, Raimondi et al. 2002, Miner et al. 2006, Stierhoff et al. 2012, Ben-Horin et al. 2013)","plainCitation":"(Altstatt et al. 1996, Raimondi et al. 2002, Miner et al. 2006, Stierhoff et al. 2012, Ben-Horin et al. 2013)","noteIndex":0},"citationItems":[{"id":448,"uris":["http://zotero.org/users/6486635/items/3IAFU4VP"],"itemData":{"id":448,"type":"article-journal","container-title":"Marine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E."}],"issued":{"date-parts":[["2006"]]}}},{"id":198,"uris":["http://zotero.org/users/6486635/items/E3DP6TSC"],"itemData":{"id":198,"type":"article-journal","abstract":"In 2001, the white abalone (Haliotis sorenseni) became the ﬁrst marine invertebrate to be listed as endangered under the Endangered Species Act (ESA). Low densities and recruitment failure due to Allee effects were identiﬁed as being the major threats to the species’ long-term viability. Visual transect surveys conducted using a remotely operated vehicle (ROV) since 2002 indicate a dramatic and continued decline in white abalone total abundance ($78% decrease) and density (33–100% decrease, depending on depth and year) between 2002 and 2010 at Tanner Bank, an area of historically high abundance (&gt;1/m2). An increase in the size distribution over this same time period suggests individuals in the white abalone population are growing larger (and aging) with little or no indication of adequate recruitment success. The vast majority (between 77% and 89%, depending on the year) of white abalone were observed alone, which suggests that the likelihood of reproductive success within this population remains very low. The continuing decline 30 years after the last major commercial harvest demonstrates that the strategy of benign neglect, or allowing the population to recover without intervention, has clearly failed. We recommend immediate proactive conservation through population enhancement by out-planting healthy, captivebred white abalone in areas where populations have reached or are approaching local extinction.","container-title":"Biological Conservation","DOI":"10.1016/j.biocon.2012.03.013","ISSN":"00063207","journalAbbreviation":"Biological Conservation","language":"en","page":"46-52","source":"DOI.org (Crossref)","title":"On the road to extinction? Population declines of the endangered white abalone, Haliotis sorenseni","title-short":"On the road to extinction?","volume":"152","author":[{"family":"Stierhoff","given":"Kevin L."},{"family":"Neuman","given":"Melissa"},{"family":"Butler","given":"John L."}],"issued":{"date-parts":[["2012",8]]}}},{"id":447,"uris":["http://zotero.org/users/6486635/items/7DHGLJJP"],"itemData":{"id":447,"type":"article-journal","abstract":"Epidemiological theory suggests that pathogens will not cause host extinctions because agents of disease should fade out when the host population is driven below a threshold density. Nevertheless, infectious diseases have threatened species with extinction on local scales by maintaining high incidence and the ability to spread efﬁciently even as host populations decline. Intertidal black abalone (Haliotis cracherodii ), but not other abalone species, went extinct locally throughout much of southern California following the emergence of a Rickettsiales-like pathogen in the mid-1980s. The rickettsial disease, a condition known as withering syndrome (WS), and associated mortality occur at elevated water temperatures. We measured abalone body temperatures in the ﬁeld and experimentally manipulated intertidal environmental conditions in the laboratory, testing the inﬂuence of mean temperature and daily temperature variability on key epizootiological processes of WS. Daily temperature variability increased the susceptibility of black abalone to infection, but disease expression occurred only at warm water temperatures and was independent of temperature variability. These results imply that high thermal variation of the marine intertidal zone allows the pathogen to readily infect black abalone, but infected individuals remain asymptomatic until water temperatures periodically exceed thresholds modulating WS. Mass mortalities can therefore occur before pathogen transmission is limited by density-dependent factors.","container-title":"Ecology","DOI":"10.1890/11-2257.1","ISSN":"0012-9658","issue":"1","journalAbbreviation":"Ecology","language":"en","page":"161-168","source":"DOI.org (Crossref)","title":"Variable intertidal temperature explains why disease endangers black abalone","volume":"94","author":[{"family":"Ben-Horin","given":"Tal"},{"family":"Lenihan","given":"Hunter S."},{"family":"Lafferty","given":"Kevin D."}],"issued":{"date-parts":[["2013",1]]}}}],"schema":"https://github.com/citation-style-language/schema/raw/master/csl-citation.json"} </w:delInstrText>
          </w:r>
          <w:r w:rsidR="00856F80" w:rsidRPr="000B4D61" w:rsidDel="009942BA">
            <w:rPr>
              <w:rFonts w:ascii="Times New Roman" w:eastAsia="Times New Roman" w:hAnsi="Times New Roman" w:cs="Times New Roman"/>
              <w:sz w:val="24"/>
              <w:szCs w:val="24"/>
            </w:rPr>
            <w:fldChar w:fldCharType="separate"/>
          </w:r>
          <w:r w:rsidR="00646F67" w:rsidRPr="000B4D61" w:rsidDel="009942BA">
            <w:rPr>
              <w:rFonts w:ascii="Times New Roman" w:eastAsia="Times New Roman" w:hAnsi="Times New Roman" w:cs="Times New Roman"/>
              <w:noProof/>
              <w:sz w:val="24"/>
              <w:szCs w:val="24"/>
            </w:rPr>
            <w:delText>(Altstatt et al. 1996, Raimondi et al. 2002, Miner et al. 2006, Stierhoff et al. 2012, Ben-Horin et al. 2013)</w:delText>
          </w:r>
          <w:r w:rsidR="00856F80" w:rsidRPr="000B4D61" w:rsidDel="009942BA">
            <w:rPr>
              <w:rFonts w:ascii="Times New Roman" w:eastAsia="Times New Roman" w:hAnsi="Times New Roman" w:cs="Times New Roman"/>
              <w:sz w:val="24"/>
              <w:szCs w:val="24"/>
            </w:rPr>
            <w:fldChar w:fldCharType="end"/>
          </w:r>
          <w:r w:rsidR="00062318" w:rsidRPr="000B4D61" w:rsidDel="009942BA">
            <w:rPr>
              <w:rFonts w:ascii="Times New Roman" w:eastAsia="Times New Roman" w:hAnsi="Times New Roman" w:cs="Times New Roman"/>
              <w:sz w:val="24"/>
              <w:szCs w:val="24"/>
            </w:rPr>
            <w:delText>. Although not comparable to historical densities, the California Channel Islands support some populations of black abalone within rocky intertidal habitats</w:delText>
          </w:r>
          <w:r w:rsidR="00646F67" w:rsidRPr="000B4D61" w:rsidDel="009942BA">
            <w:rPr>
              <w:rFonts w:ascii="Times New Roman" w:eastAsia="Times New Roman" w:hAnsi="Times New Roman" w:cs="Times New Roman"/>
              <w:sz w:val="24"/>
              <w:szCs w:val="24"/>
            </w:rPr>
            <w:delText xml:space="preserve"> </w:delText>
          </w:r>
          <w:r w:rsidR="00646F67" w:rsidRPr="000B4D61" w:rsidDel="009942BA">
            <w:rPr>
              <w:rFonts w:ascii="Times New Roman" w:eastAsia="Times New Roman" w:hAnsi="Times New Roman" w:cs="Times New Roman"/>
              <w:sz w:val="24"/>
              <w:szCs w:val="24"/>
            </w:rPr>
            <w:fldChar w:fldCharType="begin"/>
          </w:r>
          <w:r w:rsidR="00646F67" w:rsidRPr="000B4D61" w:rsidDel="009942BA">
            <w:rPr>
              <w:rFonts w:ascii="Times New Roman" w:eastAsia="Times New Roman" w:hAnsi="Times New Roman" w:cs="Times New Roman"/>
              <w:sz w:val="24"/>
              <w:szCs w:val="24"/>
            </w:rPr>
            <w:delInstrText xml:space="preserve"> ADDIN ZOTERO_ITEM CSL_CITATION {"citationID":"ssd4hBFV","properties":{"formattedCitation":"(Newman et al. 2010, Raimondi et al. 2015, VanBlaricom and Kenner 2020)","plainCitation":"(Newman et al. 2010, Raimondi et al. 2015, VanBlaricom and Kenner 2020)","noteIndex":0},"citationItems":[{"id":90,"uris":["http://zotero.org/users/6486635/items/5DQVPCWU"],"itemData":{"id":90,"type":"document","abstract":"he black abalone (llaliotis t·rarherodii Leach, 1814) is a relatively large prosobranch gastropod n1ollusc ranging fron1 approxin1au:ly Point Arena in northern California 10 Bahia Tor1ugas and Isla Guadalupe. Mexico. In the United State.s. populations of black abalone on olTshore islands. especially those of southern California. were particularly large prior 10 the ,nid 1980s. An;1lysis oflong-1enn fishery-dependent and -independent data revealed that fishing pressure in co111bina1ion with a lethal disease. withering syndron1e. has resulted in ,nass 1nor1ali1ies of95°/o or greater in black abalone populations south of Monterey County. CA. Reduction in local densities bclo,v the threshold necessary for successful fertilization (0.34/ni2) has been a widespread and pervasive consequence of population reductions by withering syndrorne and other factors. The 1110s1 significant current and future threat that the black abalone faces i 1ha1 itnposed by the spread of withering syndron1e. known 10 be enhanced by periods of ocean wanning. Other factors. such as illegal take. ocean pollution. and natural predation. also pose risks 10 ren1aining populations and those 1ha1 ,nay be restored via active 1nanagen1ent in the future. \\Vi1hou1 ide111ifica1ion. develop1nen1. and in1plen1en1:11ion of e1Tec1ive n1easures 10 counter the popula1ion-level efTcc1s of withering syndron1c. ren,aining black abalone populations n1ay experience further declines.","title":"OVERALL STATUS ANO THREATS ASSESSMENT OF BLACK ABALO E (HAL/OTIS CRACHERODII LEACH, 1814) POPULATIONS IN CALIFORNIA","author":[{"family":"Newman et al.","given":""}],"issued":{"date-parts":[["2010"]]}}},{"id":909,"uris":["http://zotero.org/groups/4748485/items/HA9QZGFX"],"itemData":{"id":909,"type":"article-journal","abstract":"Population consequences of endangered species interacting as predators and prey have been considered theoretically and legally, but rarely investigated in the field. We examined relationships between spatially variable populations of a predator, the California sea otter, Enhydra lutris nereis, and a prey species, the black abalone, Haliotis cracherodii. Both species are federally listed under the Endangered Species Act and co-occur along the coast of California. We compared the local abundance and habitat distribution of black abalone at 12 sites with varying densities of sea otters. All of the populations of abalone we examined were in the geographic area currently unaffected by withering disease, which has decimated populations south of the study area. Surprisingly, our findings indicate that sea otter density is positively associated with increased black abalone density. The presence of sea otters also correlated with a shift in black abalone to habitat conferring greater refuge, which could decrease illegal human harvest. These results highlight the need for a multi-species approach to conservation management of the two species, and demonstrate the importance of using field-collected data rather than simple trophic assumptions to understand relationships between jointly vulnerable predator and prey populations.","container-title":"Ecology","DOI":"10.1890/15-0158.1","ISSN":"1939-9170","issue":"11","language":"en","note":"_eprint: https://onlinelibrary.wiley.com/doi/pdf/10.1890/15-0158.1","page":"3102-3108","source":"Wiley Online Library","title":"Evaluating potential conservation conflicts between two listed species: sea otters and black abalone","title-short":"Evaluating potential conservation conflicts between two listed species","volume":"96","author":[{"family":"Raimondi","given":"Peter"},{"family":"Jurgens","given":"Laura J."},{"family":"Tinker","given":"M. Tim"}],"issued":{"date-parts":[["2015"]]}}},{"id":390,"uris":["http://zotero.org/users/6486635/items/U9KNWEWP"],"itemData":{"id":390,"type":"article-journal","abstract":"Black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delInstrText>
          </w:r>
          <w:r w:rsidR="00646F67" w:rsidRPr="000B4D61" w:rsidDel="009942BA">
            <w:rPr>
              <w:rFonts w:ascii="Times New Roman" w:eastAsia="Times New Roman" w:hAnsi="Times New Roman" w:cs="Times New Roman"/>
              <w:sz w:val="24"/>
              <w:szCs w:val="24"/>
            </w:rPr>
            <w:fldChar w:fldCharType="separate"/>
          </w:r>
          <w:r w:rsidR="00646F67" w:rsidRPr="000B4D61" w:rsidDel="009942BA">
            <w:rPr>
              <w:rFonts w:ascii="Times New Roman" w:eastAsia="Times New Roman" w:hAnsi="Times New Roman" w:cs="Times New Roman"/>
              <w:noProof/>
              <w:sz w:val="24"/>
              <w:szCs w:val="24"/>
            </w:rPr>
            <w:delText>(Newman et al. 2010, Raimondi et al. 2015, VanBlaricom and Kenner 2020)</w:delText>
          </w:r>
          <w:r w:rsidR="00646F67" w:rsidRPr="000B4D61" w:rsidDel="009942BA">
            <w:rPr>
              <w:rFonts w:ascii="Times New Roman" w:eastAsia="Times New Roman" w:hAnsi="Times New Roman" w:cs="Times New Roman"/>
              <w:sz w:val="24"/>
              <w:szCs w:val="24"/>
            </w:rPr>
            <w:fldChar w:fldCharType="end"/>
          </w:r>
          <w:r w:rsidR="00062318" w:rsidRPr="000B4D61" w:rsidDel="009942BA">
            <w:rPr>
              <w:rFonts w:ascii="Times New Roman" w:eastAsia="Times New Roman" w:hAnsi="Times New Roman" w:cs="Times New Roman"/>
              <w:sz w:val="24"/>
              <w:szCs w:val="24"/>
            </w:rPr>
            <w:delText xml:space="preserve">. Many rocky shore </w:delText>
          </w:r>
          <w:r w:rsidR="006E5765" w:rsidRPr="000B4D61" w:rsidDel="009942BA">
            <w:rPr>
              <w:rFonts w:ascii="Times New Roman" w:eastAsia="Times New Roman" w:hAnsi="Times New Roman" w:cs="Times New Roman"/>
              <w:sz w:val="24"/>
              <w:szCs w:val="24"/>
            </w:rPr>
            <w:delText>consumers</w:delText>
          </w:r>
          <w:r w:rsidR="00062318" w:rsidRPr="000B4D61" w:rsidDel="009942BA">
            <w:rPr>
              <w:rFonts w:ascii="Times New Roman" w:eastAsia="Times New Roman" w:hAnsi="Times New Roman" w:cs="Times New Roman"/>
              <w:sz w:val="24"/>
              <w:szCs w:val="24"/>
            </w:rPr>
            <w:delText>, including abalone at these sites consume various benthic seaweeds and are subsidized by drift kelp</w:delText>
          </w:r>
          <w:r w:rsidR="00646F67" w:rsidRPr="000B4D61" w:rsidDel="009942BA">
            <w:rPr>
              <w:rFonts w:ascii="Times New Roman" w:eastAsia="Times New Roman" w:hAnsi="Times New Roman" w:cs="Times New Roman"/>
              <w:sz w:val="24"/>
              <w:szCs w:val="24"/>
            </w:rPr>
            <w:delText xml:space="preserve"> (</w:delText>
          </w:r>
          <w:r w:rsidR="00646F67" w:rsidRPr="000B4D61" w:rsidDel="009942BA">
            <w:rPr>
              <w:rFonts w:ascii="Times New Roman" w:eastAsia="Times New Roman" w:hAnsi="Times New Roman" w:cs="Times New Roman"/>
              <w:noProof/>
              <w:sz w:val="24"/>
              <w:szCs w:val="24"/>
            </w:rPr>
            <w:delText>VanBlaricom and Kenner 2020)</w:delText>
          </w:r>
          <w:r w:rsidR="00062318" w:rsidRPr="000B4D61" w:rsidDel="009942BA">
            <w:rPr>
              <w:rFonts w:ascii="Times New Roman" w:eastAsia="Times New Roman" w:hAnsi="Times New Roman" w:cs="Times New Roman"/>
              <w:sz w:val="24"/>
              <w:szCs w:val="24"/>
            </w:rPr>
            <w:delText>. California Giant kelp is a relatively high preference food for abalone (Leighton and Boolootian 1963) often dominates the wrack composition</w:delText>
          </w:r>
          <w:r w:rsidR="00646F67" w:rsidRPr="000B4D61" w:rsidDel="009942BA">
            <w:rPr>
              <w:rFonts w:ascii="Times New Roman" w:eastAsia="Times New Roman" w:hAnsi="Times New Roman" w:cs="Times New Roman"/>
              <w:sz w:val="24"/>
              <w:szCs w:val="24"/>
            </w:rPr>
            <w:delText xml:space="preserve"> </w:delText>
          </w:r>
          <w:r w:rsidR="00646F67" w:rsidRPr="000B4D61" w:rsidDel="009942BA">
            <w:rPr>
              <w:rFonts w:ascii="Times New Roman" w:eastAsia="Times New Roman" w:hAnsi="Times New Roman" w:cs="Times New Roman"/>
              <w:sz w:val="24"/>
              <w:szCs w:val="24"/>
            </w:rPr>
            <w:fldChar w:fldCharType="begin"/>
          </w:r>
          <w:r w:rsidR="007736E8" w:rsidRPr="000B4D61" w:rsidDel="009942BA">
            <w:rPr>
              <w:rFonts w:ascii="Times New Roman" w:eastAsia="Times New Roman" w:hAnsi="Times New Roman" w:cs="Times New Roman"/>
              <w:sz w:val="24"/>
              <w:szCs w:val="24"/>
            </w:rPr>
            <w:delInstrText xml:space="preserve"> ADDIN ZOTERO_ITEM CSL_CITATION {"citationID":"6eKrvuh1","properties":{"formattedCitation":"(Hayes 1974, Dugan et al. 2003, VanBlaricom and Kenner 2020)","plainCitation":"(Hayes 1974, Dugan et al. 2003, VanBlaricom and Kenner 2020)","noteIndex":0},"citationItems":[{"id":10,"uris":["http://zotero.org/users/6486635/items/GKBAAFCL"],"itemData":{"id":10,"type":"article-journal","abstract":"The isopod Tylos punctatus dominates the supratidal sand-beach communities at a number of locations in southern California and northern Mexico. It feeds on the giant kelp Macrocystis pyrifera, which appears to be the major source of organic input for these beaches.","container-title":"Ecology","DOI":"10.2307/1934419","ISSN":"00129658","issue":"4","language":"en","page":"838-847","source":"DOI.org (Crossref)","title":"Sand-Beach Energetics: Importance of the Isopod Tylos Punctatus","title-short":"Sand-Beach Energetics","volume":"55","author":[{"family":"Hayes","given":"Willis B."}],"issued":{"date-parts":[["1974",7]]}}},{"id":11,"uris":["http://zotero.org/users/6486635/items/QRW5JNTS"],"itemData":{"id":11,"type":"article-journal","abstract":"To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O"}],"issued":{"date-parts":[["2003",10]]}}},{"id":390,"uris":["http://zotero.org/users/6486635/items/U9KNWEWP"],"itemData":{"id":390,"type":"article-journal","abstract":"Black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delInstrText>
          </w:r>
          <w:r w:rsidR="00646F67" w:rsidRPr="000B4D61" w:rsidDel="009942BA">
            <w:rPr>
              <w:rFonts w:ascii="Times New Roman" w:eastAsia="Times New Roman" w:hAnsi="Times New Roman" w:cs="Times New Roman"/>
              <w:sz w:val="24"/>
              <w:szCs w:val="24"/>
            </w:rPr>
            <w:fldChar w:fldCharType="separate"/>
          </w:r>
          <w:r w:rsidR="007736E8" w:rsidRPr="000B4D61" w:rsidDel="009942BA">
            <w:rPr>
              <w:rFonts w:ascii="Times New Roman" w:eastAsia="Times New Roman" w:hAnsi="Times New Roman" w:cs="Times New Roman"/>
              <w:noProof/>
              <w:sz w:val="24"/>
              <w:szCs w:val="24"/>
            </w:rPr>
            <w:delText>(Hayes 1974, Dugan et al. 2003, VanBlaricom and Kenner 2020)</w:delText>
          </w:r>
          <w:r w:rsidR="00646F67" w:rsidRPr="000B4D61" w:rsidDel="009942BA">
            <w:rPr>
              <w:rFonts w:ascii="Times New Roman" w:eastAsia="Times New Roman" w:hAnsi="Times New Roman" w:cs="Times New Roman"/>
              <w:sz w:val="24"/>
              <w:szCs w:val="24"/>
            </w:rPr>
            <w:fldChar w:fldCharType="end"/>
          </w:r>
          <w:r w:rsidR="007736E8" w:rsidRPr="000B4D61" w:rsidDel="009942BA">
            <w:rPr>
              <w:rFonts w:ascii="Times New Roman" w:eastAsia="Times New Roman" w:hAnsi="Times New Roman" w:cs="Times New Roman"/>
              <w:sz w:val="24"/>
              <w:szCs w:val="24"/>
            </w:rPr>
            <w:delText xml:space="preserve">. </w:delText>
          </w:r>
          <w:r w:rsidR="00062318" w:rsidRPr="000B4D61" w:rsidDel="009942BA">
            <w:rPr>
              <w:rFonts w:ascii="Times New Roman" w:eastAsia="Times New Roman" w:hAnsi="Times New Roman" w:cs="Times New Roman"/>
              <w:sz w:val="24"/>
              <w:szCs w:val="24"/>
            </w:rPr>
            <w:delText>Many of these donor kelp forests have experienced</w:delText>
          </w:r>
          <w:r w:rsidR="002A69B8" w:rsidRPr="000B4D61" w:rsidDel="009942BA">
            <w:rPr>
              <w:rFonts w:ascii="Times New Roman" w:eastAsia="Times New Roman" w:hAnsi="Times New Roman" w:cs="Times New Roman"/>
              <w:sz w:val="24"/>
              <w:szCs w:val="24"/>
            </w:rPr>
            <w:delText xml:space="preserve"> increases </w:delText>
          </w:r>
          <w:r w:rsidR="00062318" w:rsidRPr="000B4D61" w:rsidDel="009942BA">
            <w:rPr>
              <w:rFonts w:ascii="Times New Roman" w:eastAsia="Times New Roman" w:hAnsi="Times New Roman" w:cs="Times New Roman"/>
              <w:sz w:val="24"/>
              <w:szCs w:val="24"/>
            </w:rPr>
            <w:delText>in abundance of devilweed since it was first detected in 2003</w:delText>
          </w:r>
          <w:r w:rsidR="007736E8" w:rsidRPr="000B4D61" w:rsidDel="009942BA">
            <w:rPr>
              <w:rFonts w:ascii="Times New Roman" w:eastAsia="Times New Roman" w:hAnsi="Times New Roman" w:cs="Times New Roman"/>
              <w:sz w:val="24"/>
              <w:szCs w:val="24"/>
            </w:rPr>
            <w:delText xml:space="preserve"> </w:delText>
          </w:r>
          <w:r w:rsidR="007736E8" w:rsidRPr="000B4D61" w:rsidDel="009942BA">
            <w:rPr>
              <w:rFonts w:ascii="Times New Roman" w:eastAsia="Times New Roman" w:hAnsi="Times New Roman" w:cs="Times New Roman"/>
              <w:sz w:val="24"/>
              <w:szCs w:val="24"/>
            </w:rPr>
            <w:fldChar w:fldCharType="begin"/>
          </w:r>
          <w:r w:rsidR="007736E8" w:rsidRPr="000B4D61" w:rsidDel="009942BA">
            <w:rPr>
              <w:rFonts w:ascii="Times New Roman" w:eastAsia="Times New Roman" w:hAnsi="Times New Roman" w:cs="Times New Roman"/>
              <w:sz w:val="24"/>
              <w:szCs w:val="24"/>
            </w:rPr>
            <w:delInstrText xml:space="preserve"> ADDIN ZOTERO_ITEM CSL_CITATION {"citationID":"xjTXpwpk","properties":{"formattedCitation":"(Marks et al. 2015)","plainCitation":"(Marks et al. 2015)","noteIndex":0},"citationItems":[{"id":337,"uris":["http://zotero.org/users/6486635/items/U95ZK5XD"],"itemData":{"id":337,"type":"article-journal","abstract":"Sargassum horneri (Turner) C. Agardh, 1820 is a fast growing brown alga native to shallow reefs of eastern Asia. It has spread aggressively throughout southern California, USA, and Baja California, México since it was discovered in the eastern Pacific in 2003 and poses a major threat to the sustainability of native marine ecosystems in this region. Here we present a chronology of the rapid geographic expansion of S. horneri in the eastern Pacific and discuss factors that potentially influence its spread.","container-title":"BioInvasions Records","DOI":"10.3391/bir.2015.4.4.02","ISSN":"22421300","issue":"4","journalAbbreviation":"BIR","language":"en","page":"243-248","source":"DOI.org (Crossref)","title":"Range expansion of a non-native, invasive macroalga Sargassum horneri (Turner) C. Agardh, 1820 in the eastern Pacific","volume":"4","author":[{"family":"Marks","given":"Lindsay"},{"family":"Salinas-Ruiz","given":"Paulina"},{"family":"Reed","given":"Daniel"},{"family":"Holbrook","given":"Sally"},{"family":"Culver","given":"Carolynn"},{"family":"Engle","given":"John"},{"family":"Kushner","given":"David"},{"family":"Caselle","given":"Jennifer"},{"family":"Freiwald","given":"Jan"},{"family":"Williams","given":"Jonathan"},{"family":"Smith","given":"Jayson"},{"family":"Aguilar-Rosas","given":"Luis"},{"family":"Kaplanis","given":"Nikolas"}],"issued":{"date-parts":[["2015",11]]}}}],"schema":"https://github.com/citation-style-language/schema/raw/master/csl-citation.json"} </w:delInstrText>
          </w:r>
          <w:r w:rsidR="007736E8" w:rsidRPr="000B4D61" w:rsidDel="009942BA">
            <w:rPr>
              <w:rFonts w:ascii="Times New Roman" w:eastAsia="Times New Roman" w:hAnsi="Times New Roman" w:cs="Times New Roman"/>
              <w:sz w:val="24"/>
              <w:szCs w:val="24"/>
            </w:rPr>
            <w:fldChar w:fldCharType="separate"/>
          </w:r>
          <w:r w:rsidR="007736E8" w:rsidRPr="000B4D61" w:rsidDel="009942BA">
            <w:rPr>
              <w:rFonts w:ascii="Times New Roman" w:eastAsia="Times New Roman" w:hAnsi="Times New Roman" w:cs="Times New Roman"/>
              <w:noProof/>
              <w:sz w:val="24"/>
              <w:szCs w:val="24"/>
            </w:rPr>
            <w:delText>(Marks et al. 2015)</w:delText>
          </w:r>
          <w:r w:rsidR="007736E8" w:rsidRPr="000B4D61" w:rsidDel="009942BA">
            <w:rPr>
              <w:rFonts w:ascii="Times New Roman" w:eastAsia="Times New Roman" w:hAnsi="Times New Roman" w:cs="Times New Roman"/>
              <w:sz w:val="24"/>
              <w:szCs w:val="24"/>
            </w:rPr>
            <w:fldChar w:fldCharType="end"/>
          </w:r>
          <w:r w:rsidR="007736E8" w:rsidRPr="000B4D61" w:rsidDel="009942BA">
            <w:rPr>
              <w:rFonts w:ascii="Times New Roman" w:eastAsia="Times New Roman" w:hAnsi="Times New Roman" w:cs="Times New Roman"/>
              <w:sz w:val="24"/>
              <w:szCs w:val="24"/>
            </w:rPr>
            <w:delText xml:space="preserve">. </w:delText>
          </w:r>
          <w:r w:rsidR="00062318" w:rsidRPr="000B4D61" w:rsidDel="009942BA">
            <w:rPr>
              <w:rFonts w:ascii="Times New Roman" w:eastAsia="Times New Roman" w:hAnsi="Times New Roman" w:cs="Times New Roman"/>
              <w:sz w:val="24"/>
              <w:szCs w:val="24"/>
            </w:rPr>
            <w:delText>A report by Kenner and Tomoleoni (</w:delText>
          </w:r>
          <w:r w:rsidR="007736E8" w:rsidRPr="000B4D61" w:rsidDel="009942BA">
            <w:rPr>
              <w:rFonts w:ascii="Times New Roman" w:eastAsia="Times New Roman" w:hAnsi="Times New Roman" w:cs="Times New Roman"/>
              <w:sz w:val="24"/>
              <w:szCs w:val="24"/>
            </w:rPr>
            <w:fldChar w:fldCharType="begin"/>
          </w:r>
          <w:r w:rsidR="00FC1D8E" w:rsidRPr="000B4D61" w:rsidDel="009942BA">
            <w:rPr>
              <w:rFonts w:ascii="Times New Roman" w:eastAsia="Times New Roman" w:hAnsi="Times New Roman" w:cs="Times New Roman"/>
              <w:sz w:val="24"/>
              <w:szCs w:val="24"/>
            </w:rPr>
            <w:delInstrText xml:space="preserve"> ADDIN ZOTERO_ITEM CSL_CITATION {"citationID":"2z0BwBml","properties":{"formattedCitation":"(Kenner and Tomoleni 2020)","plainCitation":"(Kenner and Tomoleni 2020)","dontUpdate":true,"noteIndex":0},"citationItems":[{"id":281,"uris":["http://zotero.org/users/6486635/items/J4CA5BHA"],"itemData":{"id":281,"type":"report","genre":"Open-File Report","language":"en","note":"collection-title: Open-File Report","source":"DOI.org (Crossref)","title":"Kelp Forest Monitoring at Naval Base Ventura County, San Nicolas Island, California: Fall 2018 and Spring 2019, Fifth Annual Report","author":[{"family":"Kenner","given":"Michael C"},{"family":"Tomoleni","given":"Joseph A"}],"issued":{"date-parts":[["2020"]]}}}],"schema":"https://github.com/citation-style-language/schema/raw/master/csl-citation.json"} </w:delInstrText>
          </w:r>
          <w:r w:rsidR="007736E8" w:rsidRPr="000B4D61" w:rsidDel="009942BA">
            <w:rPr>
              <w:rFonts w:ascii="Times New Roman" w:eastAsia="Times New Roman" w:hAnsi="Times New Roman" w:cs="Times New Roman"/>
              <w:sz w:val="24"/>
              <w:szCs w:val="24"/>
            </w:rPr>
            <w:fldChar w:fldCharType="separate"/>
          </w:r>
          <w:r w:rsidR="007736E8" w:rsidRPr="000B4D61" w:rsidDel="009942BA">
            <w:rPr>
              <w:rFonts w:ascii="Times New Roman" w:eastAsia="Times New Roman" w:hAnsi="Times New Roman" w:cs="Times New Roman"/>
              <w:noProof/>
              <w:sz w:val="24"/>
              <w:szCs w:val="24"/>
            </w:rPr>
            <w:delText>2020)</w:delText>
          </w:r>
          <w:r w:rsidR="007736E8" w:rsidRPr="000B4D61" w:rsidDel="009942BA">
            <w:rPr>
              <w:rFonts w:ascii="Times New Roman" w:eastAsia="Times New Roman" w:hAnsi="Times New Roman" w:cs="Times New Roman"/>
              <w:sz w:val="24"/>
              <w:szCs w:val="24"/>
            </w:rPr>
            <w:fldChar w:fldCharType="end"/>
          </w:r>
          <w:r w:rsidR="00062318" w:rsidRPr="000B4D61" w:rsidDel="009942BA">
            <w:rPr>
              <w:rFonts w:ascii="Times New Roman" w:eastAsia="Times New Roman" w:hAnsi="Times New Roman" w:cs="Times New Roman"/>
              <w:sz w:val="24"/>
              <w:szCs w:val="24"/>
            </w:rPr>
            <w:delText xml:space="preserve"> estimated that devilweed density has increased from &lt;1 individual per 20m</w:delText>
          </w:r>
          <w:r w:rsidR="00062318" w:rsidRPr="000B4D61" w:rsidDel="009942BA">
            <w:rPr>
              <w:rFonts w:ascii="Times New Roman" w:eastAsia="Times New Roman" w:hAnsi="Times New Roman" w:cs="Times New Roman"/>
              <w:sz w:val="24"/>
              <w:szCs w:val="24"/>
              <w:vertAlign w:val="superscript"/>
            </w:rPr>
            <w:delText xml:space="preserve">2 </w:delText>
          </w:r>
          <w:r w:rsidR="00062318" w:rsidRPr="000B4D61" w:rsidDel="009942BA">
            <w:rPr>
              <w:rFonts w:ascii="Times New Roman" w:eastAsia="Times New Roman" w:hAnsi="Times New Roman" w:cs="Times New Roman"/>
              <w:sz w:val="24"/>
              <w:szCs w:val="24"/>
            </w:rPr>
            <w:delText xml:space="preserve">in 2015 to 23.1 in 2019. As such, we expect that wrack composition will increasingly include devilweed as donor kelp forests are invaded. Thus, it is important to understand if native </w:delText>
          </w:r>
          <w:r w:rsidR="00860F68" w:rsidRPr="000B4D61" w:rsidDel="009942BA">
            <w:rPr>
              <w:rFonts w:ascii="Times New Roman" w:eastAsia="Times New Roman" w:hAnsi="Times New Roman" w:cs="Times New Roman"/>
              <w:sz w:val="24"/>
              <w:szCs w:val="24"/>
            </w:rPr>
            <w:delText>primary consumers</w:delText>
          </w:r>
          <w:r w:rsidR="00062318" w:rsidRPr="000B4D61" w:rsidDel="009942BA">
            <w:rPr>
              <w:rFonts w:ascii="Times New Roman" w:eastAsia="Times New Roman" w:hAnsi="Times New Roman" w:cs="Times New Roman"/>
              <w:sz w:val="24"/>
              <w:szCs w:val="24"/>
            </w:rPr>
            <w:delText xml:space="preserve"> in the naïve community will consume the novel wrack subsidy.</w:delText>
          </w:r>
        </w:del>
      </w:moveFrom>
      <w:moveFromRangeEnd w:id="280"/>
    </w:p>
    <w:p w14:paraId="3D070221" w14:textId="2E3003F3" w:rsidR="00181BF4" w:rsidRPr="000B4D61" w:rsidRDefault="000E02B7"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b/>
      </w:r>
      <w:ins w:id="287" w:author="Jeremy Long" w:date="2023-10-03T13:09:00Z">
        <w:r w:rsidR="009942BA">
          <w:rPr>
            <w:rFonts w:ascii="Times New Roman" w:eastAsia="Times New Roman" w:hAnsi="Times New Roman" w:cs="Times New Roman"/>
            <w:sz w:val="24"/>
            <w:szCs w:val="24"/>
          </w:rPr>
          <w:t>The uncertainty about invasion impacts on detritivores extends to seaweeds and the consumers that use them.</w:t>
        </w:r>
      </w:ins>
      <w:del w:id="288" w:author="Jeremy Long" w:date="2023-10-03T13:09:00Z">
        <w:r w:rsidR="00AD62B9" w:rsidRPr="000B4D61" w:rsidDel="009942BA">
          <w:rPr>
            <w:rFonts w:ascii="Times New Roman" w:eastAsia="Times New Roman" w:hAnsi="Times New Roman" w:cs="Times New Roman"/>
            <w:sz w:val="24"/>
            <w:szCs w:val="24"/>
          </w:rPr>
          <w:delText>There are few examples</w:delText>
        </w:r>
        <w:r w:rsidR="00751127" w:rsidRPr="000B4D61" w:rsidDel="009942BA">
          <w:rPr>
            <w:rFonts w:ascii="Times New Roman" w:eastAsia="Times New Roman" w:hAnsi="Times New Roman" w:cs="Times New Roman"/>
            <w:sz w:val="24"/>
            <w:szCs w:val="24"/>
          </w:rPr>
          <w:delText xml:space="preserve"> </w:delText>
        </w:r>
        <w:r w:rsidR="00214DEC" w:rsidRPr="000B4D61" w:rsidDel="009942BA">
          <w:rPr>
            <w:rFonts w:ascii="Times New Roman" w:eastAsia="Times New Roman" w:hAnsi="Times New Roman" w:cs="Times New Roman"/>
            <w:sz w:val="24"/>
            <w:szCs w:val="24"/>
          </w:rPr>
          <w:delText>of</w:delText>
        </w:r>
        <w:r w:rsidR="007B215C" w:rsidRPr="000B4D61" w:rsidDel="009942BA">
          <w:rPr>
            <w:rFonts w:ascii="Times New Roman" w:eastAsia="Times New Roman" w:hAnsi="Times New Roman" w:cs="Times New Roman"/>
            <w:sz w:val="24"/>
            <w:szCs w:val="24"/>
          </w:rPr>
          <w:delText xml:space="preserve"> the impact of seaweed invasions on detritivor</w:delText>
        </w:r>
        <w:r w:rsidR="00AD62B9" w:rsidRPr="000B4D61" w:rsidDel="009942BA">
          <w:rPr>
            <w:rFonts w:ascii="Times New Roman" w:eastAsia="Times New Roman" w:hAnsi="Times New Roman" w:cs="Times New Roman"/>
            <w:sz w:val="24"/>
            <w:szCs w:val="24"/>
          </w:rPr>
          <w:delText xml:space="preserve">es and </w:delText>
        </w:r>
        <w:r w:rsidR="00EF2F21" w:rsidRPr="000B4D61" w:rsidDel="009942BA">
          <w:rPr>
            <w:rFonts w:ascii="Times New Roman" w:eastAsia="Times New Roman" w:hAnsi="Times New Roman" w:cs="Times New Roman"/>
            <w:sz w:val="24"/>
            <w:szCs w:val="24"/>
          </w:rPr>
          <w:delText xml:space="preserve">contrasting results </w:delText>
        </w:r>
        <w:r w:rsidR="00AD62B9" w:rsidRPr="000B4D61" w:rsidDel="009942BA">
          <w:rPr>
            <w:rFonts w:ascii="Times New Roman" w:eastAsia="Times New Roman" w:hAnsi="Times New Roman" w:cs="Times New Roman"/>
            <w:sz w:val="24"/>
            <w:szCs w:val="24"/>
          </w:rPr>
          <w:delText xml:space="preserve">make </w:delText>
        </w:r>
        <w:r w:rsidR="00EF2F21" w:rsidRPr="000B4D61" w:rsidDel="009942BA">
          <w:rPr>
            <w:rFonts w:ascii="Times New Roman" w:eastAsia="Times New Roman" w:hAnsi="Times New Roman" w:cs="Times New Roman"/>
            <w:sz w:val="24"/>
            <w:szCs w:val="24"/>
          </w:rPr>
          <w:delText>clear predictions difficult.</w:delText>
        </w:r>
      </w:del>
      <w:r w:rsidR="00EF2F21" w:rsidRPr="000B4D61">
        <w:rPr>
          <w:rFonts w:ascii="Times New Roman" w:eastAsia="Times New Roman" w:hAnsi="Times New Roman" w:cs="Times New Roman"/>
          <w:sz w:val="24"/>
          <w:szCs w:val="24"/>
        </w:rPr>
        <w:t xml:space="preserve"> </w:t>
      </w:r>
      <w:r w:rsidR="00602EC9" w:rsidRPr="000B4D61">
        <w:rPr>
          <w:rFonts w:ascii="Times New Roman" w:eastAsia="Times New Roman" w:hAnsi="Times New Roman" w:cs="Times New Roman"/>
          <w:sz w:val="24"/>
          <w:szCs w:val="24"/>
        </w:rPr>
        <w:t>For example,</w:t>
      </w:r>
      <w:r w:rsidR="00007575" w:rsidRPr="000B4D61">
        <w:rPr>
          <w:rFonts w:ascii="Times New Roman" w:eastAsia="Times New Roman" w:hAnsi="Times New Roman" w:cs="Times New Roman"/>
          <w:sz w:val="24"/>
          <w:szCs w:val="24"/>
        </w:rPr>
        <w:t xml:space="preserve"> </w:t>
      </w:r>
      <w:r w:rsidR="0087544E" w:rsidRPr="000B4D61">
        <w:rPr>
          <w:rFonts w:ascii="Times New Roman" w:eastAsia="Times New Roman" w:hAnsi="Times New Roman" w:cs="Times New Roman"/>
          <w:sz w:val="24"/>
          <w:szCs w:val="24"/>
        </w:rPr>
        <w:t>one</w:t>
      </w:r>
      <w:r w:rsidR="00F123A8" w:rsidRPr="000B4D61">
        <w:rPr>
          <w:rFonts w:ascii="Times New Roman" w:eastAsia="Times New Roman" w:hAnsi="Times New Roman" w:cs="Times New Roman"/>
          <w:sz w:val="24"/>
          <w:szCs w:val="24"/>
        </w:rPr>
        <w:t xml:space="preserve"> meta-analysis found</w:t>
      </w:r>
      <w:r w:rsidR="00C50FD4" w:rsidRPr="000B4D61">
        <w:rPr>
          <w:rFonts w:ascii="Times New Roman" w:eastAsia="Times New Roman" w:hAnsi="Times New Roman" w:cs="Times New Roman"/>
          <w:sz w:val="24"/>
          <w:szCs w:val="24"/>
        </w:rPr>
        <w:t xml:space="preserve"> no </w:t>
      </w:r>
      <w:r w:rsidR="00007575" w:rsidRPr="000B4D61">
        <w:rPr>
          <w:rFonts w:ascii="Times New Roman" w:eastAsia="Times New Roman" w:hAnsi="Times New Roman" w:cs="Times New Roman"/>
          <w:sz w:val="24"/>
          <w:szCs w:val="24"/>
        </w:rPr>
        <w:t xml:space="preserve">overall </w:t>
      </w:r>
      <w:r w:rsidR="00C50FD4" w:rsidRPr="000B4D61">
        <w:rPr>
          <w:rFonts w:ascii="Times New Roman" w:eastAsia="Times New Roman" w:hAnsi="Times New Roman" w:cs="Times New Roman"/>
          <w:sz w:val="24"/>
          <w:szCs w:val="24"/>
        </w:rPr>
        <w:t>effect</w:t>
      </w:r>
      <w:r w:rsidR="00007575"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t xml:space="preserve">of </w:t>
      </w:r>
      <w:r w:rsidR="00007575" w:rsidRPr="000B4D61">
        <w:rPr>
          <w:rFonts w:ascii="Times New Roman" w:eastAsia="Times New Roman" w:hAnsi="Times New Roman" w:cs="Times New Roman"/>
          <w:sz w:val="24"/>
          <w:szCs w:val="24"/>
        </w:rPr>
        <w:t>seaweed invasions</w:t>
      </w:r>
      <w:r w:rsidR="00F123A8" w:rsidRPr="000B4D61">
        <w:rPr>
          <w:rFonts w:ascii="Times New Roman" w:eastAsia="Times New Roman" w:hAnsi="Times New Roman" w:cs="Times New Roman"/>
          <w:sz w:val="24"/>
          <w:szCs w:val="24"/>
        </w:rPr>
        <w:t xml:space="preserve"> on</w:t>
      </w:r>
      <w:r w:rsidR="00C50FD4" w:rsidRPr="000B4D61">
        <w:rPr>
          <w:rFonts w:ascii="Times New Roman" w:eastAsia="Times New Roman" w:hAnsi="Times New Roman" w:cs="Times New Roman"/>
          <w:sz w:val="24"/>
          <w:szCs w:val="24"/>
        </w:rPr>
        <w:t xml:space="preserve"> density </w:t>
      </w:r>
      <w:r w:rsidR="00F123A8" w:rsidRPr="000B4D61">
        <w:rPr>
          <w:rFonts w:ascii="Times New Roman" w:eastAsia="Times New Roman" w:hAnsi="Times New Roman" w:cs="Times New Roman"/>
          <w:sz w:val="24"/>
          <w:szCs w:val="24"/>
        </w:rPr>
        <w:t>or</w:t>
      </w:r>
      <w:r w:rsidR="00C50FD4" w:rsidRPr="000B4D61">
        <w:rPr>
          <w:rFonts w:ascii="Times New Roman" w:eastAsia="Times New Roman" w:hAnsi="Times New Roman" w:cs="Times New Roman"/>
          <w:sz w:val="24"/>
          <w:szCs w:val="24"/>
        </w:rPr>
        <w:t xml:space="preserve"> biomass of consumer communities, or density, biomass, and growth of consumer species</w:t>
      </w:r>
      <w:r w:rsidR="00F123A8" w:rsidRPr="000B4D61">
        <w:rPr>
          <w:rFonts w:ascii="Times New Roman" w:eastAsia="Times New Roman" w:hAnsi="Times New Roman" w:cs="Times New Roman"/>
          <w:sz w:val="24"/>
          <w:szCs w:val="24"/>
        </w:rPr>
        <w:t xml:space="preserve"> </w:t>
      </w:r>
      <w:r w:rsidR="00F123A8" w:rsidRPr="000B4D61">
        <w:rPr>
          <w:rFonts w:ascii="Times New Roman" w:eastAsia="Times New Roman" w:hAnsi="Times New Roman" w:cs="Times New Roman"/>
          <w:sz w:val="24"/>
          <w:szCs w:val="24"/>
        </w:rPr>
        <w:fldChar w:fldCharType="begin"/>
      </w:r>
      <w:r w:rsidR="00F123A8" w:rsidRPr="000B4D61">
        <w:rPr>
          <w:rFonts w:ascii="Times New Roman" w:eastAsia="Times New Roman" w:hAnsi="Times New Roman" w:cs="Times New Roman"/>
          <w:sz w:val="24"/>
          <w:szCs w:val="24"/>
        </w:rPr>
        <w:instrText xml:space="preserve"> ADDIN ZOTERO_ITEM CSL_CITATION {"citationID":"XZkI4fTU","properties":{"formattedCitation":"(Maggi et al. 2015)","plainCitation":"(Maggi et al. 2015)","noteIndex":0},"citationItems":[{"id":1054,"uris":["http://zotero.org/users/6486635/items/JN8RLUNQ"],"itemData":{"id":1054,"type":"article-journal","abstract":"Aim Biological invasions are among the main threats to biodiversity. To promote a mechanistic understanding of the ecological impacts of non-native seaweeds, we assessed how effects on resident organisms vary according to their trophic level.","container-title":"Diversity and Distributions","DOI":"10.1111/ddi.12264","ISSN":"1366-9516, 1472-4642","issue":"1","journalAbbreviation":"Diversity Distrib.","language":"en","page":"1-12","source":"DOI.org (Crossref)","title":"Ecological impacts of invading seaweeds: a meta‐analysis of their effects at different trophic levels","title-short":"Ecological impacts of invading seaweeds","volume":"21","author":[{"family":"Maggi","given":"E."},{"family":"Benedetti‐Cecchi","given":"L."},{"family":"Castelli","given":"A."},{"family":"Chatzinikolaou","given":"E."},{"family":"Crowe","given":"T. P."},{"family":"Ghedini","given":"G."},{"family":"Kotta","given":"J."},{"family":"Lyons","given":"D. A."},{"family":"Ravaglioli","given":"C."},{"family":"Rilov","given":"G."},{"family":"Rindi","given":"L."},{"family":"Bulleri","given":"F."}],"editor":[{"family":"MacIsaac","given":"Hugh"}],"issued":{"date-parts":[["2015",1]]}}}],"schema":"https://github.com/citation-style-language/schema/raw/master/csl-citation.json"} </w:instrText>
      </w:r>
      <w:r w:rsidR="00F123A8"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(Maggi et al. 2015)</w:t>
      </w:r>
      <w:r w:rsidR="00F123A8" w:rsidRPr="000B4D61">
        <w:rPr>
          <w:rFonts w:ascii="Times New Roman" w:eastAsia="Times New Roman" w:hAnsi="Times New Roman" w:cs="Times New Roman"/>
          <w:sz w:val="24"/>
          <w:szCs w:val="24"/>
        </w:rPr>
        <w:fldChar w:fldCharType="end"/>
      </w:r>
      <w:r w:rsidR="00F123A8" w:rsidRPr="000B4D61">
        <w:rPr>
          <w:rFonts w:ascii="Times New Roman" w:eastAsia="Times New Roman" w:hAnsi="Times New Roman" w:cs="Times New Roman"/>
          <w:sz w:val="24"/>
          <w:szCs w:val="24"/>
        </w:rPr>
        <w:t xml:space="preserve">. </w:t>
      </w:r>
      <w:commentRangeStart w:id="289"/>
      <w:r w:rsidR="00C01BC9" w:rsidRPr="000B4D61">
        <w:rPr>
          <w:rFonts w:ascii="Times New Roman" w:eastAsia="Times New Roman" w:hAnsi="Times New Roman" w:cs="Times New Roman"/>
          <w:sz w:val="24"/>
          <w:szCs w:val="24"/>
        </w:rPr>
        <w:t xml:space="preserve">Another meta-analysis found that </w:t>
      </w:r>
      <w:ins w:id="290" w:author="Jeremy Long" w:date="2023-10-03T13:11:00Z">
        <w:r w:rsidR="009942BA">
          <w:rPr>
            <w:rFonts w:ascii="Times New Roman" w:eastAsia="Times New Roman" w:hAnsi="Times New Roman" w:cs="Times New Roman"/>
            <w:sz w:val="24"/>
            <w:szCs w:val="24"/>
          </w:rPr>
          <w:t xml:space="preserve">arthropods, but not </w:t>
        </w:r>
      </w:ins>
      <w:ins w:id="291" w:author="Jeremy Long" w:date="2023-10-03T13:10:00Z">
        <w:r w:rsidR="009942BA">
          <w:rPr>
            <w:rFonts w:ascii="Times New Roman" w:eastAsia="Times New Roman" w:hAnsi="Times New Roman" w:cs="Times New Roman"/>
            <w:sz w:val="24"/>
            <w:szCs w:val="24"/>
          </w:rPr>
          <w:t>mollusks</w:t>
        </w:r>
      </w:ins>
      <w:ins w:id="292" w:author="Jeremy Long" w:date="2023-10-03T13:11:00Z">
        <w:r w:rsidR="009942BA">
          <w:rPr>
            <w:rFonts w:ascii="Times New Roman" w:eastAsia="Times New Roman" w:hAnsi="Times New Roman" w:cs="Times New Roman"/>
            <w:sz w:val="24"/>
            <w:szCs w:val="24"/>
          </w:rPr>
          <w:t>, had</w:t>
        </w:r>
      </w:ins>
      <w:ins w:id="293" w:author="Jeremy Long" w:date="2023-10-03T13:12:00Z">
        <w:r w:rsidR="009942BA">
          <w:rPr>
            <w:rFonts w:ascii="Times New Roman" w:eastAsia="Times New Roman" w:hAnsi="Times New Roman" w:cs="Times New Roman"/>
            <w:sz w:val="24"/>
            <w:szCs w:val="24"/>
          </w:rPr>
          <w:t xml:space="preserve"> reduced preference for</w:t>
        </w:r>
      </w:ins>
      <w:ins w:id="294" w:author="Jeremy Long" w:date="2023-10-03T13:10:00Z">
        <w:r w:rsidR="009942BA">
          <w:rPr>
            <w:rFonts w:ascii="Times New Roman" w:eastAsia="Times New Roman" w:hAnsi="Times New Roman" w:cs="Times New Roman"/>
            <w:sz w:val="24"/>
            <w:szCs w:val="24"/>
          </w:rPr>
          <w:t xml:space="preserve"> </w:t>
        </w:r>
      </w:ins>
      <w:r w:rsidR="00C01BC9" w:rsidRPr="000B4D61">
        <w:rPr>
          <w:rFonts w:ascii="Times New Roman" w:eastAsia="Times New Roman" w:hAnsi="Times New Roman" w:cs="Times New Roman"/>
          <w:sz w:val="24"/>
          <w:szCs w:val="24"/>
        </w:rPr>
        <w:t xml:space="preserve">non-native red seaweeds </w:t>
      </w:r>
      <w:del w:id="295" w:author="Jeremy Long" w:date="2023-10-03T13:12:00Z">
        <w:r w:rsidR="00C01BC9" w:rsidRPr="000B4D61" w:rsidDel="009942BA">
          <w:rPr>
            <w:rFonts w:ascii="Times New Roman" w:eastAsia="Times New Roman" w:hAnsi="Times New Roman" w:cs="Times New Roman"/>
            <w:sz w:val="24"/>
            <w:szCs w:val="24"/>
          </w:rPr>
          <w:delText xml:space="preserve">had no effect on palatability to mollusks but were less palatable to arthropods while non-native brown seaweeds had no effect </w:delText>
        </w:r>
      </w:del>
      <w:r w:rsidR="002B413B" w:rsidRPr="000B4D61">
        <w:rPr>
          <w:rFonts w:ascii="Times New Roman" w:eastAsia="Times New Roman" w:hAnsi="Times New Roman" w:cs="Times New Roman"/>
          <w:sz w:val="24"/>
          <w:szCs w:val="24"/>
        </w:rPr>
        <w:fldChar w:fldCharType="begin"/>
      </w:r>
      <w:r w:rsidR="002B413B" w:rsidRPr="000B4D61">
        <w:rPr>
          <w:rFonts w:ascii="Times New Roman" w:eastAsia="Times New Roman" w:hAnsi="Times New Roman" w:cs="Times New Roman"/>
          <w:sz w:val="24"/>
          <w:szCs w:val="24"/>
        </w:rPr>
        <w:instrText xml:space="preserve"> ADDIN ZOTERO_ITEM CSL_CITATION {"citationID":"0Xw8vJyc","properties":{"formattedCitation":"(Swantje et al. 2017)","plainCitation":"(Swantje et al. 2017)","noteIndex":0},"citationItems":[{"id":1035,"uris":["http://zotero.org/users/6486635/items/N53VFJEN"],"itemData":{"id":1035,"type":"chapter","container-title":"Oceanography and Marine Biology","edition":"1","ISBN":"978-1-315-27227-6","language":"en","note":"DOI: 10.1201/b21944-7","page":"421-440","publisher":"CRC Press","source":"DOI.org (Crossref)","title":"A Review of Herbivore Effects on Seaweed Invasions","URL":"https://www.taylorfrancis.com/books/9781351987592/chapters/10.1201/b21944-7","editor":[{"family":"Hawkins","given":"S. J."},{"family":"Evans","given":"A. J."},{"family":"Dale","given":"A. C."},{"family":"Firth","given":"L. B."},{"family":"Hughes","given":"D. J."},{"family":"Smith","given":"I. P."}],"author":[{"family":"Swantje","given":"Enge"},{"family":"Josefin","given":"Sagerman"},{"family":"WikströM","given":"Sofia A."},{"family":"Henrik","given":"Pavia"}],"accessed":{"date-parts":[["2023",6,9]]},"issued":{"date-parts":[["2017",11,20]]}}}],"schema":"https://github.com/citation-style-language/schema/raw/master/csl-citation.json"} </w:instrText>
      </w:r>
      <w:r w:rsidR="002B413B" w:rsidRPr="000B4D61">
        <w:rPr>
          <w:rFonts w:ascii="Times New Roman" w:eastAsia="Times New Roman" w:hAnsi="Times New Roman" w:cs="Times New Roman"/>
          <w:sz w:val="24"/>
          <w:szCs w:val="24"/>
        </w:rPr>
        <w:fldChar w:fldCharType="separate"/>
      </w:r>
      <w:r w:rsidR="00F123A8" w:rsidRPr="000B4D61">
        <w:rPr>
          <w:rFonts w:ascii="Times New Roman" w:eastAsia="Times New Roman" w:hAnsi="Times New Roman" w:cs="Times New Roman"/>
          <w:noProof/>
          <w:sz w:val="24"/>
          <w:szCs w:val="24"/>
        </w:rPr>
        <w:t>(Swantje et al. 2017)</w:t>
      </w:r>
      <w:r w:rsidR="002B413B" w:rsidRPr="000B4D61">
        <w:rPr>
          <w:rFonts w:ascii="Times New Roman" w:eastAsia="Times New Roman" w:hAnsi="Times New Roman" w:cs="Times New Roman"/>
          <w:sz w:val="24"/>
          <w:szCs w:val="24"/>
        </w:rPr>
        <w:fldChar w:fldCharType="end"/>
      </w:r>
      <w:r w:rsidR="00602EC9" w:rsidRPr="000B4D61">
        <w:rPr>
          <w:rFonts w:ascii="Times New Roman" w:eastAsia="Times New Roman" w:hAnsi="Times New Roman" w:cs="Times New Roman"/>
          <w:sz w:val="24"/>
          <w:szCs w:val="24"/>
        </w:rPr>
        <w:t>.</w:t>
      </w:r>
      <w:r w:rsidR="00E0768B" w:rsidRPr="000B4D61">
        <w:rPr>
          <w:rFonts w:ascii="Times New Roman" w:eastAsia="Times New Roman" w:hAnsi="Times New Roman" w:cs="Times New Roman"/>
          <w:sz w:val="24"/>
          <w:szCs w:val="24"/>
        </w:rPr>
        <w:t xml:space="preserve"> </w:t>
      </w:r>
      <w:commentRangeEnd w:id="289"/>
      <w:r w:rsidR="009942BA">
        <w:rPr>
          <w:rStyle w:val="CommentReference"/>
        </w:rPr>
        <w:commentReference w:id="289"/>
      </w:r>
      <w:del w:id="296" w:author="Jeremy Long" w:date="2023-10-03T13:12:00Z">
        <w:r w:rsidR="00602EC9" w:rsidRPr="000B4D61" w:rsidDel="009942BA">
          <w:rPr>
            <w:rFonts w:ascii="Times New Roman" w:eastAsia="Times New Roman" w:hAnsi="Times New Roman" w:cs="Times New Roman"/>
            <w:sz w:val="24"/>
            <w:szCs w:val="24"/>
          </w:rPr>
          <w:delText>Alternately,</w:delText>
        </w:r>
        <w:r w:rsidR="00751127" w:rsidRPr="000B4D61" w:rsidDel="009942BA">
          <w:rPr>
            <w:rFonts w:ascii="Times New Roman" w:eastAsia="Times New Roman" w:hAnsi="Times New Roman" w:cs="Times New Roman"/>
            <w:sz w:val="24"/>
            <w:szCs w:val="24"/>
          </w:rPr>
          <w:delText xml:space="preserve"> an invasive seaweed may have a</w:delText>
        </w:r>
        <w:r w:rsidR="00602EC9" w:rsidRPr="000B4D61" w:rsidDel="009942BA">
          <w:rPr>
            <w:rFonts w:ascii="Times New Roman" w:eastAsia="Times New Roman" w:hAnsi="Times New Roman" w:cs="Times New Roman"/>
            <w:sz w:val="24"/>
            <w:szCs w:val="24"/>
          </w:rPr>
          <w:delText xml:space="preserve"> positive influence on performance </w:delText>
        </w:r>
        <w:r w:rsidR="00751127" w:rsidRPr="000B4D61" w:rsidDel="009942BA">
          <w:rPr>
            <w:rFonts w:ascii="Times New Roman" w:eastAsia="Times New Roman" w:hAnsi="Times New Roman" w:cs="Times New Roman"/>
            <w:sz w:val="24"/>
            <w:szCs w:val="24"/>
          </w:rPr>
          <w:delText xml:space="preserve">if it has a high nutritional value and is preferred by consumers in the invaded habitat, however, to our knowledge, </w:delText>
        </w:r>
        <w:r w:rsidR="002E4F10" w:rsidRPr="000B4D61" w:rsidDel="009942BA">
          <w:rPr>
            <w:rFonts w:ascii="Times New Roman" w:eastAsia="Times New Roman" w:hAnsi="Times New Roman" w:cs="Times New Roman"/>
            <w:sz w:val="24"/>
            <w:szCs w:val="24"/>
          </w:rPr>
          <w:delText>there</w:delText>
        </w:r>
        <w:r w:rsidR="00751127" w:rsidRPr="000B4D61" w:rsidDel="009942BA">
          <w:rPr>
            <w:rFonts w:ascii="Times New Roman" w:eastAsia="Times New Roman" w:hAnsi="Times New Roman" w:cs="Times New Roman"/>
            <w:sz w:val="24"/>
            <w:szCs w:val="24"/>
          </w:rPr>
          <w:delText xml:space="preserve"> are no examples to support this alternative hypothesis.</w:delText>
        </w:r>
      </w:del>
    </w:p>
    <w:p w14:paraId="764E39F1" w14:textId="61FF1A2B" w:rsidR="00251126" w:rsidRDefault="004E6410"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w:t>
      </w:r>
      <w:r w:rsidR="00F75E0D" w:rsidRPr="000B4D61">
        <w:rPr>
          <w:rFonts w:ascii="Times New Roman" w:eastAsia="Times New Roman" w:hAnsi="Times New Roman" w:cs="Times New Roman"/>
          <w:sz w:val="24"/>
          <w:szCs w:val="24"/>
        </w:rPr>
        <w:t xml:space="preserve">tested the impacts of </w:t>
      </w:r>
      <w:ins w:id="297" w:author="Jeremy Long" w:date="2023-10-03T13:13:00Z">
        <w:r w:rsidR="009942BA">
          <w:rPr>
            <w:rFonts w:ascii="Times New Roman" w:eastAsia="Times New Roman" w:hAnsi="Times New Roman" w:cs="Times New Roman"/>
            <w:sz w:val="24"/>
            <w:szCs w:val="24"/>
          </w:rPr>
          <w:t>a seaweed invasion (</w:t>
        </w:r>
        <w:commentRangeStart w:id="298"/>
        <w:proofErr w:type="spellStart"/>
        <w:r w:rsidR="009942BA">
          <w:rPr>
            <w:rFonts w:ascii="Times New Roman" w:eastAsia="Times New Roman" w:hAnsi="Times New Roman" w:cs="Times New Roman"/>
            <w:sz w:val="24"/>
            <w:szCs w:val="24"/>
          </w:rPr>
          <w:t>D</w:t>
        </w:r>
      </w:ins>
      <w:del w:id="299" w:author="Jeremy Long" w:date="2023-10-03T13:13:00Z">
        <w:r w:rsidR="00F75E0D" w:rsidRPr="000B4D61" w:rsidDel="009942BA">
          <w:rPr>
            <w:rFonts w:ascii="Times New Roman" w:eastAsia="Times New Roman" w:hAnsi="Times New Roman" w:cs="Times New Roman"/>
            <w:sz w:val="24"/>
            <w:szCs w:val="24"/>
          </w:rPr>
          <w:delText>invasive d</w:delText>
        </w:r>
      </w:del>
      <w:r w:rsidR="00F75E0D" w:rsidRPr="000B4D61">
        <w:rPr>
          <w:rFonts w:ascii="Times New Roman" w:eastAsia="Times New Roman" w:hAnsi="Times New Roman" w:cs="Times New Roman"/>
          <w:sz w:val="24"/>
          <w:szCs w:val="24"/>
        </w:rPr>
        <w:t>evilweed</w:t>
      </w:r>
      <w:commentRangeEnd w:id="298"/>
      <w:proofErr w:type="spellEnd"/>
      <w:r w:rsidR="009942BA">
        <w:rPr>
          <w:rStyle w:val="CommentReference"/>
        </w:rPr>
        <w:commentReference w:id="298"/>
      </w:r>
      <w:ins w:id="300" w:author="Jeremy Long" w:date="2023-10-03T13:13:00Z">
        <w:r w:rsidR="009942BA">
          <w:rPr>
            <w:rFonts w:ascii="Times New Roman" w:eastAsia="Times New Roman" w:hAnsi="Times New Roman" w:cs="Times New Roman"/>
            <w:sz w:val="24"/>
            <w:szCs w:val="24"/>
          </w:rPr>
          <w:t>)</w:t>
        </w:r>
      </w:ins>
      <w:r w:rsidR="00F75E0D" w:rsidRPr="000B4D61">
        <w:rPr>
          <w:rFonts w:ascii="Times New Roman" w:eastAsia="Times New Roman" w:hAnsi="Times New Roman" w:cs="Times New Roman"/>
          <w:sz w:val="24"/>
          <w:szCs w:val="24"/>
        </w:rPr>
        <w:t xml:space="preserve"> on growth and preference of rocky intertidal </w:t>
      </w:r>
      <w:del w:id="301" w:author="Jeremy Long" w:date="2023-10-03T13:15:00Z">
        <w:r w:rsidR="00F75E0D" w:rsidRPr="000B4D61" w:rsidDel="009942BA">
          <w:rPr>
            <w:rFonts w:ascii="Times New Roman" w:eastAsia="Times New Roman" w:hAnsi="Times New Roman" w:cs="Times New Roman"/>
            <w:sz w:val="24"/>
            <w:szCs w:val="24"/>
          </w:rPr>
          <w:delText>wrack and benthic seaweed consumers to assess whether invasion-mediated changes to subsidies have positive or negative impacts on recipient communities</w:delText>
        </w:r>
      </w:del>
      <w:ins w:id="302" w:author="Jeremy Long" w:date="2023-10-03T13:15:00Z">
        <w:r w:rsidR="009942BA">
          <w:rPr>
            <w:rFonts w:ascii="Times New Roman" w:eastAsia="Times New Roman" w:hAnsi="Times New Roman" w:cs="Times New Roman"/>
            <w:sz w:val="24"/>
            <w:szCs w:val="24"/>
          </w:rPr>
          <w:t>detritivores</w:t>
        </w:r>
      </w:ins>
      <w:r w:rsidR="00F75E0D" w:rsidRPr="000B4D61">
        <w:rPr>
          <w:rFonts w:ascii="Times New Roman" w:eastAsia="Times New Roman" w:hAnsi="Times New Roman" w:cs="Times New Roman"/>
          <w:sz w:val="24"/>
          <w:szCs w:val="24"/>
        </w:rPr>
        <w:t>.</w:t>
      </w:r>
      <w:r w:rsidR="00214DEC" w:rsidRPr="000B4D61">
        <w:rPr>
          <w:rFonts w:ascii="Times New Roman" w:eastAsia="Times New Roman" w:hAnsi="Times New Roman" w:cs="Times New Roman"/>
          <w:sz w:val="24"/>
          <w:szCs w:val="24"/>
        </w:rPr>
        <w:t xml:space="preserve"> To test how </w:t>
      </w:r>
      <w:del w:id="303" w:author="Jeremy Long" w:date="2023-10-03T13:16:00Z">
        <w:r w:rsidR="00214DEC" w:rsidRPr="000B4D61" w:rsidDel="009942BA">
          <w:rPr>
            <w:rFonts w:ascii="Times New Roman" w:eastAsia="Times New Roman" w:hAnsi="Times New Roman" w:cs="Times New Roman"/>
            <w:sz w:val="24"/>
            <w:szCs w:val="24"/>
          </w:rPr>
          <w:delText>a diet including</w:delText>
        </w:r>
      </w:del>
      <w:ins w:id="304" w:author="Jeremy Long" w:date="2023-10-03T13:16:00Z">
        <w:r w:rsidR="009942BA">
          <w:rPr>
            <w:rFonts w:ascii="Times New Roman" w:eastAsia="Times New Roman" w:hAnsi="Times New Roman" w:cs="Times New Roman"/>
            <w:sz w:val="24"/>
            <w:szCs w:val="24"/>
          </w:rPr>
          <w:t>shifts towards</w:t>
        </w:r>
      </w:ins>
      <w:r w:rsidR="00214DEC" w:rsidRPr="000B4D61">
        <w:rPr>
          <w:rFonts w:ascii="Times New Roman" w:eastAsia="Times New Roman" w:hAnsi="Times New Roman" w:cs="Times New Roman"/>
          <w:sz w:val="24"/>
          <w:szCs w:val="24"/>
        </w:rPr>
        <w:t xml:space="preserve"> </w:t>
      </w:r>
      <w:proofErr w:type="spellStart"/>
      <w:r w:rsidR="00214DEC" w:rsidRPr="000B4D61">
        <w:rPr>
          <w:rFonts w:ascii="Times New Roman" w:eastAsia="Times New Roman" w:hAnsi="Times New Roman" w:cs="Times New Roman"/>
          <w:sz w:val="24"/>
          <w:szCs w:val="24"/>
        </w:rPr>
        <w:t>devilweed</w:t>
      </w:r>
      <w:proofErr w:type="spellEnd"/>
      <w:r w:rsidR="00214DEC" w:rsidRPr="000B4D61">
        <w:rPr>
          <w:rFonts w:ascii="Times New Roman" w:eastAsia="Times New Roman" w:hAnsi="Times New Roman" w:cs="Times New Roman"/>
          <w:sz w:val="24"/>
          <w:szCs w:val="24"/>
        </w:rPr>
        <w:t xml:space="preserve"> impact</w:t>
      </w:r>
      <w:del w:id="305" w:author="Jeremy Long" w:date="2023-10-03T13:16:00Z">
        <w:r w:rsidR="00214DEC" w:rsidRPr="000B4D61" w:rsidDel="009942BA">
          <w:rPr>
            <w:rFonts w:ascii="Times New Roman" w:eastAsia="Times New Roman" w:hAnsi="Times New Roman" w:cs="Times New Roman"/>
            <w:sz w:val="24"/>
            <w:szCs w:val="24"/>
          </w:rPr>
          <w:delText>s</w:delText>
        </w:r>
      </w:del>
      <w:r w:rsidR="00214DEC" w:rsidRPr="000B4D61">
        <w:rPr>
          <w:rFonts w:ascii="Times New Roman" w:eastAsia="Times New Roman" w:hAnsi="Times New Roman" w:cs="Times New Roman"/>
          <w:sz w:val="24"/>
          <w:szCs w:val="24"/>
        </w:rPr>
        <w:t xml:space="preserve"> </w:t>
      </w:r>
      <w:del w:id="306" w:author="Jeremy Long" w:date="2023-10-03T13:16:00Z">
        <w:r w:rsidR="00214DEC" w:rsidRPr="000B4D61" w:rsidDel="009942BA">
          <w:rPr>
            <w:rFonts w:ascii="Times New Roman" w:eastAsia="Times New Roman" w:hAnsi="Times New Roman" w:cs="Times New Roman"/>
            <w:sz w:val="24"/>
            <w:szCs w:val="24"/>
          </w:rPr>
          <w:delText xml:space="preserve">the </w:delText>
        </w:r>
      </w:del>
      <w:ins w:id="307" w:author="Jeremy Long" w:date="2023-10-03T13:16:00Z">
        <w:r w:rsidR="009942BA">
          <w:rPr>
            <w:rFonts w:ascii="Times New Roman" w:eastAsia="Times New Roman" w:hAnsi="Times New Roman" w:cs="Times New Roman"/>
            <w:sz w:val="24"/>
            <w:szCs w:val="24"/>
          </w:rPr>
          <w:t xml:space="preserve">consumer </w:t>
        </w:r>
      </w:ins>
      <w:r w:rsidR="00214DEC" w:rsidRPr="000B4D61">
        <w:rPr>
          <w:rFonts w:ascii="Times New Roman" w:eastAsia="Times New Roman" w:hAnsi="Times New Roman" w:cs="Times New Roman"/>
          <w:sz w:val="24"/>
          <w:szCs w:val="24"/>
        </w:rPr>
        <w:t>performance</w:t>
      </w:r>
      <w:del w:id="308" w:author="Jeremy Long" w:date="2023-10-03T13:16:00Z">
        <w:r w:rsidR="00214DEC" w:rsidRPr="000B4D61" w:rsidDel="009942BA">
          <w:rPr>
            <w:rFonts w:ascii="Times New Roman" w:eastAsia="Times New Roman" w:hAnsi="Times New Roman" w:cs="Times New Roman"/>
            <w:sz w:val="24"/>
            <w:szCs w:val="24"/>
          </w:rPr>
          <w:delText xml:space="preserve"> of consumers</w:delText>
        </w:r>
      </w:del>
      <w:r w:rsidR="00214DEC" w:rsidRPr="000B4D61">
        <w:rPr>
          <w:rFonts w:ascii="Times New Roman" w:eastAsia="Times New Roman" w:hAnsi="Times New Roman" w:cs="Times New Roman"/>
          <w:sz w:val="24"/>
          <w:szCs w:val="24"/>
        </w:rPr>
        <w:t xml:space="preserve">, we fed snails </w:t>
      </w:r>
      <w:del w:id="309" w:author="Jeremy Long" w:date="2023-10-11T17:31:00Z">
        <w:r w:rsidR="00214DEC" w:rsidRPr="000B4D61" w:rsidDel="009942BA">
          <w:rPr>
            <w:rFonts w:ascii="Times New Roman" w:eastAsia="Times New Roman" w:hAnsi="Times New Roman" w:cs="Times New Roman"/>
            <w:sz w:val="24"/>
            <w:szCs w:val="24"/>
          </w:rPr>
          <w:delText xml:space="preserve">diets </w:delText>
        </w:r>
      </w:del>
      <w:ins w:id="310" w:author="Jeremy Long" w:date="2023-10-03T13:16:00Z">
        <w:r w:rsidR="009942BA">
          <w:rPr>
            <w:rFonts w:ascii="Times New Roman" w:eastAsia="Times New Roman" w:hAnsi="Times New Roman" w:cs="Times New Roman"/>
            <w:sz w:val="24"/>
            <w:szCs w:val="24"/>
          </w:rPr>
          <w:t xml:space="preserve">kelp, </w:t>
        </w:r>
        <w:proofErr w:type="spellStart"/>
        <w:r w:rsidR="009942BA">
          <w:rPr>
            <w:rFonts w:ascii="Times New Roman" w:eastAsia="Times New Roman" w:hAnsi="Times New Roman" w:cs="Times New Roman"/>
            <w:sz w:val="24"/>
            <w:szCs w:val="24"/>
          </w:rPr>
          <w:t>Devilwee</w:t>
        </w:r>
      </w:ins>
      <w:ins w:id="311" w:author="Jeremy Long" w:date="2023-10-03T13:17:00Z">
        <w:r w:rsidR="009942BA">
          <w:rPr>
            <w:rFonts w:ascii="Times New Roman" w:eastAsia="Times New Roman" w:hAnsi="Times New Roman" w:cs="Times New Roman"/>
            <w:sz w:val="24"/>
            <w:szCs w:val="24"/>
          </w:rPr>
          <w:t>d</w:t>
        </w:r>
        <w:proofErr w:type="spellEnd"/>
        <w:r w:rsidR="009942BA">
          <w:rPr>
            <w:rFonts w:ascii="Times New Roman" w:eastAsia="Times New Roman" w:hAnsi="Times New Roman" w:cs="Times New Roman"/>
            <w:sz w:val="24"/>
            <w:szCs w:val="24"/>
          </w:rPr>
          <w:t>, or a mixture</w:t>
        </w:r>
      </w:ins>
      <w:ins w:id="312" w:author="Jeremy Long" w:date="2023-10-11T17:31:00Z">
        <w:r w:rsidR="009942BA">
          <w:rPr>
            <w:rFonts w:ascii="Times New Roman" w:eastAsia="Times New Roman" w:hAnsi="Times New Roman" w:cs="Times New Roman"/>
            <w:sz w:val="24"/>
            <w:szCs w:val="24"/>
          </w:rPr>
          <w:t xml:space="preserve"> of both</w:t>
        </w:r>
      </w:ins>
      <w:ins w:id="313" w:author="Jeremy Long" w:date="2023-10-03T13:17:00Z">
        <w:r w:rsidR="009942BA">
          <w:rPr>
            <w:rFonts w:ascii="Times New Roman" w:eastAsia="Times New Roman" w:hAnsi="Times New Roman" w:cs="Times New Roman"/>
            <w:sz w:val="24"/>
            <w:szCs w:val="24"/>
          </w:rPr>
          <w:t xml:space="preserve">, </w:t>
        </w:r>
      </w:ins>
      <w:del w:id="314" w:author="Jeremy Long" w:date="2023-10-03T13:17:00Z">
        <w:r w:rsidR="00214DEC" w:rsidRPr="000B4D61" w:rsidDel="009942BA">
          <w:rPr>
            <w:rFonts w:ascii="Times New Roman" w:eastAsia="Times New Roman" w:hAnsi="Times New Roman" w:cs="Times New Roman"/>
            <w:sz w:val="24"/>
            <w:szCs w:val="24"/>
          </w:rPr>
          <w:delText xml:space="preserve">that include devilweed </w:delText>
        </w:r>
      </w:del>
      <w:r w:rsidR="00214DEC" w:rsidRPr="000B4D61">
        <w:rPr>
          <w:rFonts w:ascii="Times New Roman" w:eastAsia="Times New Roman" w:hAnsi="Times New Roman" w:cs="Times New Roman"/>
          <w:sz w:val="24"/>
          <w:szCs w:val="24"/>
        </w:rPr>
        <w:t xml:space="preserve">and measured soft tissue growth and righting times. To test if </w:t>
      </w:r>
      <w:proofErr w:type="spellStart"/>
      <w:r w:rsidR="00214DEC" w:rsidRPr="000B4D61">
        <w:rPr>
          <w:rFonts w:ascii="Times New Roman" w:eastAsia="Times New Roman" w:hAnsi="Times New Roman" w:cs="Times New Roman"/>
          <w:sz w:val="24"/>
          <w:szCs w:val="24"/>
        </w:rPr>
        <w:t>devilweed</w:t>
      </w:r>
      <w:proofErr w:type="spellEnd"/>
      <w:r w:rsidR="00214DEC" w:rsidRPr="000B4D61">
        <w:rPr>
          <w:rFonts w:ascii="Times New Roman" w:eastAsia="Times New Roman" w:hAnsi="Times New Roman" w:cs="Times New Roman"/>
          <w:sz w:val="24"/>
          <w:szCs w:val="24"/>
        </w:rPr>
        <w:t xml:space="preserve"> changed </w:t>
      </w:r>
      <w:del w:id="315" w:author="Jeremy Long" w:date="2023-10-03T13:17:00Z">
        <w:r w:rsidR="00214DEC" w:rsidRPr="000B4D61" w:rsidDel="009942BA">
          <w:rPr>
            <w:rFonts w:ascii="Times New Roman" w:eastAsia="Times New Roman" w:hAnsi="Times New Roman" w:cs="Times New Roman"/>
            <w:sz w:val="24"/>
            <w:szCs w:val="24"/>
          </w:rPr>
          <w:delText xml:space="preserve">the </w:delText>
        </w:r>
      </w:del>
      <w:r w:rsidR="00251126" w:rsidRPr="000B4D61">
        <w:rPr>
          <w:rFonts w:ascii="Times New Roman" w:eastAsia="Times New Roman" w:hAnsi="Times New Roman" w:cs="Times New Roman"/>
          <w:sz w:val="24"/>
          <w:szCs w:val="24"/>
        </w:rPr>
        <w:t>feeding</w:t>
      </w:r>
      <w:del w:id="316" w:author="Jeremy Long" w:date="2023-10-03T13:17:00Z">
        <w:r w:rsidR="00251126" w:rsidRPr="000B4D61" w:rsidDel="009942BA">
          <w:rPr>
            <w:rFonts w:ascii="Times New Roman" w:eastAsia="Times New Roman" w:hAnsi="Times New Roman" w:cs="Times New Roman"/>
            <w:sz w:val="24"/>
            <w:szCs w:val="24"/>
          </w:rPr>
          <w:delText xml:space="preserve"> preference</w:delText>
        </w:r>
      </w:del>
      <w:r w:rsidR="00214DEC" w:rsidRPr="000B4D61">
        <w:rPr>
          <w:rFonts w:ascii="Times New Roman" w:eastAsia="Times New Roman" w:hAnsi="Times New Roman" w:cs="Times New Roman"/>
          <w:sz w:val="24"/>
          <w:szCs w:val="24"/>
        </w:rPr>
        <w:t>,</w:t>
      </w:r>
      <w:r w:rsidR="00F75E0D" w:rsidRPr="000B4D61">
        <w:rPr>
          <w:rFonts w:ascii="Times New Roman" w:eastAsia="Times New Roman" w:hAnsi="Times New Roman" w:cs="Times New Roman"/>
          <w:sz w:val="24"/>
          <w:szCs w:val="24"/>
        </w:rPr>
        <w:t xml:space="preserve"> </w:t>
      </w:r>
      <w:r w:rsidR="00214DEC" w:rsidRPr="000B4D61">
        <w:rPr>
          <w:rFonts w:ascii="Times New Roman" w:eastAsia="Times New Roman" w:hAnsi="Times New Roman" w:cs="Times New Roman"/>
          <w:sz w:val="24"/>
          <w:szCs w:val="24"/>
        </w:rPr>
        <w:t>w</w:t>
      </w:r>
      <w:r w:rsidR="00464987" w:rsidRPr="000B4D61">
        <w:rPr>
          <w:rFonts w:ascii="Times New Roman" w:eastAsia="Times New Roman" w:hAnsi="Times New Roman" w:cs="Times New Roman"/>
          <w:sz w:val="24"/>
          <w:szCs w:val="24"/>
        </w:rPr>
        <w:t xml:space="preserve">e offered several rocky intertidal </w:t>
      </w:r>
      <w:r w:rsidR="00C8350D" w:rsidRPr="000B4D61">
        <w:rPr>
          <w:rFonts w:ascii="Times New Roman" w:eastAsia="Times New Roman" w:hAnsi="Times New Roman" w:cs="Times New Roman"/>
          <w:sz w:val="24"/>
          <w:szCs w:val="24"/>
        </w:rPr>
        <w:t>primary consumers</w:t>
      </w:r>
      <w:r w:rsidR="00464987" w:rsidRPr="000B4D61">
        <w:rPr>
          <w:rFonts w:ascii="Times New Roman" w:eastAsia="Times New Roman" w:hAnsi="Times New Roman" w:cs="Times New Roman"/>
          <w:sz w:val="24"/>
          <w:szCs w:val="24"/>
        </w:rPr>
        <w:t xml:space="preserve"> a choice between native kelp and invasive </w:t>
      </w:r>
      <w:proofErr w:type="spellStart"/>
      <w:r w:rsidR="00464987" w:rsidRPr="000B4D61">
        <w:rPr>
          <w:rFonts w:ascii="Times New Roman" w:eastAsia="Times New Roman" w:hAnsi="Times New Roman" w:cs="Times New Roman"/>
          <w:sz w:val="24"/>
          <w:szCs w:val="24"/>
        </w:rPr>
        <w:t>devilweed</w:t>
      </w:r>
      <w:proofErr w:type="spellEnd"/>
      <w:r w:rsidR="00464987" w:rsidRPr="000B4D61">
        <w:rPr>
          <w:rFonts w:ascii="Times New Roman" w:eastAsia="Times New Roman" w:hAnsi="Times New Roman" w:cs="Times New Roman"/>
          <w:sz w:val="24"/>
          <w:szCs w:val="24"/>
        </w:rPr>
        <w:t xml:space="preserve">. Lastly, we offered an assemblage of </w:t>
      </w:r>
      <w:r w:rsidR="00214DEC" w:rsidRPr="000B4D61">
        <w:rPr>
          <w:rFonts w:ascii="Times New Roman" w:eastAsia="Times New Roman" w:hAnsi="Times New Roman" w:cs="Times New Roman"/>
          <w:sz w:val="24"/>
          <w:szCs w:val="24"/>
        </w:rPr>
        <w:t>consumers</w:t>
      </w:r>
      <w:r w:rsidR="00464987" w:rsidRPr="000B4D61">
        <w:rPr>
          <w:rFonts w:ascii="Times New Roman" w:eastAsia="Times New Roman" w:hAnsi="Times New Roman" w:cs="Times New Roman"/>
          <w:sz w:val="24"/>
          <w:szCs w:val="24"/>
        </w:rPr>
        <w:t xml:space="preserve"> foods made from native benthic seaweeds and either kelp or </w:t>
      </w:r>
      <w:proofErr w:type="spellStart"/>
      <w:r w:rsidR="00464987" w:rsidRPr="000B4D61">
        <w:rPr>
          <w:rFonts w:ascii="Times New Roman" w:eastAsia="Times New Roman" w:hAnsi="Times New Roman" w:cs="Times New Roman"/>
          <w:sz w:val="24"/>
          <w:szCs w:val="24"/>
        </w:rPr>
        <w:t>devilweed</w:t>
      </w:r>
      <w:proofErr w:type="spellEnd"/>
      <w:r w:rsidR="00464987" w:rsidRPr="000B4D61">
        <w:rPr>
          <w:rFonts w:ascii="Times New Roman" w:eastAsia="Times New Roman" w:hAnsi="Times New Roman" w:cs="Times New Roman"/>
          <w:sz w:val="24"/>
          <w:szCs w:val="24"/>
        </w:rPr>
        <w:t xml:space="preserve"> to determine if replacement of kelp with </w:t>
      </w:r>
      <w:proofErr w:type="spellStart"/>
      <w:r w:rsidR="00464987" w:rsidRPr="000B4D61">
        <w:rPr>
          <w:rFonts w:ascii="Times New Roman" w:eastAsia="Times New Roman" w:hAnsi="Times New Roman" w:cs="Times New Roman"/>
          <w:sz w:val="24"/>
          <w:szCs w:val="24"/>
        </w:rPr>
        <w:t>devilweed</w:t>
      </w:r>
      <w:proofErr w:type="spellEnd"/>
      <w:r w:rsidR="00464987" w:rsidRPr="000B4D61">
        <w:rPr>
          <w:rFonts w:ascii="Times New Roman" w:eastAsia="Times New Roman" w:hAnsi="Times New Roman" w:cs="Times New Roman"/>
          <w:sz w:val="24"/>
          <w:szCs w:val="24"/>
        </w:rPr>
        <w:t xml:space="preserve"> shifts grazing onto native seaweeds</w:t>
      </w:r>
      <w:ins w:id="317" w:author="Jeremy Long" w:date="2023-10-11T17:31:00Z">
        <w:r w:rsidR="009942BA">
          <w:rPr>
            <w:rFonts w:ascii="Times New Roman" w:eastAsia="Times New Roman" w:hAnsi="Times New Roman" w:cs="Times New Roman"/>
            <w:sz w:val="24"/>
            <w:szCs w:val="24"/>
          </w:rPr>
          <w:t>.</w:t>
        </w:r>
      </w:ins>
    </w:p>
    <w:p w14:paraId="6D197A21"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32EB359E" w14:textId="6B94ED98" w:rsidR="0011538B" w:rsidRDefault="00BF3D37" w:rsidP="000B4D61">
      <w:pPr>
        <w:spacing w:line="480" w:lineRule="auto"/>
        <w:jc w:val="both"/>
        <w:rPr>
          <w:ins w:id="318" w:author="Jeremy Long" w:date="2023-10-03T13:06:00Z"/>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 xml:space="preserve">Methods </w:t>
      </w:r>
    </w:p>
    <w:p w14:paraId="5A4D3B91" w14:textId="77777777" w:rsidR="009942BA" w:rsidRPr="000B4D61" w:rsidRDefault="009942BA" w:rsidP="009942BA">
      <w:pPr>
        <w:spacing w:line="480" w:lineRule="auto"/>
        <w:ind w:firstLine="720"/>
        <w:jc w:val="both"/>
        <w:rPr>
          <w:ins w:id="319" w:author="Jeremy Long" w:date="2023-10-03T13:06:00Z"/>
          <w:rFonts w:ascii="Times New Roman" w:eastAsia="Times New Roman" w:hAnsi="Times New Roman" w:cs="Times New Roman"/>
          <w:sz w:val="24"/>
          <w:szCs w:val="24"/>
        </w:rPr>
        <w:pPrChange w:id="320" w:author="Jeremy Long" w:date="2023-10-03T13:17:00Z">
          <w:pPr>
            <w:spacing w:line="480" w:lineRule="auto"/>
            <w:jc w:val="both"/>
          </w:pPr>
        </w:pPrChange>
      </w:pPr>
      <w:commentRangeStart w:id="321"/>
      <w:ins w:id="322" w:author="Jeremy Long" w:date="2023-10-03T13:06:00Z">
        <w:r w:rsidRPr="000B4D61">
          <w:rPr>
            <w:rFonts w:ascii="Times New Roman" w:eastAsia="Times New Roman" w:hAnsi="Times New Roman" w:cs="Times New Roman"/>
            <w:sz w:val="24"/>
            <w:szCs w:val="24"/>
          </w:rPr>
          <w:t>In</w:t>
        </w:r>
        <w:commentRangeEnd w:id="321"/>
        <w:r>
          <w:rPr>
            <w:rStyle w:val="CommentReference"/>
          </w:rPr>
          <w:commentReference w:id="321"/>
        </w:r>
        <w:r w:rsidRPr="000B4D61">
          <w:rPr>
            <w:rFonts w:ascii="Times New Roman" w:eastAsia="Times New Roman" w:hAnsi="Times New Roman" w:cs="Times New Roman"/>
            <w:sz w:val="24"/>
            <w:szCs w:val="24"/>
          </w:rPr>
          <w:t xml:space="preserve"> this study, we used a donor-controlled system to elucidate how invasion-mediated changes in donor systems impact subsidy-recipient communities, using rocky intertidal decomposers of beached seaweeds (hereafter referred to as “wrack”) as a model system. Wrack subsidies provide important resources to nearshore and shore habitats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{"citationID":"COrGedBr","properties":{"formattedCitation":"(Duggins et al. 1989, Bustamante et al. 1995, Orr et al. 2005)","plainCitation":"(Duggins et al. 1989, Bustamante et al. 1995, Orr et al. 2005)","noteIndex":0},"citationItems":[{"id":21,"uris":["http://zotero.org/users/6486635/items/97NZ3L8E"],"itemData":{"id":21,"type":"article-journal","container-title":"Science","DOI":"10.1126/science.245.4914.170","ISSN":"0036-8075, 1095-9203","issue":"4914","journalAbbreviation":"Science","language":"en","page":"170-173","source":"DOI.org (Crossref)","title":"Magnification of Secondary Production by Kelp Detritus in Coastal Marine Ecosystems","volume":"245","author":[{"family":"Duggins","given":"D. O."},{"family":"Simenstad","given":"C. A."},{"family":"Estes","given":"J. A."}],"issued":{"date-parts":[["1989",7,14]]}}},{"id":22,"uris":["http://zotero.org/users/6486635/items/WIQZF8Z3"],"itemData":{"id":22,"type":"article-journal","container-title":"Oecologia","DOI":"10.1007/BF00333251","ISSN":"0029-8549, 1432-1939","issue":"2","journalAbbreviation":"Oecologia","language":"en","page":"189-201","source":"DOI.org (Crossref)","title":"Gradients of intertidal primary productivity around the coast of South Africa and their relationships with consumer biomass","volume":"102","author":[{"family":"Bustamante","given":"Rodrigo H."},{"family":"Branch","given":"George M."},{"family":"Eekhout","given":"Sean"},{"family":"Robertson","given":"Bruce"},{"family":"Zoutendyk","given":"Peter"},{"family":"Schleyer","given":"Michael"},{"family":"Dye","given":"Arthur"},{"family":"Hanekom","given":"Nick"},{"family":"Keats","given":"Derek"},{"family":"Jurd","given":"Michelle"},{"family":"McQuaid","given":"Christopher"}],"issued":{"date-parts":[["1995",5]]}}},{"id":288,"uris":["http://zotero.org/users/6486635/items/LSFGFP4G"],"itemData":{"id":288,"type":"article-journal","abstract":"The onshore deposition of macroalgal and macrophyte wrack provides a potentially signiﬁcant marine subsidy to intertidal and supratidal herbivore and decomposer communities. Based on the study of daily input loads to beaches, we estimated summer wrack deposition of up to 140 Mg (dry mass)/km shoreline in Barkley Sound, British Columbia. However, input rates were highly variable depending on beach type, nearshore hydrodynamics, and buoyancy characteristics of the wrack. Cobble beaches retained ϳ10 times and 30 times more wrack than did gravel and sand beaches, respectively. Cobble and gravel beaches also differed in species composition of new (fresh) wrack input, with Macrocystis integrifolia being characteristic for the former and Nereocystis luetkeana for the latter, which we attribute to buoyancy characteristics of the ﬂoating debris. On sand beaches, Phyllospadix spp. and Enteromorpha spp. were the dominant wrack species. Species composition of freshly deposited wrack also depended on wave exposure, but predictability based on the species pool within a beach’s catchment was restricted. Drift lines of aging wrack differed from freshly deposited wrack in species composition, probably due to wrack decomposition that results in ﬂuxes of nutrients and energy between the adjacent marine and terrestrial habitats. We hold that the characteristics of a given beach, e.g., substratum and wave exposure, and their effects on wrack input, will have important ecological and biogeochemical implications for the marine–terrestrial ecotone.","container-title":"Ecology","DOI":"10.1890/04-1486","ISSN":"0012-9658","issue":"6","journalAbbreviation":"Ecology","language":"en","page":"1496-1507","source":"DOI.org (Crossref)","title":"WRACK DEPOSITION ON DIFFERENT BEACH TYPES: SPATIAL AND TEMPORAL VARIATION IN THE PATTERN OF SUBSIDY","title-short":"WRACK DEPOSITION ON DIFFERENT BEACH TYPES","volume":"86","author":[{"family":"Orr","given":"Michael"},{"family":"Zimmer","given":"Martin"},{"family":"Jelinski","given":"Dennis E."},{"family":"Mews","given":"Malte"}],"issued":{"date-parts":[["2005",6]]}}}],"schema":"https://github.com/citation-style-language/schema/raw/master/csl-citation.json"}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(Duggins et al. 1989, Bustamante et al. 1995, Orr et al. 2005)</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For example, wrack on Bahamian Island coastlines temporarily shift predator behavior, increase predator densities</w:t>
        </w:r>
        <w:r w:rsidRPr="000B4D61">
          <w:rPr>
            <w:rFonts w:ascii="Times New Roman" w:hAnsi="Times New Roman" w:cs="Times New Roman"/>
            <w:sz w:val="24"/>
            <w:szCs w:val="24"/>
          </w:rPr>
          <w:t xml:space="preserve">, and </w:t>
        </w:r>
        <w:r w:rsidRPr="000B4D61">
          <w:rPr>
            <w:rFonts w:ascii="Times New Roman" w:eastAsia="Times New Roman" w:hAnsi="Times New Roman" w:cs="Times New Roman"/>
            <w:sz w:val="24"/>
            <w:szCs w:val="24"/>
          </w:rPr>
          <w:t xml:space="preserve">ultimately result in a herbivore-mediated trophic cascade on some plants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{"citationID":"eFGDomRK","properties":{"formattedCitation":"(Spiller et al. 2010, Wright et al. 2013, Piovia-Scott et al. 2017, Kenny et al. 2017, Piovia\\uc0\\u8208{}Scott et al. 2019)","plainCitation":"(Spiller et al. 2010, Wright et al. 2013, Piovia-Scott et al. 2017, Kenny et al. 2017, Piovia‐Scott et al. 2019)","noteIndex":0},"citationItems":[{"id":434,"uris":["http://zotero.org/users/6486635/items/RYJG3JFS"],"itemData":{"id":434,"type":"article-journal","abstract":"The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W."}],"issued":{"date-parts":[["2013",3]]}}},{"id":436,"uris":["http://zotero.org/users/6486635/items/9WR5MTPL"],"itemData":{"id":436,"type":"article-journal","abstract":"Introduced predators can have dramatic effects on island ecosystems, the magnitude of which are likely to vary with island characteristics. We investigated the inﬂuence of two important properties of islands—size and amount of resource subsidy—on the effects of an introduced predatory lizard (Anolis sagrei) on three groups of arthropod prey. Lizards were experimentally introduced to 16 islands that spanned gradients in vegetated area and seaweed deposition (a marine resource subsidy); 16 similar islands served as lizard-free controls. The abundance of web spiders, salticid spiders, and wasps was estimated prior to lizard introduction and again four months after lizard introduction. Lizard introduction reduced the average abundance of all three groups of arthropods. The effect of lizards on salticid spiders—which was very large (94% reduction in salticid abundance)—decreased with island size. In contrast, the effect of lizards on wasps—which was also very large (88% reduction in wasp abundance)—tended to increase with island size, but with only marginal signiﬁcance. There was no evidence for variation in the effect of lizards on web spiders with island size. This variation between prey taxa may be related to the relative importance of environmental stress (such as wind and wave exposure, which tend to be more pronounced on smaller islands) in determining abundance. Salticids seem to tolerate the stressful environmental conditions that characterize smaller islands, allowing for larger lizard effects; wasps seem to be limited by these conditions (either directly or indirectly via reduced prey availability), minimizing lizard effects on smaller islands. There was a marginally signiﬁcant tendency for the effect of lizards on salticid spiders to be weaker on islands with more seaweed deposition, suggesting that subsidies may play a role in reducing predator effects on islands. Our results highlight the importance of ecological context in determining the top-down effects of introduced predators and underscore the need to extend existing theories relating island area and community characteristics toward an explicit consideration of species interactions.","container-title":"Ecosphere","DOI":"10.1002/ecs2.1909","ISSN":"21508925","issue":"8","journalAbbreviation":"Ecosphere","language":"en","page":"e01909","source":"DOI.org (Crossref)","title":"The effect of lizards on spiders and wasps: variation with island size and marine subsidy","title-short":"The effect of lizards on spiders and wasps","volume":"8","author":[{"family":"Piovia-Scott","given":"Jonah"},{"family":"Yang","given":"Louie H."},{"family":"Wright","given":"Amber N."},{"family":"Spiller","given":"David A."},{"family":"Schoener","given":"Thomas W."}],"issued":{"date-parts":[["2017",8]]}}},{"id":274,"uris":["http://zotero.org/users/6486635/items/T5CRNS9K"],"itemData":{"id":274,"type":"article-journal","abstract":"Most prominent theories of food web dynamics imply the simultaneous action of bottom–up and top–down forces. However, transient bottom-up effects resulting from resource pulses can lead to sequential shifts in the strength of top–down predator effects. We used a large-scale ﬁeld experiment (32 small islands sampled over 5 years) to probe how the frequency and magnitude of pulsed seaweed inputs drives temporal variation in the top–down effects of lizard predators. Short-term weakening of lizard effects on spiders and plants (the latter via a trophic cascade) were associated with lizard diet shifts, and were more pronounced with larger seaweed inputs. Long-term strengthening of lizard effects was associated with lizard numerical responses and plant fertilisation. Increased pulse frequency reinforced the strengthening of lizard effects on spiders and plants. These results underscore the temporally variable nature of top–down effects and highlight the role of resource pulses in driving this variation.","container-title":"Ecology Letters","DOI":"10.1111/ele.13377","ISSN":"1461-023X, 1461-0248","issue":"11","journalAbbreviation":"Ecol Lett","language":"en","page":"1850-1859","source":"DOI.org (Crossref)","title":"Pulsed seaweed subsidies drive sequential shifts in the effects of lizard predators on island food webs","volume":"22","author":[{"family":"Piovia‐Scott","given":"Jonah"},{"family":"Yang","given":"Louie H."},{"family":"Wright","given":"Amber N."},{"family":"Spiller","given":"David A."},{"family":"Schoener","given":"Thomas W."}],"editor":[{"family":"Young","given":"Hillary"}],"issued":{"date-parts":[["2019",11]]}}},{"id":437,"uris":["http://zotero.org/users/6486635/items/HTSMFMAH"],"itemData":{"id":437,"type":"article-journal","abstract":"Resource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hAnsi="Times New Roman" w:cs="Times New Roman"/>
            <w:sz w:val="24"/>
            <w:szCs w:val="24"/>
          </w:rPr>
          <w:t xml:space="preserve">(Spiller et al. 2010, Wright et al. 2013, </w:t>
        </w:r>
        <w:proofErr w:type="spellStart"/>
        <w:r w:rsidRPr="000B4D61">
          <w:rPr>
            <w:rFonts w:ascii="Times New Roman" w:hAnsi="Times New Roman" w:cs="Times New Roman"/>
            <w:sz w:val="24"/>
            <w:szCs w:val="24"/>
          </w:rPr>
          <w:t>Piovia</w:t>
        </w:r>
        <w:proofErr w:type="spellEnd"/>
        <w:r w:rsidRPr="000B4D61">
          <w:rPr>
            <w:rFonts w:ascii="Times New Roman" w:hAnsi="Times New Roman" w:cs="Times New Roman"/>
            <w:sz w:val="24"/>
            <w:szCs w:val="24"/>
          </w:rPr>
          <w:t>-</w:t>
        </w:r>
        <w:r w:rsidRPr="000B4D61">
          <w:rPr>
            <w:rFonts w:ascii="Times New Roman" w:hAnsi="Times New Roman" w:cs="Times New Roman"/>
            <w:sz w:val="24"/>
            <w:szCs w:val="24"/>
          </w:rPr>
          <w:lastRenderedPageBreak/>
          <w:t xml:space="preserve">Scott et al. 2017, Kenny et al. 2017, </w:t>
        </w:r>
        <w:proofErr w:type="spellStart"/>
        <w:r w:rsidRPr="000B4D61">
          <w:rPr>
            <w:rFonts w:ascii="Times New Roman" w:hAnsi="Times New Roman" w:cs="Times New Roman"/>
            <w:sz w:val="24"/>
            <w:szCs w:val="24"/>
          </w:rPr>
          <w:t>Piovia</w:t>
        </w:r>
        <w:proofErr w:type="spellEnd"/>
        <w:r w:rsidRPr="000B4D61">
          <w:rPr>
            <w:rFonts w:ascii="Times New Roman" w:hAnsi="Times New Roman" w:cs="Times New Roman"/>
            <w:sz w:val="24"/>
            <w:szCs w:val="24"/>
          </w:rPr>
          <w:t>‐Scott et al. 2019)</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Thus, quantity and quality of subsidies can affect consumers at an individual level by changing grazing behavior of consumers, numerical response at a population level if consumers utilize the resource, and at the community level by shifting competitive balance</w:t>
        </w:r>
        <w:r w:rsidRPr="000B4D61">
          <w:rPr>
            <w:rFonts w:ascii="Times New Roman" w:hAnsi="Times New Roman" w:cs="Times New Roman"/>
            <w:sz w:val="24"/>
            <w:szCs w:val="24"/>
          </w:rPr>
          <w:t xml:space="preserve"> (</w:t>
        </w:r>
        <w:proofErr w:type="spellStart"/>
        <w:r w:rsidRPr="000B4D61">
          <w:rPr>
            <w:rFonts w:ascii="Times New Roman" w:hAnsi="Times New Roman" w:cs="Times New Roman"/>
            <w:sz w:val="24"/>
            <w:szCs w:val="24"/>
          </w:rPr>
          <w:t>Piovia</w:t>
        </w:r>
        <w:proofErr w:type="spellEnd"/>
        <w:r w:rsidRPr="000B4D61">
          <w:rPr>
            <w:rFonts w:ascii="Times New Roman" w:hAnsi="Times New Roman" w:cs="Times New Roman"/>
            <w:sz w:val="24"/>
            <w:szCs w:val="24"/>
          </w:rPr>
          <w:t>‐Scott et al. 2019)</w:t>
        </w:r>
        <w:r w:rsidRPr="000B4D61">
          <w:rPr>
            <w:rFonts w:ascii="Times New Roman" w:eastAsia="Times New Roman" w:hAnsi="Times New Roman" w:cs="Times New Roman"/>
            <w:sz w:val="24"/>
            <w:szCs w:val="24"/>
          </w:rPr>
          <w:t xml:space="preserve">. Human-mediated changes to the   abundance and composition of seagrasses and seaweeds before they wash ashore could have profound implications on their use by recipient shoreline ecosystems, but these impacts are largely unknown. </w:t>
        </w:r>
      </w:ins>
    </w:p>
    <w:p w14:paraId="4B6BDED9" w14:textId="77777777" w:rsidR="009942BA" w:rsidRPr="000B4D61" w:rsidRDefault="009942BA" w:rsidP="000B4D61">
      <w:pPr>
        <w:spacing w:line="480" w:lineRule="auto"/>
        <w:jc w:val="both"/>
        <w:rPr>
          <w:rFonts w:ascii="Times New Roman" w:eastAsia="Times New Roman" w:hAnsi="Times New Roman" w:cs="Times New Roman"/>
          <w:b/>
          <w:sz w:val="24"/>
          <w:szCs w:val="24"/>
        </w:rPr>
      </w:pPr>
    </w:p>
    <w:p w14:paraId="0474C206" w14:textId="1F930944" w:rsidR="0011538B" w:rsidRDefault="0011538B" w:rsidP="000B4D61">
      <w:pPr>
        <w:spacing w:line="480" w:lineRule="auto"/>
        <w:jc w:val="both"/>
        <w:rPr>
          <w:ins w:id="323" w:author="Jeremy Long" w:date="2023-10-03T13:05:00Z"/>
          <w:rFonts w:ascii="Times New Roman" w:eastAsia="Times New Roman" w:hAnsi="Times New Roman" w:cs="Times New Roman"/>
          <w:i/>
          <w:sz w:val="24"/>
          <w:szCs w:val="24"/>
        </w:rPr>
      </w:pPr>
      <w:r w:rsidRPr="000B4D61">
        <w:rPr>
          <w:rFonts w:ascii="Times New Roman" w:eastAsia="Times New Roman" w:hAnsi="Times New Roman" w:cs="Times New Roman"/>
          <w:i/>
          <w:sz w:val="24"/>
          <w:szCs w:val="24"/>
        </w:rPr>
        <w:t xml:space="preserve">Study </w:t>
      </w:r>
      <w:r w:rsidR="007902AC" w:rsidRPr="000B4D61">
        <w:rPr>
          <w:rFonts w:ascii="Times New Roman" w:eastAsia="Times New Roman" w:hAnsi="Times New Roman" w:cs="Times New Roman"/>
          <w:i/>
          <w:sz w:val="24"/>
          <w:szCs w:val="24"/>
        </w:rPr>
        <w:t>o</w:t>
      </w:r>
      <w:r w:rsidRPr="000B4D61">
        <w:rPr>
          <w:rFonts w:ascii="Times New Roman" w:eastAsia="Times New Roman" w:hAnsi="Times New Roman" w:cs="Times New Roman"/>
          <w:i/>
          <w:sz w:val="24"/>
          <w:szCs w:val="24"/>
        </w:rPr>
        <w:t>rganisms</w:t>
      </w:r>
    </w:p>
    <w:p w14:paraId="76FBAF52" w14:textId="093B4B02" w:rsidR="009942BA" w:rsidRPr="000B4D61" w:rsidDel="009942BA" w:rsidRDefault="009942BA" w:rsidP="009942BA">
      <w:pPr>
        <w:spacing w:line="480" w:lineRule="auto"/>
        <w:jc w:val="both"/>
        <w:rPr>
          <w:del w:id="324" w:author="Jeremy Long" w:date="2023-10-03T13:06:00Z"/>
          <w:moveTo w:id="325" w:author="Jeremy Long" w:date="2023-10-03T13:05:00Z"/>
          <w:rFonts w:ascii="Times New Roman" w:eastAsia="Times New Roman" w:hAnsi="Times New Roman" w:cs="Times New Roman"/>
          <w:sz w:val="24"/>
          <w:szCs w:val="24"/>
        </w:rPr>
      </w:pPr>
      <w:moveToRangeStart w:id="326" w:author="Jeremy Long" w:date="2023-10-03T13:05:00Z" w:name="move147230775"/>
      <w:commentRangeStart w:id="327"/>
      <w:moveTo w:id="328" w:author="Jeremy Long" w:date="2023-10-03T13:05:00Z">
        <w:del w:id="329" w:author="Jeremy Long" w:date="2023-10-03T13:06:00Z">
          <w:r w:rsidRPr="000B4D61" w:rsidDel="009942BA">
            <w:rPr>
              <w:rFonts w:ascii="Times New Roman" w:eastAsia="Times New Roman" w:hAnsi="Times New Roman" w:cs="Times New Roman"/>
              <w:sz w:val="24"/>
              <w:szCs w:val="24"/>
            </w:rPr>
            <w:delText>In</w:delText>
          </w:r>
          <w:commentRangeEnd w:id="327"/>
          <w:r w:rsidDel="009942BA">
            <w:rPr>
              <w:rStyle w:val="CommentReference"/>
            </w:rPr>
            <w:commentReference w:id="327"/>
          </w:r>
          <w:r w:rsidRPr="000B4D61" w:rsidDel="009942BA">
            <w:rPr>
              <w:rFonts w:ascii="Times New Roman" w:eastAsia="Times New Roman" w:hAnsi="Times New Roman" w:cs="Times New Roman"/>
              <w:sz w:val="24"/>
              <w:szCs w:val="24"/>
            </w:rPr>
            <w:delText xml:space="preserve"> this study, we used a donor-controlled system to elucidate how invasion-mediated changes in donor systems impact subsidy-recipient communities, using rocky intertidal decomposers of beached seaweeds (hereafter referred to as “wrack”) as a model system. Wrack subsidies provide important resources to nearshore and shore habitats </w:delText>
          </w:r>
          <w:r w:rsidRPr="000B4D61" w:rsidDel="009942BA">
            <w:rPr>
              <w:rFonts w:ascii="Times New Roman" w:eastAsia="Times New Roman" w:hAnsi="Times New Roman" w:cs="Times New Roman"/>
              <w:sz w:val="24"/>
              <w:szCs w:val="24"/>
            </w:rPr>
            <w:fldChar w:fldCharType="begin"/>
          </w:r>
          <w:r w:rsidRPr="000B4D61" w:rsidDel="009942BA">
            <w:rPr>
              <w:rFonts w:ascii="Times New Roman" w:eastAsia="Times New Roman" w:hAnsi="Times New Roman" w:cs="Times New Roman"/>
              <w:sz w:val="24"/>
              <w:szCs w:val="24"/>
            </w:rPr>
            <w:delInstrText xml:space="preserve"> ADDIN ZOTERO_ITEM CSL_CITATION {"citationID":"COrGedBr","properties":{"formattedCitation":"(Duggins et al. 1989, Bustamante et al. 1995, Orr et al. 2005)","plainCitation":"(Duggins et al. 1989, Bustamante et al. 1995, Orr et al. 2005)","noteIndex":0},"citationItems":[{"id":21,"uris":["http://zotero.org/users/6486635/items/97NZ3L8E"],"itemData":{"id":21,"type":"article-journal","container-title":"Science","DOI":"10.1126/science.245.4914.170","ISSN":"0036-8075, 1095-9203","issue":"4914","journalAbbreviation":"Science","language":"en","page":"170-173","source":"DOI.org (Crossref)","title":"Magnification of Secondary Production by Kelp Detritus in Coastal Marine Ecosystems","volume":"245","author":[{"family":"Duggins","given":"D. O."},{"family":"Simenstad","given":"C. A."},{"family":"Estes","given":"J. A."}],"issued":{"date-parts":[["1989",7,14]]}}},{"id":22,"uris":["http://zotero.org/users/6486635/items/WIQZF8Z3"],"itemData":{"id":22,"type":"article-journal","container-title":"Oecologia","DOI":"10.1007/BF00333251","ISSN":"0029-8549, 1432-1939","issue":"2","journalAbbreviation":"Oecologia","language":"en","page":"189-201","source":"DOI.org (Crossref)","title":"Gradients of intertidal primary productivity around the coast of South Africa and their relationships with consumer biomass","volume":"102","author":[{"family":"Bustamante","given":"Rodrigo H."},{"family":"Branch","given":"George M."},{"family":"Eekhout","given":"Sean"},{"family":"Robertson","given":"Bruce"},{"family":"Zoutendyk","given":"Peter"},{"family":"Schleyer","given":"Michael"},{"family":"Dye","given":"Arthur"},{"family":"Hanekom","given":"Nick"},{"family":"Keats","given":"Derek"},{"family":"Jurd","given":"Michelle"},{"family":"McQuaid","given":"Christopher"}],"issued":{"date-parts":[["1995",5]]}}},{"id":288,"uris":["http://zotero.org/users/6486635/items/LSFGFP4G"],"itemData":{"id":288,"type":"article-journal","abstract":"The onshore deposition of macroalgal and macrophyte wrack provides a potentially signiﬁcant marine subsidy to intertidal and supratidal herbivore and decomposer communities. Based on the study of daily input loads to beaches, we estimated summer wrack deposition of up to 140 Mg (dry mass)/km shoreline in Barkley Sound, British Columbia. However, input rates were highly variable depending on beach type, nearshore hydrodynamics, and buoyancy characteristics of the wrack. Cobble beaches retained ϳ10 times and 30 times more wrack than did gravel and sand beaches, respectively. Cobble and gravel beaches also differed in species composition of new (fresh) wrack input, with Macrocystis integrifolia being characteristic for the former and Nereocystis luetkeana for the latter, which we attribute to buoyancy characteristics of the ﬂoating debris. On sand beaches, Phyllospadix spp. and Enteromorpha spp. were the dominant wrack species. Species composition of freshly deposited wrack also depended on wave exposure, but predictability based on the species pool within a beach’s catchment was restricted. Drift lines of aging wrack differed from freshly deposited wrack in species composition, probably due to wrack decomposition that results in ﬂuxes of nutrients and energy between the adjacent marine and terrestrial habitats. We hold that the characteristics of a given beach, e.g., substratum and wave exposure, and their effects on wrack input, will have important ecological and biogeochemical implications for the marine–terrestrial ecotone.","container-title":"Ecology","DOI":"10.1890/04-1486","ISSN":"0012-9658","issue":"6","journalAbbreviation":"Ecology","language":"en","page":"1496-1507","source":"DOI.org (Crossref)","title":"WRACK DEPOSITION ON DIFFERENT BEACH TYPES: SPATIAL AND TEMPORAL VARIATION IN THE PATTERN OF SUBSIDY","title-short":"WRACK DEPOSITION ON DIFFERENT BEACH TYPES","volume":"86","author":[{"family":"Orr","given":"Michael"},{"family":"Zimmer","given":"Martin"},{"family":"Jelinski","given":"Dennis E."},{"family":"Mews","given":"Malte"}],"issued":{"date-parts":[["2005",6]]}}}],"schema":"https://github.com/citation-style-language/schema/raw/master/csl-citation.json"} </w:delInstrText>
          </w:r>
          <w:r w:rsidRPr="000B4D61" w:rsidDel="009942BA">
            <w:rPr>
              <w:rFonts w:ascii="Times New Roman" w:eastAsia="Times New Roman" w:hAnsi="Times New Roman" w:cs="Times New Roman"/>
              <w:sz w:val="24"/>
              <w:szCs w:val="24"/>
            </w:rPr>
            <w:fldChar w:fldCharType="separate"/>
          </w:r>
          <w:r w:rsidRPr="000B4D61" w:rsidDel="009942BA">
            <w:rPr>
              <w:rFonts w:ascii="Times New Roman" w:eastAsia="Times New Roman" w:hAnsi="Times New Roman" w:cs="Times New Roman"/>
              <w:noProof/>
              <w:sz w:val="24"/>
              <w:szCs w:val="24"/>
            </w:rPr>
            <w:delText>(Duggins et al. 1989, Bustamante et al. 1995, Orr et al. 2005)</w:delText>
          </w:r>
          <w:r w:rsidRPr="000B4D61" w:rsidDel="009942BA">
            <w:rPr>
              <w:rFonts w:ascii="Times New Roman" w:eastAsia="Times New Roman" w:hAnsi="Times New Roman" w:cs="Times New Roman"/>
              <w:sz w:val="24"/>
              <w:szCs w:val="24"/>
            </w:rPr>
            <w:fldChar w:fldCharType="end"/>
          </w:r>
          <w:r w:rsidRPr="000B4D61" w:rsidDel="009942BA">
            <w:rPr>
              <w:rFonts w:ascii="Times New Roman" w:eastAsia="Times New Roman" w:hAnsi="Times New Roman" w:cs="Times New Roman"/>
              <w:sz w:val="24"/>
              <w:szCs w:val="24"/>
            </w:rPr>
            <w:delText>. For example, wrack on Bahamian Island coastlines temporarily shift predator behavior, increase predator densities</w:delText>
          </w:r>
          <w:r w:rsidRPr="000B4D61" w:rsidDel="009942BA">
            <w:rPr>
              <w:rFonts w:ascii="Times New Roman" w:hAnsi="Times New Roman" w:cs="Times New Roman"/>
              <w:sz w:val="24"/>
              <w:szCs w:val="24"/>
            </w:rPr>
            <w:delText xml:space="preserve">, and </w:delText>
          </w:r>
          <w:r w:rsidRPr="000B4D61" w:rsidDel="009942BA">
            <w:rPr>
              <w:rFonts w:ascii="Times New Roman" w:eastAsia="Times New Roman" w:hAnsi="Times New Roman" w:cs="Times New Roman"/>
              <w:sz w:val="24"/>
              <w:szCs w:val="24"/>
            </w:rPr>
            <w:delText xml:space="preserve">ultimately result in a herbivore-mediated trophic cascade on some plants </w:delText>
          </w:r>
          <w:r w:rsidRPr="000B4D61" w:rsidDel="009942BA">
            <w:rPr>
              <w:rFonts w:ascii="Times New Roman" w:eastAsia="Times New Roman" w:hAnsi="Times New Roman" w:cs="Times New Roman"/>
              <w:sz w:val="24"/>
              <w:szCs w:val="24"/>
            </w:rPr>
            <w:fldChar w:fldCharType="begin"/>
          </w:r>
          <w:r w:rsidRPr="000B4D61" w:rsidDel="009942BA">
            <w:rPr>
              <w:rFonts w:ascii="Times New Roman" w:eastAsia="Times New Roman" w:hAnsi="Times New Roman" w:cs="Times New Roman"/>
              <w:sz w:val="24"/>
              <w:szCs w:val="24"/>
            </w:rPr>
            <w:delInstrText xml:space="preserve"> ADDIN ZOTERO_ITEM CSL_CITATION {"citationID":"eFGDomRK","properties":{"formattedCitation":"(Spiller et al. 2010, Wright et al. 2013, Piovia-Scott et al. 2017, Kenny et al. 2017, Piovia\\uc0\\u8208{}Scott et al. 2019)","plainCitation":"(Spiller et al. 2010, Wright et al. 2013, Piovia-Scott et al. 2017, Kenny et al. 2017, Piovia‐Scott et al. 2019)","noteIndex":0},"citationItems":[{"id":434,"uris":["http://zotero.org/users/6486635/items/RYJG3JFS"],"itemData":{"id":434,"type":"article-journal","abstract":"The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W."}],"issued":{"date-parts":[["2013",3]]}}},{"id":436,"uris":["http://zotero.org/users/6486635/items/9WR5MTPL"],"itemData":{"id":436,"type":"article-journal","abstract":"Introduced predators can have dramatic effects on island ecosystems, the magnitude of which are likely to vary with island characteristics. We investigated the inﬂuence of two important properties of islands—size and amount of resource subsidy—on the effects of an introduced predatory lizard (Anolis sagrei) on three groups of arthropod prey. Lizards were experimentally introduced to 16 islands that spanned gradients in vegetated area and seaweed deposition (a marine resource subsidy); 16 similar islands served as lizard-free controls. The abundance of web spiders, salticid spiders, and wasps was estimated prior to lizard introduction and again four months after lizard introduction. Lizard introduction reduced the average abundance of all three groups of arthropods. The effect of lizards on salticid spiders—which was very large (94% reduction in salticid abundance)—decreased with island size. In contrast, the effect of lizards on wasps—which was also very large (88% reduction in wasp abundance)—tended to increase with island size, but with only marginal signiﬁcance. There was no evidence for variation in the effect of lizards on web spiders with island size. This variation between prey taxa may be related to the relative importance of environmental stress (such as wind and wave exposure, which tend to be more pronounced on smaller islands) in determining abundance. Salticids seem to tolerate the stressful environmental conditions that characterize smaller islands, allowing for larger lizard effects; wasps seem to be limited by these conditions (either directly or indirectly via reduced prey availability), minimizing lizard effects on smaller islands. There was a marginally signiﬁcant tendency for the effect of lizards on salticid spiders to be weaker on islands with more seaweed deposition, suggesting that subsidies may play a role in reducing predator effects on islands. Our results highlight the importance of ecological context in determining the top-down effects of introduced predators and underscore the need to extend existing theories relating island area and community characteristics toward an explicit consideration of species interactions.","container-title":"Ecosphere","DOI":"10.1002/ecs2.1909","ISSN":"21508925","issue":"8","journalAbbreviation":"Ecosphere","language":"en","page":"e01909","source":"DOI.org (Crossref)","title":"The effect of lizards on spiders and wasps: variation with island size and marine subsidy","title-short":"The effect of lizards on spiders and wasps","volume":"8","author":[{"family":"Piovia-Scott","given":"Jonah"},{"family":"Yang","given":"Louie H."},{"family":"Wright","given":"Amber N."},{"family":"Spiller","given":"David A."},{"family":"Schoener","given":"Thomas W."}],"issued":{"date-parts":[["2017",8]]}}},{"id":274,"uris":["http://zotero.org/users/6486635/items/T5CRNS9K"],"itemData":{"id":274,"type":"article-journal","abstract":"Most prominent theories of food web dynamics imply the simultaneous action of bottom–up and top–down forces. However, transient bottom-up effects resulting from resource pulses can lead to sequential shifts in the strength of top–down predator effects. We used a large-scale ﬁeld experiment (32 small islands sampled over 5 years) to probe how the frequency and magnitude of pulsed seaweed inputs drives temporal variation in the top–down effects of lizard predators. Short-term weakening of lizard effects on spiders and plants (the latter via a trophic cascade) were associated with lizard diet shifts, and were more pronounced with larger seaweed inputs. Long-term strengthening of lizard effects was associated with lizard numerical responses and plant fertilisation. Increased pulse frequency reinforced the strengthening of lizard effects on spiders and plants. These results underscore the temporally variable nature of top–down effects and highlight the role of resource pulses in driving this variation.","container-title":"Ecology Letters","DOI":"10.1111/ele.13377","ISSN":"1461-023X, 1461-0248","issue":"11","journalAbbreviation":"Ecol Lett","language":"en","page":"1850-1859","source":"DOI.org (Crossref)","title":"Pulsed seaweed subsidies drive sequential shifts in the effects of lizard predators on island food webs","volume":"22","author":[{"family":"Piovia‐Scott","given":"Jonah"},{"family":"Yang","given":"Louie H."},{"family":"Wright","given":"Amber N."},{"family":"Spiller","given":"David A."},{"family":"Schoener","given":"Thomas W."}],"editor":[{"family":"Young","given":"Hillary"}],"issued":{"date-parts":[["2019",11]]}}},{"id":437,"uris":["http://zotero.org/users/6486635/items/HTSMFMAH"],"itemData":{"id":437,"type":"article-journal","abstract":"Resource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delInstrText>
          </w:r>
          <w:r w:rsidRPr="000B4D61" w:rsidDel="009942BA">
            <w:rPr>
              <w:rFonts w:ascii="Times New Roman" w:eastAsia="Times New Roman" w:hAnsi="Times New Roman" w:cs="Times New Roman"/>
              <w:sz w:val="24"/>
              <w:szCs w:val="24"/>
            </w:rPr>
            <w:fldChar w:fldCharType="separate"/>
          </w:r>
          <w:r w:rsidRPr="000B4D61" w:rsidDel="009942BA">
            <w:rPr>
              <w:rFonts w:ascii="Times New Roman" w:hAnsi="Times New Roman" w:cs="Times New Roman"/>
              <w:sz w:val="24"/>
              <w:szCs w:val="24"/>
            </w:rPr>
            <w:delText>(Spiller et al. 2010, Wright et al. 2013, Piovia-Scott et al. 2017, Kenny et al. 2017, Piovia‐Scott et al. 2019)</w:delText>
          </w:r>
          <w:r w:rsidRPr="000B4D61" w:rsidDel="009942BA">
            <w:rPr>
              <w:rFonts w:ascii="Times New Roman" w:eastAsia="Times New Roman" w:hAnsi="Times New Roman" w:cs="Times New Roman"/>
              <w:sz w:val="24"/>
              <w:szCs w:val="24"/>
            </w:rPr>
            <w:fldChar w:fldCharType="end"/>
          </w:r>
          <w:r w:rsidRPr="000B4D61" w:rsidDel="009942BA">
            <w:rPr>
              <w:rFonts w:ascii="Times New Roman" w:eastAsia="Times New Roman" w:hAnsi="Times New Roman" w:cs="Times New Roman"/>
              <w:sz w:val="24"/>
              <w:szCs w:val="24"/>
            </w:rPr>
            <w:delText>. Thus, quantity and quality of subsidies can affect consumers at an individual level by changing grazing behavior of consumers, numerical response at a population level if consumers utilize the resource, and at the community level by shifting competitive balance</w:delText>
          </w:r>
          <w:r w:rsidRPr="000B4D61" w:rsidDel="009942BA">
            <w:rPr>
              <w:rFonts w:ascii="Times New Roman" w:hAnsi="Times New Roman" w:cs="Times New Roman"/>
              <w:sz w:val="24"/>
              <w:szCs w:val="24"/>
            </w:rPr>
            <w:delText xml:space="preserve"> (Piovia‐Scott et al. 2019)</w:delText>
          </w:r>
          <w:r w:rsidRPr="000B4D61" w:rsidDel="009942BA">
            <w:rPr>
              <w:rFonts w:ascii="Times New Roman" w:eastAsia="Times New Roman" w:hAnsi="Times New Roman" w:cs="Times New Roman"/>
              <w:sz w:val="24"/>
              <w:szCs w:val="24"/>
            </w:rPr>
            <w:delText xml:space="preserve">. Human-mediated changes to the   abundance and composition of seagrasses and seaweeds before they wash ashore could have profound implications on their use by recipient shoreline ecosystems, but these impacts are largely unknown. </w:delText>
          </w:r>
        </w:del>
      </w:moveTo>
    </w:p>
    <w:p w14:paraId="3081E53C" w14:textId="05E0F2DC" w:rsidR="009942BA" w:rsidRPr="000B4D61" w:rsidDel="009942BA" w:rsidRDefault="009942BA" w:rsidP="009942BA">
      <w:pPr>
        <w:spacing w:line="480" w:lineRule="auto"/>
        <w:ind w:firstLine="720"/>
        <w:jc w:val="both"/>
        <w:rPr>
          <w:del w:id="330" w:author="Jeremy Long" w:date="2023-10-03T13:06:00Z"/>
          <w:moveTo w:id="331" w:author="Jeremy Long" w:date="2023-10-03T13:05:00Z"/>
          <w:rFonts w:ascii="Times New Roman" w:eastAsia="Times New Roman" w:hAnsi="Times New Roman" w:cs="Times New Roman"/>
          <w:sz w:val="24"/>
          <w:szCs w:val="24"/>
        </w:rPr>
      </w:pPr>
      <w:moveTo w:id="332" w:author="Jeremy Long" w:date="2023-10-03T13:05:00Z">
        <w:r w:rsidRPr="000B4D61">
          <w:rPr>
            <w:rFonts w:ascii="Times New Roman" w:eastAsia="Times New Roman" w:hAnsi="Times New Roman" w:cs="Times New Roman"/>
            <w:sz w:val="24"/>
            <w:szCs w:val="24"/>
          </w:rPr>
          <w:t xml:space="preserve">The naiveté of these ecosystems to these subsidies suggests their use may be different than familiar subsidies. This is especially important when recipient communities include sensitive and endangered species that rely on </w:t>
        </w:r>
        <w:proofErr w:type="spellStart"/>
        <w:r w:rsidRPr="000B4D61">
          <w:rPr>
            <w:rFonts w:ascii="Times New Roman" w:eastAsia="Times New Roman" w:hAnsi="Times New Roman" w:cs="Times New Roman"/>
            <w:sz w:val="24"/>
            <w:szCs w:val="24"/>
          </w:rPr>
          <w:t>wrack</w:t>
        </w:r>
        <w:proofErr w:type="spellEnd"/>
        <w:r w:rsidRPr="000B4D61">
          <w:rPr>
            <w:rFonts w:ascii="Times New Roman" w:eastAsia="Times New Roman" w:hAnsi="Times New Roman" w:cs="Times New Roman"/>
            <w:sz w:val="24"/>
            <w:szCs w:val="24"/>
          </w:rPr>
          <w:t xml:space="preserve">. The recent invasion by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i/>
            <w:sz w:val="24"/>
            <w:szCs w:val="24"/>
          </w:rPr>
          <w:t>,</w:t>
        </w:r>
        <w:r w:rsidRPr="000B4D61">
          <w:rPr>
            <w:rFonts w:ascii="Times New Roman" w:eastAsia="Times New Roman" w:hAnsi="Times New Roman" w:cs="Times New Roman"/>
            <w:sz w:val="24"/>
            <w:szCs w:val="24"/>
          </w:rPr>
          <w:t xml:space="preserve"> in southern California kelp forests, may pose consequences for recovery of the endangered Black abalone</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Although black abalone are federally protected, their recovery has been slow since </w:t>
        </w:r>
        <w:del w:id="333" w:author="Jeremy Long" w:date="2023-10-03T13:18:00Z">
          <w:r w:rsidRPr="000B4D61" w:rsidDel="009942BA">
            <w:rPr>
              <w:rFonts w:ascii="Times New Roman" w:eastAsia="Times New Roman" w:hAnsi="Times New Roman" w:cs="Times New Roman"/>
              <w:sz w:val="24"/>
              <w:szCs w:val="24"/>
            </w:rPr>
            <w:delText>various</w:delText>
          </w:r>
        </w:del>
      </w:moveTo>
      <w:ins w:id="334" w:author="Jeremy Long" w:date="2023-10-03T13:18:00Z">
        <w:r>
          <w:rPr>
            <w:rFonts w:ascii="Times New Roman" w:eastAsia="Times New Roman" w:hAnsi="Times New Roman" w:cs="Times New Roman"/>
            <w:sz w:val="24"/>
            <w:szCs w:val="24"/>
          </w:rPr>
          <w:t>several</w:t>
        </w:r>
      </w:ins>
      <w:moveTo w:id="335" w:author="Jeremy Long" w:date="2023-10-03T13:05:00Z">
        <w:r w:rsidRPr="000B4D61">
          <w:rPr>
            <w:rFonts w:ascii="Times New Roman" w:eastAsia="Times New Roman" w:hAnsi="Times New Roman" w:cs="Times New Roman"/>
            <w:sz w:val="24"/>
            <w:szCs w:val="24"/>
          </w:rPr>
          <w:t xml:space="preserve"> species of abalone suffered precipitous declines due to overharvesting and disease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{"citationID":"pHQrcMOY","properties":{"formattedCitation":"(Altstatt et al. 1996, Raimondi et al. 2002, Miner et al. 2006, Stierhoff et al. 2012, Ben-Horin et al. 2013)","plainCitation":"(Altstatt et al. 1996, Raimondi et al. 2002, Miner et al. 2006, Stierhoff et al. 2012, Ben-Horin et al. 2013)","noteIndex":0},"citationItems":[{"id":448,"uris":["http://zotero.org/users/6486635/items/3IAFU4VP"],"itemData":{"id":448,"type":"article-journal","container-title":"Marine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E."}],"issued":{"date-parts":[["2006"]]}}},{"id":198,"uris":["http://zotero.org/users/6486635/items/E3DP6TSC"],"itemData":{"id":198,"type":"article-journal","abstract":"In 2001, the white abalone (Haliotis sorenseni) became the ﬁrst marine invertebrate to be listed as endangered under the Endangered Species Act (ESA). Low densities and recruitment failure due to Allee effects were identiﬁed as being the major threats to the species’ long-term viability. Visual transect surveys conducted using a remotely operated vehicle (ROV) since 2002 indicate a dramatic and continued decline in white abalone total abundance ($78% decrease) and density (33–100% decrease, depending on depth and year) between 2002 and 2010 at Tanner Bank, an area of historically high abundance (&gt;1/m2). An increase in the size distribution over this same time period suggests individuals in the white abalone population are growing larger (and aging) with little or no indication of adequate recruitment success. The vast majority (between 77% and 89%, depending on the year) of white abalone were observed alone, which suggests that the likelihood of reproductive success within this population remains very low. The continuing decline 30 years after the last major commercial harvest demonstrates that the strategy of benign neglect, or allowing the population to recover without intervention, has clearly failed. We recommend immediate proactive conservation through population enhancement by out-planting healthy, captivebred white abalone in areas where populations have reached or are approaching local extinction.","container-title":"Biological Conservation","DOI":"10.1016/j.biocon.2012.03.013","ISSN":"00063207","journalAbbreviation":"Biological Conservation","language":"en","page":"46-52","source":"DOI.org (Crossref)","title":"On the road to extinction? Population declines of the endangered white abalone, Haliotis sorenseni","title-short":"On the road to extinction?","volume":"152","author":[{"family":"Stierhoff","given":"Kevin L."},{"family":"Neuman","given":"Melissa"},{"family":"Butler","given":"John L."}],"issued":{"date-parts":[["2012",8]]}}},{"id":447,"uris":["http://zotero.org/users/6486635/items/7DHGLJJP"],"itemData":{"id":447,"type":"article-journal","abstract":"Epidemiological theory suggests that pathogens will not cause host extinctions because agents of disease should fade out when the host population is driven below a threshold density. Nevertheless, infectious diseases have threatened species with extinction on local scales by maintaining high incidence and the ability to spread efﬁciently even as host populations decline. Intertidal black abalone (Haliotis cracherodii ), but not other abalone species, went extinct locally throughout much of southern California following the emergence of a Rickettsiales-like pathogen in the mid-1980s. The rickettsial disease, a condition known as withering syndrome (WS), and associated mortality occur at elevated water temperatures. We measured abalone body temperatures in the ﬁeld and experimentally manipulated intertidal environmental conditions in the laboratory, testing the inﬂuence of mean temperature and daily temperature variability on key epizootiological processes of WS. Daily temperature variability increased the susceptibility of black abalone to infection, but disease expression occurred only at warm water temperatures and was independent of temperature variability. These results imply that high thermal variation of the marine intertidal zone allows the pathogen to readily infect black abalone, but infected individuals remain asymptomatic until water temperatures periodically exceed thresholds modulating WS. Mass mortalities can therefore occur before pathogen transmission is limited by density-dependent factors.","container-title":"Ecology","DOI":"10.1890/11-2257.1","ISSN":"0012-9658","issue":"1","journalAbbreviation":"Ecology","language":"en","page":"161-168","source":"DOI.org (Crossref)","title":"Variable intertidal temperature explains why disease endangers black abalone","volume":"94","author":[{"family":"Ben-Horin","given":"Tal"},{"family":"Lenihan","given":"Hunter S."},{"family":"Lafferty","given":"Kevin D."}],"issued":{"date-parts":[["2013",1]]}}}],"schema":"https://github.com/citation-style-language/schema/raw/master/csl-citation.json"}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(Altstatt et al. 1996, Raimondi et al. 2002, Miner et al. 2006, Stierhoff et al. 2012, Ben-Horin et al. 2013)</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Although not comparable to historical densities, the California Channel Islands support some populations of black abalone within rocky intertidal habitats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{"citationID":"ssd4hBFV","properties":{"formattedCitation":"(Newman et al. 2010, Raimondi et al. 2015, VanBlaricom and Kenner 2020)","plainCitation":"(Newman et al. 2010, Raimondi et al. 2015, VanBlaricom and Kenner 2020)","noteIndex":0},"citationItems":[{"id":90,"uris":["http://zotero.org/users/6486635/items/5DQVPCWU"],"itemData":{"id":90,"type":"document","abstract":"he black abalone (llaliotis t·rarherodii Leach, 1814) is a relatively large prosobranch gastropod n1ollusc ranging fron1 approxin1au:ly Point Arena in northern California 10 Bahia Tor1ugas and Isla Guadalupe. Mexico. In the United State.s. populations of black abalone on olTshore islands. especially those of southern California. were particularly large prior 10 the ,nid 1980s. An;1lysis oflong-1enn fishery-dependent and -independent data revealed that fishing pressure in co111bina1ion with a lethal disease. withering syndron1e. has resulted in ,nass 1nor1ali1ies of95°/o or greater in black abalone populations south of Monterey County. CA. Reduction in local densities bclo,v the threshold necessary for successful fertilization (0.34/ni2) has been a widespread and pervasive consequence of population reductions by withering syndrorne and other factors. The 1110s1 significant current and future threat that the black abalone faces i 1ha1 itnposed by the spread of withering syndron1e. known 10 be enhanced by periods of ocean wanning. Other factors. such as illegal take. ocean pollution. and natural predation. also pose risks 10 ren1aining populations and those 1ha1 ,nay be restored via active 1nanagen1ent in the future. \\Vi1hou1 ide111ifica1ion. develop1nen1. and in1plen1en1:11ion of e1Tec1ive n1easures 10 counter the popula1ion-level efTcc1s of withering syndron1c. ren,aining black abalone populations n1ay experience further declines.","title":"OVERALL STATUS ANO THREATS ASSESSMENT OF BLACK ABALO E (HAL/OTIS CRACHERODII LEACH, 1814) POPULATIONS IN CALIFORNIA","author":[{"family":"Newman et al.","given":""}],"issued":{"date-parts":[["2010"]]}}},{"id":909,"uris":["http://zotero.org/groups/4748485/items/HA9QZGFX"],"itemData":{"id":909,"type":"article-journal","abstract":"Population consequences of endangered species interacting as predators and prey have been considered theoretically and legally, but rarely investigated in the field. We examined relationships between spatially variable populations of a predator, the California sea otter, Enhydra lutris nereis, and a prey species, the black abalone, Haliotis cracherodii. Both species are federally listed under the Endangered Species Act and co-occur along the coast of California. We compared the local abundance and habitat distribution of black abalone at 12 sites with varying densities of sea otters. All of the populations of abalone we examined were in the geographic area currently unaffected by withering disease, which has decimated populations south of the study area. Surprisingly, our findings indicate that sea otter density is positively associated with increased black abalone density. The presence of sea otters also correlated with a shift in black abalone to habitat conferring greater refuge, which could decrease illegal human harvest. These results highlight the need for a multi-species approach to conservation management of the two species, and demonstrate the importance of using field-collected data rather than simple trophic assumptions to understand relationships between jointly vulnerable predator and prey populations.","container-title":"Ecology","DOI":"10.1890/15-0158.1","ISSN":"1939-9170","issue":"11","language":"en","note":"_eprint: https://onlinelibrary.wiley.com/doi/pdf/10.1890/15-0158.1","page":"3102-3108","source":"Wiley Online Library","title":"Evaluating potential conservation conflicts between two listed species: sea otters and black abalone","title-short":"Evaluating potential conservation conflicts between two listed species","volume":"96","author":[{"family":"Raimondi","given":"Peter"},{"family":"Jurgens","given":"Laura J."},{"family":"Tinker","given":"M. Tim"}],"issued":{"date-parts":[["2015"]]}}},{"id":390,"uris":["http://zotero.org/users/6486635/items/U9KNWEWP"],"itemData":{"id":390,"type":"article-journal","abstract":"Black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(Newman et al. 2010, Raimondi et al. 2015, VanBlaricom and Kenner 2020)</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Many rocky shore consumers, including abalone at these sites consume </w:t>
        </w:r>
        <w:del w:id="336" w:author="Jeremy Long" w:date="2023-10-03T13:18:00Z">
          <w:r w:rsidRPr="000B4D61" w:rsidDel="009942BA">
            <w:rPr>
              <w:rFonts w:ascii="Times New Roman" w:eastAsia="Times New Roman" w:hAnsi="Times New Roman" w:cs="Times New Roman"/>
              <w:sz w:val="24"/>
              <w:szCs w:val="24"/>
            </w:rPr>
            <w:delText xml:space="preserve">various </w:delText>
          </w:r>
        </w:del>
        <w:r w:rsidRPr="000B4D61">
          <w:rPr>
            <w:rFonts w:ascii="Times New Roman" w:eastAsia="Times New Roman" w:hAnsi="Times New Roman" w:cs="Times New Roman"/>
            <w:sz w:val="24"/>
            <w:szCs w:val="24"/>
          </w:rPr>
          <w:t>benthic seaweeds and are subsidized by drift kelp (</w:t>
        </w:r>
        <w:proofErr w:type="spellStart"/>
        <w:r w:rsidRPr="000B4D61">
          <w:rPr>
            <w:rFonts w:ascii="Times New Roman" w:eastAsia="Times New Roman" w:hAnsi="Times New Roman" w:cs="Times New Roman"/>
            <w:noProof/>
            <w:sz w:val="24"/>
            <w:szCs w:val="24"/>
          </w:rPr>
          <w:t>VanBlaricom</w:t>
        </w:r>
        <w:proofErr w:type="spellEnd"/>
        <w:r w:rsidRPr="000B4D61">
          <w:rPr>
            <w:rFonts w:ascii="Times New Roman" w:eastAsia="Times New Roman" w:hAnsi="Times New Roman" w:cs="Times New Roman"/>
            <w:noProof/>
            <w:sz w:val="24"/>
            <w:szCs w:val="24"/>
          </w:rPr>
          <w:t xml:space="preserve"> and Kenner 2020)</w:t>
        </w:r>
        <w:r w:rsidRPr="000B4D61">
          <w:rPr>
            <w:rFonts w:ascii="Times New Roman" w:eastAsia="Times New Roman" w:hAnsi="Times New Roman" w:cs="Times New Roman"/>
            <w:sz w:val="24"/>
            <w:szCs w:val="24"/>
          </w:rPr>
          <w:t xml:space="preserve">. California Giant kelp is a relatively high preference food for abalone (Leighton and </w:t>
        </w:r>
        <w:proofErr w:type="spellStart"/>
        <w:r w:rsidRPr="000B4D61">
          <w:rPr>
            <w:rFonts w:ascii="Times New Roman" w:eastAsia="Times New Roman" w:hAnsi="Times New Roman" w:cs="Times New Roman"/>
            <w:sz w:val="24"/>
            <w:szCs w:val="24"/>
          </w:rPr>
          <w:t>Boolootian</w:t>
        </w:r>
        <w:proofErr w:type="spellEnd"/>
        <w:r w:rsidRPr="000B4D61">
          <w:rPr>
            <w:rFonts w:ascii="Times New Roman" w:eastAsia="Times New Roman" w:hAnsi="Times New Roman" w:cs="Times New Roman"/>
            <w:sz w:val="24"/>
            <w:szCs w:val="24"/>
          </w:rPr>
          <w:t xml:space="preserve"> 1963) </w:t>
        </w:r>
      </w:moveTo>
      <w:ins w:id="337" w:author="Jeremy Long" w:date="2023-10-03T13:18:00Z">
        <w:r>
          <w:rPr>
            <w:rFonts w:ascii="Times New Roman" w:eastAsia="Times New Roman" w:hAnsi="Times New Roman" w:cs="Times New Roman"/>
            <w:sz w:val="24"/>
            <w:szCs w:val="24"/>
          </w:rPr>
          <w:t xml:space="preserve">that </w:t>
        </w:r>
      </w:ins>
      <w:moveTo w:id="338" w:author="Jeremy Long" w:date="2023-10-03T13:05:00Z">
        <w:r w:rsidRPr="000B4D61">
          <w:rPr>
            <w:rFonts w:ascii="Times New Roman" w:eastAsia="Times New Roman" w:hAnsi="Times New Roman" w:cs="Times New Roman"/>
            <w:sz w:val="24"/>
            <w:szCs w:val="24"/>
          </w:rPr>
          <w:t xml:space="preserve">often dominates the wrack </w:t>
        </w:r>
        <w:del w:id="339" w:author="Jeremy Long" w:date="2023-10-03T13:18:00Z">
          <w:r w:rsidRPr="000B4D61" w:rsidDel="009942BA">
            <w:rPr>
              <w:rFonts w:ascii="Times New Roman" w:eastAsia="Times New Roman" w:hAnsi="Times New Roman" w:cs="Times New Roman"/>
              <w:sz w:val="24"/>
              <w:szCs w:val="24"/>
            </w:rPr>
            <w:delText xml:space="preserve">composition </w:delText>
          </w:r>
        </w:del>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{"citationID":"6eKrvuh1","properties":{"formattedCitation":"(Hayes 1974, Dugan et al. 2003, VanBlaricom and Kenner 2020)","plainCitation":"(Hayes 1974, Dugan et al. 2003, VanBlaricom and Kenner 2020)","noteIndex":0},"citationItems":[{"id":10,"uris":["http://zotero.org/users/6486635/items/GKBAAFCL"],"itemData":{"id":10,"type":"article-journal","abstract":"The isopod Tylos punctatus dominates the supratidal sand-beach communities at a number of locations in southern California and northern Mexico. It feeds on the giant kelp Macrocystis pyrifera, which appears to be the major source of organic input for these beaches.","container-title":"Ecology","DOI":"10.2307/1934419","ISSN":"00129658","issue":"4","language":"en","page":"838-847","source":"DOI.org (Crossref)","title":"Sand-Beach Energetics: Importance of the Isopod Tylos Punctatus","title-short":"Sand-Beach Energetics","volume":"55","author":[{"family":"Hayes","given":"Willis B."}],"issued":{"date-parts":[["1974",7]]}}},{"id":11,"uris":["http://zotero.org/users/6486635/items/QRW5JNTS"],"itemData":{"id":11,"type":"article-journal","abstract":"To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O"}],"issued":{"date-parts":[["2003",10]]}}},{"id":390,"uris":["http://zotero.org/users/6486635/items/U9KNWEWP"],"itemData":{"id":390,"type":"article-journal","abstract":"Black abalone Haliotis cracherodii Leach, 1814 are known to feed on drift plant macrodetritus moved about in the intertidal zone by waves and currents. Drift capture is a trait shared by at least several other abalone species. Drift materials are entrapped beneath the anterior foot and held for ingestion. The quantitative signiﬁcance of feeding on entrapped drift macrodetritus for black abalone is unknown. Furthermore, there are no published data on the extent to which local and mesoscale spatial distributions of source plant populations inﬂuence the composition of drift plant material in black abalone diet as acquired by entrapment. From February 1982 through March 2019, occurrences of macrodetrital entrapment by black abalone were observed in nine rocky intertidal study plots, with a summed surface area of 2,054 m2, on the periphery of San Nicolas Island (SNI), California (Island centroid at ;33.25°, –119.50°). A small preliminary survey and 27 complete surveys were performed during the study period (mean of ;1.4 y between complete surveys). During the study, more than 1.5 3 105 black abalone were examined. The total likely included repeated observations of many individuals as a result of the known longevity and limited mobility of the species. Of those observed, ;1.65 3 103 black abalone were recorded as apparently ingesting entrapped items. Frequency data were dominated (;95% of all records) by three species of kelp Macrocystis pyrifera (Linnaeus) C. Agardh; commonly known as ‘‘giant kelp’’, Egregia menziesii (Turner), and Eisenia arborea Areschoug. Of those, giant kelp was the most frequently observed entrapped category (;76%). Living, attached giant kelp is rarely observed in intertidal habitats at SNI, and it follows that utilization of giant kelp by black abalone requires physical importation of the kelp from other locations. Frequencies of occurrence of giant kelp entrapment by individual study site were clearly associated with the relative surface canopy sizes and persistence patterns of offshore kelp forests adjacent (#2 km) to the respective study sites. The pattern suggests that subsidies of drift giant kelp to black abalone diet involve mesoscale physical processes largely proximate to SNI but probably not subsidies from more distant locations such as other islands or the California mainland. Utilization of other frequently recorded kelps as food by black abalone likely involves spatial subsidies as well, but on smaller scales of distance (;10–100 m for E. arborea; ;0–100 m for E. menziesii). In the context of the imperiled status of black abalone, recovery actions may include outplants of captive-reared animals or transplantation of wild animals from other populations. For such actions, data from SNI suggest a need for consideration of scales of separation among release locations and nearby populations of the three apparently predominant kelp species in black abalone diet.","language":"en","page":"12","source":"Zotero","title":"DIETARY PATTERNS IN BLACK ABALONE HALIOTIS CRACHERODII LEACH, 1814 AS INDICATED BY OBSERVATION OF DRIFT ALGAL AND SEAGRASS CAPTURE AT SAN NICOLAS ISLAND, CALIFORNIA, USA, 1982 TO 2019","author":[{"family":"VanBlaricom","given":"Glenn R"},{"family":"Kenner","given":"Michael C"}],"issued":{"date-parts":[["2020"]]}}}],"schema":"https://github.com/citation-style-language/schema/raw/master/csl-citation.json"}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(Hayes 1974, Dugan et al. 2003, VanBlaricom and Kenner 2020)</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Many of these donor kelp forests have experienced increases in abundance of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since it was first </w:t>
        </w:r>
        <w:r w:rsidRPr="000B4D61">
          <w:rPr>
            <w:rFonts w:ascii="Times New Roman" w:eastAsia="Times New Roman" w:hAnsi="Times New Roman" w:cs="Times New Roman"/>
            <w:sz w:val="24"/>
            <w:szCs w:val="24"/>
          </w:rPr>
          <w:lastRenderedPageBreak/>
          <w:t xml:space="preserve">detected in 2003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{"citationID":"xjTXpwpk","properties":{"formattedCitation":"(Marks et al. 2015)","plainCitation":"(Marks et al. 2015)","noteIndex":0},"citationItems":[{"id":337,"uris":["http://zotero.org/users/6486635/items/U95ZK5XD"],"itemData":{"id":337,"type":"article-journal","abstract":"Sargassum horneri (Turner) C. Agardh, 1820 is a fast growing brown alga native to shallow reefs of eastern Asia. It has spread aggressively throughout southern California, USA, and Baja California, México since it was discovered in the eastern Pacific in 2003 and poses a major threat to the sustainability of native marine ecosystems in this region. Here we present a chronology of the rapid geographic expansion of S. horneri in the eastern Pacific and discuss factors that potentially influence its spread.","container-title":"BioInvasions Records","DOI":"10.3391/bir.2015.4.4.02","ISSN":"22421300","issue":"4","journalAbbreviation":"BIR","language":"en","page":"243-248","source":"DOI.org (Crossref)","title":"Range expansion of a non-native, invasive macroalga Sargassum horneri (Turner) C. Agardh, 1820 in the eastern Pacific","volume":"4","author":[{"family":"Marks","given":"Lindsay"},{"family":"Salinas-Ruiz","given":"Paulina"},{"family":"Reed","given":"Daniel"},{"family":"Holbrook","given":"Sally"},{"family":"Culver","given":"Carolynn"},{"family":"Engle","given":"John"},{"family":"Kushner","given":"David"},{"family":"Caselle","given":"Jennifer"},{"family":"Freiwald","given":"Jan"},{"family":"Williams","given":"Jonathan"},{"family":"Smith","given":"Jayson"},{"family":"Aguilar-Rosas","given":"Luis"},{"family":"Kaplanis","given":"Nikolas"}],"issued":{"date-parts":[["2015",11]]}}}],"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(Marks et al. 2015)</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 report by Kenner and </w:t>
        </w:r>
        <w:proofErr w:type="spellStart"/>
        <w:r w:rsidRPr="000B4D61">
          <w:rPr>
            <w:rFonts w:ascii="Times New Roman" w:eastAsia="Times New Roman" w:hAnsi="Times New Roman" w:cs="Times New Roman"/>
            <w:sz w:val="24"/>
            <w:szCs w:val="24"/>
          </w:rPr>
          <w:t>Tomoleoni</w:t>
        </w:r>
        <w:proofErr w:type="spellEnd"/>
        <w:r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{"citationID":"2z0BwBml","properties":{"formattedCitation":"(Kenner and Tomoleni 2020)","plainCitation":"(Kenner and Tomoleni 2020)","dontUpdate":true,"noteIndex":0},"citationItems":[{"id":281,"uris":["http://zotero.org/users/6486635/items/J4CA5BHA"],"itemData":{"id":281,"type":"report","genre":"Open-File Report","language":"en","note":"collection-title: Open-File Report","source":"DOI.org (Crossref)","title":"Kelp Forest Monitoring at Naval Base Ventura County, San Nicolas Island, California: Fall 2018 and Spring 2019, Fifth Annual Report","author":[{"family":"Kenner","given":"Michael C"},{"family":"Tomoleni","given":"Joseph A"}],"issued":{"date-parts":[["2020"]]}}}],"schema":"https://github.com/citation-style-language/schema/raw/master/csl-citation.json"}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2020)</w:t>
        </w:r>
        <w:r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estimated that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density has increased from &lt;1 individual per 20m</w:t>
        </w:r>
        <w:r w:rsidRPr="000B4D61">
          <w:rPr>
            <w:rFonts w:ascii="Times New Roman" w:eastAsia="Times New Roman" w:hAnsi="Times New Roman" w:cs="Times New Roman"/>
            <w:sz w:val="24"/>
            <w:szCs w:val="24"/>
            <w:vertAlign w:val="superscript"/>
          </w:rPr>
          <w:t xml:space="preserve">2 </w:t>
        </w:r>
        <w:r w:rsidRPr="000B4D61">
          <w:rPr>
            <w:rFonts w:ascii="Times New Roman" w:eastAsia="Times New Roman" w:hAnsi="Times New Roman" w:cs="Times New Roman"/>
            <w:sz w:val="24"/>
            <w:szCs w:val="24"/>
          </w:rPr>
          <w:t xml:space="preserve">in 2015 to 23.1 in 2019. As such, we expect that wrack composition will increasingly include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as donor kelp forests are invaded. Thus, it is important to understand </w:t>
        </w:r>
        <w:del w:id="340" w:author="Jeremy Long" w:date="2023-10-11T17:34:00Z">
          <w:r w:rsidRPr="000B4D61" w:rsidDel="009942BA">
            <w:rPr>
              <w:rFonts w:ascii="Times New Roman" w:eastAsia="Times New Roman" w:hAnsi="Times New Roman" w:cs="Times New Roman"/>
              <w:sz w:val="24"/>
              <w:szCs w:val="24"/>
            </w:rPr>
            <w:delText>if native primary consumers in the naïve community will consume</w:delText>
          </w:r>
        </w:del>
      </w:moveTo>
      <w:ins w:id="341" w:author="Jeremy Long" w:date="2023-10-11T17:34:00Z">
        <w:r>
          <w:rPr>
            <w:rFonts w:ascii="Times New Roman" w:eastAsia="Times New Roman" w:hAnsi="Times New Roman" w:cs="Times New Roman"/>
            <w:sz w:val="24"/>
            <w:szCs w:val="24"/>
          </w:rPr>
          <w:t>how</w:t>
        </w:r>
      </w:ins>
      <w:moveTo w:id="342" w:author="Jeremy Long" w:date="2023-10-03T13:05:00Z">
        <w:r w:rsidRPr="000B4D61">
          <w:rPr>
            <w:rFonts w:ascii="Times New Roman" w:eastAsia="Times New Roman" w:hAnsi="Times New Roman" w:cs="Times New Roman"/>
            <w:sz w:val="24"/>
            <w:szCs w:val="24"/>
          </w:rPr>
          <w:t xml:space="preserve"> th</w:t>
        </w:r>
      </w:moveTo>
      <w:ins w:id="343" w:author="Jeremy Long" w:date="2023-10-11T17:34:00Z">
        <w:r>
          <w:rPr>
            <w:rFonts w:ascii="Times New Roman" w:eastAsia="Times New Roman" w:hAnsi="Times New Roman" w:cs="Times New Roman"/>
            <w:sz w:val="24"/>
            <w:szCs w:val="24"/>
          </w:rPr>
          <w:t>is</w:t>
        </w:r>
      </w:ins>
      <w:moveTo w:id="344" w:author="Jeremy Long" w:date="2023-10-03T13:05:00Z">
        <w:del w:id="345" w:author="Jeremy Long" w:date="2023-10-11T17:34:00Z">
          <w:r w:rsidRPr="000B4D61" w:rsidDel="009942BA">
            <w:rPr>
              <w:rFonts w:ascii="Times New Roman" w:eastAsia="Times New Roman" w:hAnsi="Times New Roman" w:cs="Times New Roman"/>
              <w:sz w:val="24"/>
              <w:szCs w:val="24"/>
            </w:rPr>
            <w:delText>e</w:delText>
          </w:r>
        </w:del>
        <w:r w:rsidRPr="000B4D61">
          <w:rPr>
            <w:rFonts w:ascii="Times New Roman" w:eastAsia="Times New Roman" w:hAnsi="Times New Roman" w:cs="Times New Roman"/>
            <w:sz w:val="24"/>
            <w:szCs w:val="24"/>
          </w:rPr>
          <w:t xml:space="preserve"> novel wrack subsidy</w:t>
        </w:r>
      </w:moveTo>
      <w:ins w:id="346" w:author="Jeremy Long" w:date="2023-10-11T17:34:00Z">
        <w:r>
          <w:rPr>
            <w:rFonts w:ascii="Times New Roman" w:eastAsia="Times New Roman" w:hAnsi="Times New Roman" w:cs="Times New Roman"/>
            <w:sz w:val="24"/>
            <w:szCs w:val="24"/>
          </w:rPr>
          <w:t xml:space="preserve"> will impact recipient detritivores and their communities</w:t>
        </w:r>
      </w:ins>
      <w:moveTo w:id="347" w:author="Jeremy Long" w:date="2023-10-03T13:05:00Z">
        <w:r w:rsidRPr="000B4D61">
          <w:rPr>
            <w:rFonts w:ascii="Times New Roman" w:eastAsia="Times New Roman" w:hAnsi="Times New Roman" w:cs="Times New Roman"/>
            <w:sz w:val="24"/>
            <w:szCs w:val="24"/>
          </w:rPr>
          <w:t>.</w:t>
        </w:r>
      </w:moveTo>
    </w:p>
    <w:moveToRangeEnd w:id="326"/>
    <w:p w14:paraId="66D7322B" w14:textId="77777777" w:rsidR="009942BA" w:rsidRPr="000B4D61" w:rsidRDefault="009942BA" w:rsidP="009942BA">
      <w:pPr>
        <w:spacing w:line="480" w:lineRule="auto"/>
        <w:ind w:firstLine="720"/>
        <w:jc w:val="both"/>
        <w:rPr>
          <w:rFonts w:ascii="Times New Roman" w:eastAsia="Times New Roman" w:hAnsi="Times New Roman" w:cs="Times New Roman"/>
          <w:sz w:val="24"/>
          <w:szCs w:val="24"/>
        </w:rPr>
        <w:pPrChange w:id="348" w:author="Jeremy Long" w:date="2023-10-03T13:06:00Z">
          <w:pPr>
            <w:spacing w:line="480" w:lineRule="auto"/>
            <w:jc w:val="both"/>
          </w:pPr>
        </w:pPrChange>
      </w:pPr>
    </w:p>
    <w:p w14:paraId="630978D7" w14:textId="555AA823" w:rsidR="0011538B" w:rsidRDefault="0011538B" w:rsidP="00BE156C">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Striped shore crabs (</w:t>
      </w:r>
      <w:proofErr w:type="spellStart"/>
      <w:r w:rsidRPr="000B4D61">
        <w:rPr>
          <w:rFonts w:ascii="Times New Roman" w:eastAsia="Times New Roman" w:hAnsi="Times New Roman" w:cs="Times New Roman"/>
          <w:i/>
          <w:sz w:val="24"/>
          <w:szCs w:val="24"/>
        </w:rPr>
        <w:t>Pachygrapsus</w:t>
      </w:r>
      <w:proofErr w:type="spellEnd"/>
      <w:r w:rsidRPr="000B4D61">
        <w:rPr>
          <w:rFonts w:ascii="Times New Roman" w:eastAsia="Times New Roman" w:hAnsi="Times New Roman" w:cs="Times New Roman"/>
          <w:i/>
          <w:sz w:val="24"/>
          <w:szCs w:val="24"/>
        </w:rPr>
        <w:t xml:space="preserve"> crassipes</w:t>
      </w:r>
      <w:r w:rsidRPr="000B4D61">
        <w:rPr>
          <w:rFonts w:ascii="Times New Roman" w:eastAsia="Times New Roman" w:hAnsi="Times New Roman" w:cs="Times New Roman"/>
          <w:sz w:val="24"/>
          <w:szCs w:val="24"/>
        </w:rPr>
        <w:t>), Blue banded hermit crabs (</w:t>
      </w:r>
      <w:proofErr w:type="spellStart"/>
      <w:r w:rsidRPr="000B4D61">
        <w:rPr>
          <w:rFonts w:ascii="Times New Roman" w:eastAsia="Times New Roman" w:hAnsi="Times New Roman" w:cs="Times New Roman"/>
          <w:i/>
          <w:sz w:val="24"/>
          <w:szCs w:val="24"/>
        </w:rPr>
        <w:t>Pagurus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samuelis</w:t>
      </w:r>
      <w:proofErr w:type="spellEnd"/>
      <w:r w:rsidRPr="000B4D61">
        <w:rPr>
          <w:rFonts w:ascii="Times New Roman" w:eastAsia="Times New Roman" w:hAnsi="Times New Roman" w:cs="Times New Roman"/>
          <w:sz w:val="24"/>
          <w:szCs w:val="24"/>
        </w:rPr>
        <w:t>), and Black turban snails (</w:t>
      </w:r>
      <w:r w:rsidRPr="000B4D61">
        <w:rPr>
          <w:rFonts w:ascii="Times New Roman" w:eastAsia="Times New Roman" w:hAnsi="Times New Roman" w:cs="Times New Roman"/>
          <w:i/>
          <w:sz w:val="24"/>
          <w:szCs w:val="24"/>
        </w:rPr>
        <w:t xml:space="preserve">Tegula </w:t>
      </w:r>
      <w:proofErr w:type="spellStart"/>
      <w:r w:rsidRPr="000B4D61">
        <w:rPr>
          <w:rFonts w:ascii="Times New Roman" w:eastAsia="Times New Roman" w:hAnsi="Times New Roman" w:cs="Times New Roman"/>
          <w:i/>
          <w:sz w:val="24"/>
          <w:szCs w:val="24"/>
        </w:rPr>
        <w:t>funebralis</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are abundant</w:t>
      </w:r>
      <w:commentRangeStart w:id="349"/>
      <w:r w:rsidRPr="000B4D61">
        <w:rPr>
          <w:rFonts w:ascii="Times New Roman" w:eastAsia="Times New Roman" w:hAnsi="Times New Roman" w:cs="Times New Roman"/>
          <w:sz w:val="24"/>
          <w:szCs w:val="24"/>
        </w:rPr>
        <w:t xml:space="preserve"> </w:t>
      </w:r>
      <w:ins w:id="350" w:author="Jeremy Long" w:date="2023-08-25T13:34:00Z">
        <w:r w:rsidR="004D120D">
          <w:rPr>
            <w:rFonts w:ascii="Times New Roman" w:eastAsia="Times New Roman" w:hAnsi="Times New Roman" w:cs="Times New Roman"/>
            <w:sz w:val="24"/>
            <w:szCs w:val="24"/>
          </w:rPr>
          <w:t xml:space="preserve">invertebrates that often eat kelp wrack (i.e. </w:t>
        </w:r>
      </w:ins>
      <w:ins w:id="351" w:author="Jeremy Long" w:date="2023-08-25T13:35:00Z">
        <w:r w:rsidR="004D120D">
          <w:rPr>
            <w:rFonts w:ascii="Times New Roman" w:eastAsia="Times New Roman" w:hAnsi="Times New Roman" w:cs="Times New Roman"/>
            <w:sz w:val="24"/>
            <w:szCs w:val="24"/>
          </w:rPr>
          <w:t xml:space="preserve">they can be classified, at least in part, as </w:t>
        </w:r>
      </w:ins>
      <w:del w:id="352" w:author="Jeremy Long" w:date="2023-08-25T13:34:00Z">
        <w:r w:rsidRPr="000B4D61" w:rsidDel="004D120D">
          <w:rPr>
            <w:rFonts w:ascii="Times New Roman" w:eastAsia="Times New Roman" w:hAnsi="Times New Roman" w:cs="Times New Roman"/>
            <w:sz w:val="24"/>
            <w:szCs w:val="24"/>
          </w:rPr>
          <w:delText xml:space="preserve">seaweed </w:delText>
        </w:r>
      </w:del>
      <w:del w:id="353" w:author="Jeremy Long" w:date="2023-08-25T12:22:00Z">
        <w:r w:rsidR="00860F68" w:rsidRPr="000B4D61" w:rsidDel="00103EBE">
          <w:rPr>
            <w:rFonts w:ascii="Times New Roman" w:eastAsia="Times New Roman" w:hAnsi="Times New Roman" w:cs="Times New Roman"/>
            <w:sz w:val="24"/>
            <w:szCs w:val="24"/>
          </w:rPr>
          <w:delText>consumers</w:delText>
        </w:r>
        <w:r w:rsidRPr="000B4D61" w:rsidDel="00103EBE">
          <w:rPr>
            <w:rFonts w:ascii="Times New Roman" w:eastAsia="Times New Roman" w:hAnsi="Times New Roman" w:cs="Times New Roman"/>
            <w:sz w:val="24"/>
            <w:szCs w:val="24"/>
          </w:rPr>
          <w:delText xml:space="preserve"> </w:delText>
        </w:r>
      </w:del>
      <w:del w:id="354" w:author="Jeremy Long" w:date="2023-08-25T13:34:00Z">
        <w:r w:rsidRPr="000B4D61" w:rsidDel="004D120D">
          <w:rPr>
            <w:rFonts w:ascii="Times New Roman" w:eastAsia="Times New Roman" w:hAnsi="Times New Roman" w:cs="Times New Roman"/>
            <w:sz w:val="24"/>
            <w:szCs w:val="24"/>
          </w:rPr>
          <w:delText xml:space="preserve">and wrack </w:delText>
        </w:r>
      </w:del>
      <w:r w:rsidRPr="000B4D61">
        <w:rPr>
          <w:rFonts w:ascii="Times New Roman" w:eastAsia="Times New Roman" w:hAnsi="Times New Roman" w:cs="Times New Roman"/>
          <w:sz w:val="24"/>
          <w:szCs w:val="24"/>
        </w:rPr>
        <w:t>detritivores</w:t>
      </w:r>
      <w:ins w:id="355" w:author="Jeremy Long" w:date="2023-08-25T13:35:00Z">
        <w:r w:rsidR="004D120D">
          <w:rPr>
            <w:rFonts w:ascii="Times New Roman" w:eastAsia="Times New Roman" w:hAnsi="Times New Roman" w:cs="Times New Roman"/>
            <w:sz w:val="24"/>
            <w:szCs w:val="24"/>
          </w:rPr>
          <w:t>)</w:t>
        </w:r>
      </w:ins>
      <w:r w:rsidRPr="000B4D61">
        <w:rPr>
          <w:rFonts w:ascii="Times New Roman" w:eastAsia="Times New Roman" w:hAnsi="Times New Roman" w:cs="Times New Roman"/>
          <w:sz w:val="24"/>
          <w:szCs w:val="24"/>
        </w:rPr>
        <w:t xml:space="preserve"> </w:t>
      </w:r>
      <w:commentRangeEnd w:id="349"/>
      <w:r w:rsidR="004D120D">
        <w:rPr>
          <w:rStyle w:val="CommentReference"/>
        </w:rPr>
        <w:commentReference w:id="349"/>
      </w:r>
      <w:r w:rsidRPr="000B4D61">
        <w:rPr>
          <w:rFonts w:ascii="Times New Roman" w:eastAsia="Times New Roman" w:hAnsi="Times New Roman" w:cs="Times New Roman"/>
          <w:sz w:val="24"/>
          <w:szCs w:val="24"/>
        </w:rPr>
        <w:t xml:space="preserve">along rocky shores of </w:t>
      </w:r>
      <w:commentRangeStart w:id="356"/>
      <w:r w:rsidRPr="000B4D61">
        <w:rPr>
          <w:rFonts w:ascii="Times New Roman" w:eastAsia="Times New Roman" w:hAnsi="Times New Roman" w:cs="Times New Roman"/>
          <w:sz w:val="24"/>
          <w:szCs w:val="24"/>
        </w:rPr>
        <w:t>southern California and the Channel Islands</w:t>
      </w:r>
      <w:r w:rsidR="0028794B" w:rsidRPr="000B4D61">
        <w:rPr>
          <w:rFonts w:ascii="Times New Roman" w:eastAsia="Times New Roman" w:hAnsi="Times New Roman" w:cs="Times New Roman"/>
          <w:sz w:val="24"/>
          <w:szCs w:val="24"/>
        </w:rPr>
        <w:t xml:space="preserve"> </w:t>
      </w:r>
      <w:commentRangeEnd w:id="356"/>
      <w:r w:rsidR="009942BA">
        <w:rPr>
          <w:rStyle w:val="CommentReference"/>
        </w:rPr>
        <w:commentReference w:id="356"/>
      </w:r>
      <w:r w:rsidR="0028794B" w:rsidRPr="000B4D61">
        <w:rPr>
          <w:rFonts w:ascii="Times New Roman" w:eastAsia="Times New Roman" w:hAnsi="Times New Roman" w:cs="Times New Roman"/>
          <w:sz w:val="24"/>
          <w:szCs w:val="24"/>
        </w:rPr>
        <w:fldChar w:fldCharType="begin"/>
      </w:r>
      <w:r w:rsidR="0028794B" w:rsidRPr="000B4D61">
        <w:rPr>
          <w:rFonts w:ascii="Times New Roman" w:eastAsia="Times New Roman" w:hAnsi="Times New Roman" w:cs="Times New Roman"/>
          <w:sz w:val="24"/>
          <w:szCs w:val="24"/>
        </w:rPr>
        <w:instrText xml:space="preserve"> ADDIN ZOTERO_ITEM CSL_CITATION {"citationID":"KRX8gnvz","properties":{"formattedCitation":"(Abbott and Haderlie 1981, Barry and Ehret 1993, Aquilino and Stachowicz 2012)","plainCitation":"(Abbott and Haderlie 1981, Barry and Ehret 1993, Aquilino and Stachowicz 2012)","noteIndex":0},"citationItems":[{"id":164,"uris":["http://zotero.org/users/6486635/items/IA5N7N3L"],"itemData":{"id":164,"type":"article-journal","container-title":"Systematic Zoology","DOI":"10.2307/2992426","ISSN":"00397989","issue":"2","journalAbbreviation":"Systematic Zoology","language":"en","page":"218","source":"DOI.org (Crossref)","title":"Intertidal Invertebrates of California.","volume":"30","author":[{"family":"Abbott","given":"Donald P."},{"family":"Haderlie","given":"Eugene C."}],"issued":{"date-parts":[["1981",6]]}}},{"id":165,"uris":["http://zotero.org/users/6486635/items/CDAQG4QD"],"itemData":{"id":165,"type":"article-journal","container-title":"Environmental Biology of Fishes","DOI":"10.1007/BF00000715","ISSN":"0378-1909, 1573-5133","issue":"1","journalAbbreviation":"Environ Biol Fish","language":"en","page":"75-95","source":"DOI.org (Crossref)","title":"Diet, food preference, and algal availability for fishes and crabs on intertidal reef communities in southern California","volume":"37","author":[{"family":"Barry","given":"James P."},{"family":"Ehret","given":"Michael J."}],"issued":{"date-parts":[["1993",5]]}}},{"id":47,"uris":["http://zotero.org/users/6486635/items/FXYPAUE2"],"itemData":{"id":47,"type":"article-journal","abstract":"The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J."}],"issued":{"date-parts":[["2012",4]]}}}],"schema":"https://github.com/citation-style-language/schema/raw/master/csl-citation.json"} </w:instrText>
      </w:r>
      <w:r w:rsidR="0028794B" w:rsidRPr="000B4D61">
        <w:rPr>
          <w:rFonts w:ascii="Times New Roman" w:eastAsia="Times New Roman" w:hAnsi="Times New Roman" w:cs="Times New Roman"/>
          <w:sz w:val="24"/>
          <w:szCs w:val="24"/>
        </w:rPr>
        <w:fldChar w:fldCharType="separate"/>
      </w:r>
      <w:r w:rsidR="0028794B" w:rsidRPr="000B4D61">
        <w:rPr>
          <w:rFonts w:ascii="Times New Roman" w:eastAsia="Times New Roman" w:hAnsi="Times New Roman" w:cs="Times New Roman"/>
          <w:noProof/>
          <w:sz w:val="24"/>
          <w:szCs w:val="24"/>
        </w:rPr>
        <w:t>(Abbott and Haderlie 1981, Barry and Ehret 1993, Aquilino and Stachowicz 2012)</w:t>
      </w:r>
      <w:r w:rsidR="0028794B"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Additionally, Black abalone </w:t>
      </w:r>
      <w:del w:id="357" w:author="Jeremy Long" w:date="2023-08-25T12:24:00Z">
        <w:r w:rsidRPr="000B4D61" w:rsidDel="00103EBE">
          <w:rPr>
            <w:rFonts w:ascii="Times New Roman" w:eastAsia="Times New Roman" w:hAnsi="Times New Roman" w:cs="Times New Roman"/>
            <w:sz w:val="24"/>
            <w:szCs w:val="24"/>
          </w:rPr>
          <w:delText xml:space="preserve">were </w:delText>
        </w:r>
      </w:del>
      <w:del w:id="358" w:author="Jeremy Long" w:date="2023-10-11T17:36:00Z">
        <w:r w:rsidRPr="000B4D61" w:rsidDel="009942BA">
          <w:rPr>
            <w:rFonts w:ascii="Times New Roman" w:eastAsia="Times New Roman" w:hAnsi="Times New Roman" w:cs="Times New Roman"/>
            <w:sz w:val="24"/>
            <w:szCs w:val="24"/>
          </w:rPr>
          <w:delText>historically</w:delText>
        </w:r>
      </w:del>
      <w:ins w:id="359" w:author="Jeremy Long" w:date="2023-08-25T12:24:00Z">
        <w:r w:rsidR="00103EBE">
          <w:rPr>
            <w:rFonts w:ascii="Times New Roman" w:eastAsia="Times New Roman" w:hAnsi="Times New Roman" w:cs="Times New Roman"/>
            <w:sz w:val="24"/>
            <w:szCs w:val="24"/>
          </w:rPr>
          <w:t>filled similar ecological roles along these shores</w:t>
        </w:r>
      </w:ins>
      <w:r w:rsidRPr="000B4D61">
        <w:rPr>
          <w:rFonts w:ascii="Times New Roman" w:eastAsia="Times New Roman" w:hAnsi="Times New Roman" w:cs="Times New Roman"/>
          <w:sz w:val="24"/>
          <w:szCs w:val="24"/>
        </w:rPr>
        <w:t xml:space="preserve"> </w:t>
      </w:r>
      <w:del w:id="360" w:author="Jeremy Long" w:date="2023-08-25T12:24:00Z">
        <w:r w:rsidRPr="000B4D61" w:rsidDel="00103EBE">
          <w:rPr>
            <w:rFonts w:ascii="Times New Roman" w:eastAsia="Times New Roman" w:hAnsi="Times New Roman" w:cs="Times New Roman"/>
            <w:sz w:val="24"/>
            <w:szCs w:val="24"/>
          </w:rPr>
          <w:delText xml:space="preserve">important </w:delText>
        </w:r>
      </w:del>
      <w:del w:id="361" w:author="Jeremy Long" w:date="2023-08-25T12:23:00Z">
        <w:r w:rsidR="00860F68" w:rsidRPr="000B4D61" w:rsidDel="00103EBE">
          <w:rPr>
            <w:rFonts w:ascii="Times New Roman" w:eastAsia="Times New Roman" w:hAnsi="Times New Roman" w:cs="Times New Roman"/>
            <w:sz w:val="24"/>
            <w:szCs w:val="24"/>
          </w:rPr>
          <w:delText>seaweed consumers</w:delText>
        </w:r>
      </w:del>
      <w:del w:id="362" w:author="Jeremy Long" w:date="2023-08-25T12:24:00Z">
        <w:r w:rsidRPr="000B4D61" w:rsidDel="00103EBE">
          <w:rPr>
            <w:rFonts w:ascii="Times New Roman" w:eastAsia="Times New Roman" w:hAnsi="Times New Roman" w:cs="Times New Roman"/>
            <w:sz w:val="24"/>
            <w:szCs w:val="24"/>
          </w:rPr>
          <w:delText xml:space="preserve"> </w:delText>
        </w:r>
      </w:del>
      <w:r w:rsidRPr="000B4D61">
        <w:rPr>
          <w:rFonts w:ascii="Times New Roman" w:eastAsia="Times New Roman" w:hAnsi="Times New Roman" w:cs="Times New Roman"/>
          <w:sz w:val="24"/>
          <w:szCs w:val="24"/>
        </w:rPr>
        <w:t xml:space="preserve">prior to declines related to disease and overharvesting </w:t>
      </w:r>
      <w:r w:rsidR="007504D8" w:rsidRPr="000B4D61">
        <w:rPr>
          <w:rFonts w:ascii="Times New Roman" w:eastAsia="Times New Roman" w:hAnsi="Times New Roman" w:cs="Times New Roman"/>
          <w:sz w:val="24"/>
          <w:szCs w:val="24"/>
        </w:rPr>
        <w:fldChar w:fldCharType="begin"/>
      </w:r>
      <w:r w:rsidR="007504D8" w:rsidRPr="000B4D61">
        <w:rPr>
          <w:rFonts w:ascii="Times New Roman" w:eastAsia="Times New Roman" w:hAnsi="Times New Roman" w:cs="Times New Roman"/>
          <w:sz w:val="24"/>
          <w:szCs w:val="24"/>
        </w:rPr>
        <w:instrText xml:space="preserve"> ADDIN ZOTERO_ITEM CSL_CITATION {"citationID":"D8Lohvie","properties":{"formattedCitation":"(VanBlaricom 1993, Altstatt et al. 1996, Raimondi et al. 2002)","plainCitation":"(VanBlaricom 1993, Altstatt et al. 1996, Raimondi et al. 2002)","noteIndex":0},"citationItems":[{"id":1081,"uris":["http://zotero.org/users/6486635/items/BFPZ2727"],"itemData":{"id":1081,"type":"article-journal","abstract":"Dense populations of black abalones ( H a l i o t i s cracherodii L e a c h ) were monitored in permanent intertidal plots at nine sites on San Nicolas Island from 1981 through 1990. Densities were essentially constant at all four sites along the north shore of the island throughout the study period. Densities at five sites along the south shore were more variable, possibly reflecting asynchronous variation in recruitment, mortality resulting from wave disturbance, and removal by people. Temporal variation of abalone densities apparently was not influenced by sea otters or abalone withering syndrome during this study. Abalones were strongly aggregated in space. Highest densities occurred in areas of irregular substrata, apparently as a result of preference for crevices and vertical faces. T h e locations of dense patches were persistent in time.","language":"en","source":"Zotero","title":"Dynamics and Distribution of Black Abalone Populations at San Nicolas Island, California","author":[{"family":"VanBlaricom","given":"Glenn R"}],"issued":{"date-parts":[["1993"]]}}},{"id":448,"uris":["http://zotero.org/users/6486635/items/3IAFU4VP"],"itemData":{"id":448,"type":"article-journal","container-title":"Marine Ecology Progress Series","DOI":"10.3354/meps142185","ISSN":"0171-8630, 1616-1599","journalAbbreviation":"Mar. Ecol. Prog. Ser.","language":"en","page":"185-192","source":"DOI.org (Crossref)","title":"Recent declines of black abalone Haliotis cracherodii on the mainland coast of central California","volume":"142","author":[{"family":"Altstatt","given":"Jm"},{"family":"Ambrose","given":"Rf"},{"family":"Engle","given":"Jm"},{"family":"Haaker","given":"Pl"},{"family":"Lafferty","given":"Kd"},{"family":"Raimondi","given":"Pt"}],"issued":{"date-parts":[["1996"]]}}},{"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label":"page"}],"schema":"https://github.com/citation-style-language/schema/raw/master/csl-citation.json"} </w:instrText>
      </w:r>
      <w:r w:rsidR="007504D8" w:rsidRPr="000B4D61">
        <w:rPr>
          <w:rFonts w:ascii="Times New Roman" w:eastAsia="Times New Roman" w:hAnsi="Times New Roman" w:cs="Times New Roman"/>
          <w:sz w:val="24"/>
          <w:szCs w:val="24"/>
        </w:rPr>
        <w:fldChar w:fldCharType="separate"/>
      </w:r>
      <w:r w:rsidR="007504D8" w:rsidRPr="000B4D61">
        <w:rPr>
          <w:rFonts w:ascii="Times New Roman" w:eastAsia="Times New Roman" w:hAnsi="Times New Roman" w:cs="Times New Roman"/>
          <w:noProof/>
          <w:sz w:val="24"/>
          <w:szCs w:val="24"/>
        </w:rPr>
        <w:t>(VanBlaricom 1993, Altstatt et al. 1996, Raimondi et al. 2002)</w:t>
      </w:r>
      <w:r w:rsidR="007504D8"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Although Black abalone densities have started to recover on some of the Channel Islands, densities remain at least an order of magnitude below historic levels </w:t>
      </w:r>
      <w:r w:rsidR="006D7C9D" w:rsidRPr="000B4D61">
        <w:rPr>
          <w:rFonts w:ascii="Times New Roman" w:eastAsia="Times New Roman" w:hAnsi="Times New Roman" w:cs="Times New Roman"/>
          <w:sz w:val="24"/>
          <w:szCs w:val="24"/>
        </w:rPr>
        <w:fldChar w:fldCharType="begin"/>
      </w:r>
      <w:r w:rsidR="006D7C9D" w:rsidRPr="000B4D61">
        <w:rPr>
          <w:rFonts w:ascii="Times New Roman" w:eastAsia="Times New Roman" w:hAnsi="Times New Roman" w:cs="Times New Roman"/>
          <w:sz w:val="24"/>
          <w:szCs w:val="24"/>
        </w:rPr>
        <w:instrText xml:space="preserve"> ADDIN ZOTERO_ITEM CSL_CITATION {"citationID":"PhobtFEv","properties":{"formattedCitation":"(Raimondi et al. 2002, Miner et al. 2006)","plainCitation":"(Raimondi et al. 2002, Miner et al. 2006)","noteIndex":0},"citationItems":[{"id":443,"uris":["http://zotero.org/users/6486635/items/DUBPD7JD"],"itemData":{"id":443,"type":"article-journal","abstract":"The intertidal black abalone Haliotis cracherodii has experienced mass mortalities along the coast of California, USA, since the mid-1980s. Mortality is due to infection by a pathogen that leads to a fatal wasting disease called ‘withering syndrome’, where the foot of the abalone atrophies until it can no longer adhere to the substratum. Massive die-offs due to withering syndrome were first noted on the Channel Islands in 1986, and by 1992 withering syndrome was observed near Point Conception on the mainland and was suspected to be spreading northward up the coast of California. The timing of the initial mass mortalities following the strong 1982 to 1983 El Niño and an isolated outbreak of withering syndrome in 1988 at Diablo Cove, north of Point Conception, following warm water discharge from a power plant, led to the hypothesis that the onset of mass mortalities due to withering syndrome may be triggered by elevated seawater temperatures. We surveyed black abalone populations at 7 sites along the mainland coast of California (including 3 where withering syndrome was already present) from 1992 to 2001, a period spanning 2 El Niño events, to determine whether (1) withering syndrome and associated declines of black abalone were spreading northward up the coast; and (2) these mass mortalities of black abalone could be related to elevated seawater temperatures during El Niño events. Mass mortalities of black abalone due to withering syndrome were observed at the 5 most southern sites (&gt; 90% decline in numbers in all size classes), but not at the 2 most northern sites, and there was a clear pattern of decline from south to north over time. Massive die-offs of abalone were not exclusively associated with times of elevated sea surface temperatures due to El Niño. Nevertheless, rapid declines of abalone at 2 sites coincided with the strong 1997 to 1998 El Niño, and declines during El Niño events were faster than those during non-El Niño years. Abalone at the 2 most northern sites, where only slight declines occurred during the 1997 to 1998 El Niño, may not have been infected by disease. It appears, therefore, that in the presence of the pathogen, warm water conditions associated with El Niño may accelerate the development of withering syndrome and the rate of decline of black abalone. Consequently, anthropogenic disturbances, such as discharges of heated water or global warming, may increase the incidence of this fatal disease.","container-title":"Marine Ecology Progress Series","DOI":"10.3354/meps242143","ISSN":"0171-8630, 1616-1599","journalAbbreviation":"Mar. Ecol. Prog. Ser.","language":"en","page":"143-152","source":"DOI.org (Crossref)","title":"Continued declines of black abalone along the coast of California: are mass mortalities related to El Niño events?","title-short":"Continued declines of black abalone along the coast of California","volume":"242","author":[{"family":"Raimondi","given":"Pt"},{"family":"Wilson","given":"Cm"},{"family":"Ambrose","given":"Rf"},{"family":"Engle","given":"Jm"},{"family":"Minchinton","given":"Te"}],"issued":{"date-parts":[["2002"]]}}},{"id":445,"uris":["http://zotero.org/users/6486635/items/GBQWM8PF"],"itemData":{"id":445,"type":"article-journal","abstract":"Mass mortalities of species can fundamentally alter the structure of natural communities, which can in turn negatively impact species’ recovery. Beginning in 1994, some of the largest remaining populations of black abalone Haliotis cracherodii on the mainland coast of California, experienced mass mortalities due to the fatal disease called ‘withering syndrome’, which led to its listing as a species of concern by the USA National Marine Fisheries Service. We have been monitoring black abalone populations along the coast of southern and central California since 1992, and detection of withering syndrome at our southernmost site prompted us to investigate how the impending decline of this dominant grazer might correlate with changes in black abalone recruitment and the rocky intertidal community in which it lives. Quantitative surveys before and after mass mortalities revealed that, after black abalone declined, there was a shift in the composition of the intertidal species assemblage from one dominated by bare rock and crustose coralline algae (good quality abalone habitat) to one with increased cover of sessile invertebrates and sea urchins. Declines in abalone abundance were also correlated with a lack of recruitment to areas affected by withering syndrome, despite the presence of healthy adult populations only tens of kilometers away. This suggests that abalone recruitment might be limited by dispersal, a lack of quality habitat for settlement and early survival, or the continued presence of the disease agent. Recruitment failure and these dramatic shifts in habitat quality indicate that the outlook for recovery of black abalone is poor.","container-title":"Marine Ecology Progress Series","language":"en","page":"107-117","source":"Zotero","title":"Recruitment failure and shifts in community structure following mass mortality limit recovery prospects of black abalone","volume":"32","author":[{"family":"Miner","given":"C. Melissa"},{"family":"Altstatt","given":"Jessica M."},{"family":"Raimondi","given":"Peter T."},{"family":"Minchinton","given":"Todd E."}],"issued":{"date-parts":[["2006"]]}}}],"schema":"https://github.com/citation-style-language/schema/raw/master/csl-citation.json"} </w:instrText>
      </w:r>
      <w:r w:rsidR="006D7C9D" w:rsidRPr="000B4D61">
        <w:rPr>
          <w:rFonts w:ascii="Times New Roman" w:eastAsia="Times New Roman" w:hAnsi="Times New Roman" w:cs="Times New Roman"/>
          <w:sz w:val="24"/>
          <w:szCs w:val="24"/>
        </w:rPr>
        <w:fldChar w:fldCharType="separate"/>
      </w:r>
      <w:r w:rsidR="006D7C9D" w:rsidRPr="000B4D61">
        <w:rPr>
          <w:rFonts w:ascii="Times New Roman" w:eastAsia="Times New Roman" w:hAnsi="Times New Roman" w:cs="Times New Roman"/>
          <w:noProof/>
          <w:sz w:val="24"/>
          <w:szCs w:val="24"/>
        </w:rPr>
        <w:t>(Raimondi et al. 2002, Miner et al. 2006)</w:t>
      </w:r>
      <w:r w:rsidR="006D7C9D" w:rsidRPr="000B4D61">
        <w:rPr>
          <w:rFonts w:ascii="Times New Roman" w:eastAsia="Times New Roman" w:hAnsi="Times New Roman" w:cs="Times New Roman"/>
          <w:sz w:val="24"/>
          <w:szCs w:val="24"/>
        </w:rPr>
        <w:fldChar w:fldCharType="end"/>
      </w:r>
      <w:r w:rsidRPr="000B4D61">
        <w:rPr>
          <w:rFonts w:ascii="Times New Roman" w:eastAsia="Times New Roman" w:hAnsi="Times New Roman" w:cs="Times New Roman"/>
          <w:sz w:val="24"/>
          <w:szCs w:val="24"/>
        </w:rPr>
        <w:t>.</w:t>
      </w:r>
      <w:del w:id="363" w:author="Jeremy Long" w:date="2023-08-25T12:28:00Z">
        <w:r w:rsidRPr="000B4D61" w:rsidDel="00103EBE">
          <w:rPr>
            <w:rFonts w:ascii="Times New Roman" w:eastAsia="Times New Roman" w:hAnsi="Times New Roman" w:cs="Times New Roman"/>
            <w:sz w:val="24"/>
            <w:szCs w:val="24"/>
          </w:rPr>
          <w:delText xml:space="preserve"> We included all of these species in this in the study as they represent a typical assemblage of rocky intertidal </w:delText>
        </w:r>
        <w:r w:rsidR="00860F68" w:rsidRPr="000B4D61" w:rsidDel="00103EBE">
          <w:rPr>
            <w:rFonts w:ascii="Times New Roman" w:eastAsia="Times New Roman" w:hAnsi="Times New Roman" w:cs="Times New Roman"/>
            <w:sz w:val="24"/>
            <w:szCs w:val="24"/>
          </w:rPr>
          <w:delText>primary consumers</w:delText>
        </w:r>
        <w:r w:rsidRPr="000B4D61" w:rsidDel="00103EBE">
          <w:rPr>
            <w:rFonts w:ascii="Times New Roman" w:eastAsia="Times New Roman" w:hAnsi="Times New Roman" w:cs="Times New Roman"/>
            <w:sz w:val="24"/>
            <w:szCs w:val="24"/>
          </w:rPr>
          <w:delText xml:space="preserve"> in areas experiencing the invasion of devilweed. </w:delText>
        </w:r>
      </w:del>
    </w:p>
    <w:p w14:paraId="2413E2DD" w14:textId="77777777" w:rsidR="00BE156C" w:rsidRPr="000B4D61" w:rsidRDefault="00BE156C" w:rsidP="00BE156C">
      <w:pPr>
        <w:spacing w:line="480" w:lineRule="auto"/>
        <w:ind w:firstLine="720"/>
        <w:jc w:val="both"/>
        <w:rPr>
          <w:rFonts w:ascii="Times New Roman" w:eastAsia="Times New Roman" w:hAnsi="Times New Roman" w:cs="Times New Roman"/>
          <w:sz w:val="24"/>
          <w:szCs w:val="24"/>
        </w:rPr>
      </w:pPr>
    </w:p>
    <w:p w14:paraId="7D6DCBF5" w14:textId="18E9D402" w:rsidR="0011538B" w:rsidRPr="000B4D61" w:rsidRDefault="0011538B" w:rsidP="000B4D61">
      <w:pPr>
        <w:spacing w:line="480" w:lineRule="auto"/>
        <w:jc w:val="both"/>
        <w:rPr>
          <w:rFonts w:ascii="Times New Roman" w:eastAsia="Times New Roman" w:hAnsi="Times New Roman" w:cs="Times New Roman"/>
          <w:sz w:val="24"/>
          <w:szCs w:val="24"/>
        </w:rPr>
      </w:pPr>
      <w:del w:id="364" w:author="Jeremy Long" w:date="2023-08-25T13:41:00Z">
        <w:r w:rsidRPr="000B4D61" w:rsidDel="004D120D">
          <w:rPr>
            <w:rFonts w:ascii="Times New Roman" w:eastAsia="Times New Roman" w:hAnsi="Times New Roman" w:cs="Times New Roman"/>
            <w:i/>
            <w:sz w:val="24"/>
            <w:szCs w:val="24"/>
          </w:rPr>
          <w:delText>Surveys</w:delText>
        </w:r>
      </w:del>
      <w:proofErr w:type="spellStart"/>
      <w:ins w:id="365" w:author="Jeremy Long" w:date="2023-08-25T13:41:00Z">
        <w:r w:rsidR="004D120D">
          <w:rPr>
            <w:rFonts w:ascii="Times New Roman" w:eastAsia="Times New Roman" w:hAnsi="Times New Roman" w:cs="Times New Roman"/>
            <w:i/>
            <w:sz w:val="24"/>
            <w:szCs w:val="24"/>
          </w:rPr>
          <w:t>Devilweed</w:t>
        </w:r>
        <w:proofErr w:type="spellEnd"/>
        <w:r w:rsidR="004D120D">
          <w:rPr>
            <w:rFonts w:ascii="Times New Roman" w:eastAsia="Times New Roman" w:hAnsi="Times New Roman" w:cs="Times New Roman"/>
            <w:i/>
            <w:sz w:val="24"/>
            <w:szCs w:val="24"/>
          </w:rPr>
          <w:t xml:space="preserve"> prevalence surveys</w:t>
        </w:r>
      </w:ins>
    </w:p>
    <w:p w14:paraId="61574E92" w14:textId="7842137D" w:rsidR="001B3A0F" w:rsidRDefault="0011538B" w:rsidP="007714C0">
      <w:pPr>
        <w:spacing w:line="480" w:lineRule="auto"/>
        <w:ind w:firstLine="720"/>
        <w:jc w:val="both"/>
        <w:rPr>
          <w:ins w:id="366" w:author="Jeremy Long" w:date="2023-08-25T12:36:00Z"/>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w:t>
      </w:r>
      <w:ins w:id="367" w:author="Jeremy Long" w:date="2023-08-25T13:24:00Z">
        <w:r w:rsidR="007714C0">
          <w:rPr>
            <w:rFonts w:ascii="Times New Roman" w:eastAsia="Times New Roman" w:hAnsi="Times New Roman" w:cs="Times New Roman"/>
            <w:sz w:val="24"/>
            <w:szCs w:val="24"/>
          </w:rPr>
          <w:t xml:space="preserve">confirm that </w:t>
        </w:r>
        <w:proofErr w:type="spellStart"/>
        <w:r w:rsidR="007714C0">
          <w:rPr>
            <w:rFonts w:ascii="Times New Roman" w:eastAsia="Times New Roman" w:hAnsi="Times New Roman" w:cs="Times New Roman"/>
            <w:sz w:val="24"/>
            <w:szCs w:val="24"/>
          </w:rPr>
          <w:t>devilweed</w:t>
        </w:r>
        <w:proofErr w:type="spellEnd"/>
        <w:r w:rsidR="007714C0">
          <w:rPr>
            <w:rFonts w:ascii="Times New Roman" w:eastAsia="Times New Roman" w:hAnsi="Times New Roman" w:cs="Times New Roman"/>
            <w:sz w:val="24"/>
            <w:szCs w:val="24"/>
          </w:rPr>
          <w:t xml:space="preserve"> is present in wrack and to </w:t>
        </w:r>
      </w:ins>
      <w:r w:rsidRPr="000B4D61">
        <w:rPr>
          <w:rFonts w:ascii="Times New Roman" w:eastAsia="Times New Roman" w:hAnsi="Times New Roman" w:cs="Times New Roman"/>
          <w:sz w:val="24"/>
          <w:szCs w:val="24"/>
        </w:rPr>
        <w:t xml:space="preserve">determine the relative contribution of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to wrack</w:t>
      </w:r>
      <w:del w:id="368" w:author="Jeremy Long" w:date="2023-08-25T13:52:00Z">
        <w:r w:rsidRPr="000B4D61" w:rsidDel="003C3B7B">
          <w:rPr>
            <w:rFonts w:ascii="Times New Roman" w:eastAsia="Times New Roman" w:hAnsi="Times New Roman" w:cs="Times New Roman"/>
            <w:sz w:val="24"/>
            <w:szCs w:val="24"/>
          </w:rPr>
          <w:delText xml:space="preserve"> in this region</w:delText>
        </w:r>
      </w:del>
      <w:r w:rsidRPr="000B4D61">
        <w:rPr>
          <w:rFonts w:ascii="Times New Roman" w:eastAsia="Times New Roman" w:hAnsi="Times New Roman" w:cs="Times New Roman"/>
          <w:sz w:val="24"/>
          <w:szCs w:val="24"/>
        </w:rPr>
        <w:t xml:space="preserve">, we surveyed large wrack piles deposited on beaches at </w:t>
      </w:r>
      <w:r w:rsidR="003909AE" w:rsidRPr="000B4D61">
        <w:rPr>
          <w:rFonts w:ascii="Times New Roman" w:eastAsia="Times New Roman" w:hAnsi="Times New Roman" w:cs="Times New Roman"/>
          <w:sz w:val="24"/>
          <w:szCs w:val="24"/>
        </w:rPr>
        <w:t>two</w:t>
      </w:r>
      <w:r w:rsidRPr="000B4D61">
        <w:rPr>
          <w:rFonts w:ascii="Times New Roman" w:eastAsia="Times New Roman" w:hAnsi="Times New Roman" w:cs="Times New Roman"/>
          <w:sz w:val="24"/>
          <w:szCs w:val="24"/>
        </w:rPr>
        <w:t xml:space="preserve"> sites on San Nicolas Island</w:t>
      </w:r>
      <w:ins w:id="369" w:author="Jeremy Long" w:date="2023-08-25T12:30:00Z">
        <w:r w:rsidR="00103EBE">
          <w:rPr>
            <w:rFonts w:ascii="Times New Roman" w:eastAsia="Times New Roman" w:hAnsi="Times New Roman" w:cs="Times New Roman"/>
            <w:sz w:val="24"/>
            <w:szCs w:val="24"/>
          </w:rPr>
          <w:t xml:space="preserve"> </w:t>
        </w:r>
      </w:ins>
      <w:ins w:id="370" w:author="Jeremy Long" w:date="2023-08-25T13:11:00Z">
        <w:r w:rsidR="00720783" w:rsidRPr="000B4D61">
          <w:rPr>
            <w:rFonts w:ascii="Times New Roman" w:eastAsia="Times New Roman" w:hAnsi="Times New Roman" w:cs="Times New Roman"/>
            <w:sz w:val="24"/>
            <w:szCs w:val="24"/>
          </w:rPr>
          <w:t>(33.27335° N, 119.57629° W, 33.28310° N, 119.53557° W)</w:t>
        </w:r>
        <w:r w:rsidR="00720783">
          <w:rPr>
            <w:rFonts w:ascii="Times New Roman" w:eastAsia="Times New Roman" w:hAnsi="Times New Roman" w:cs="Times New Roman"/>
            <w:sz w:val="24"/>
            <w:szCs w:val="24"/>
          </w:rPr>
          <w:t xml:space="preserve"> </w:t>
        </w:r>
      </w:ins>
      <w:ins w:id="371" w:author="Jeremy Long" w:date="2023-08-25T12:30:00Z">
        <w:r w:rsidR="00103EBE">
          <w:rPr>
            <w:rFonts w:ascii="Times New Roman" w:eastAsia="Times New Roman" w:hAnsi="Times New Roman" w:cs="Times New Roman"/>
            <w:sz w:val="24"/>
            <w:szCs w:val="24"/>
          </w:rPr>
          <w:t>and measured</w:t>
        </w:r>
      </w:ins>
      <w:ins w:id="372" w:author="Jeremy Long" w:date="2023-08-25T13:10:00Z">
        <w:r w:rsidR="00720783">
          <w:rPr>
            <w:rFonts w:ascii="Times New Roman" w:eastAsia="Times New Roman" w:hAnsi="Times New Roman" w:cs="Times New Roman"/>
            <w:sz w:val="24"/>
            <w:szCs w:val="24"/>
          </w:rPr>
          <w:t xml:space="preserve"> the proportion of the wrack pile </w:t>
        </w:r>
      </w:ins>
      <w:ins w:id="373" w:author="Jeremy Long" w:date="2023-08-25T13:13:00Z">
        <w:r w:rsidR="00720783">
          <w:rPr>
            <w:rFonts w:ascii="Times New Roman" w:eastAsia="Times New Roman" w:hAnsi="Times New Roman" w:cs="Times New Roman"/>
            <w:sz w:val="24"/>
            <w:szCs w:val="24"/>
          </w:rPr>
          <w:t xml:space="preserve">surface area </w:t>
        </w:r>
      </w:ins>
      <w:proofErr w:type="spellStart"/>
      <w:ins w:id="374" w:author="Jeremy Long" w:date="2023-08-25T13:11:00Z">
        <w:r w:rsidR="00720783">
          <w:rPr>
            <w:rFonts w:ascii="Times New Roman" w:eastAsia="Times New Roman" w:hAnsi="Times New Roman" w:cs="Times New Roman"/>
            <w:sz w:val="24"/>
            <w:szCs w:val="24"/>
          </w:rPr>
          <w:t>devilweed</w:t>
        </w:r>
      </w:ins>
      <w:proofErr w:type="spellEnd"/>
      <w:ins w:id="375" w:author="Jeremy Long" w:date="2023-08-25T12:31:00Z">
        <w:r w:rsidR="00103EBE">
          <w:rPr>
            <w:rFonts w:ascii="Times New Roman" w:eastAsia="Times New Roman" w:hAnsi="Times New Roman" w:cs="Times New Roman"/>
            <w:sz w:val="24"/>
            <w:szCs w:val="24"/>
          </w:rPr>
          <w:t xml:space="preserve"> </w:t>
        </w:r>
      </w:ins>
      <w:ins w:id="376" w:author="Jeremy Long" w:date="2023-08-25T13:13:00Z">
        <w:r w:rsidR="00720783">
          <w:rPr>
            <w:rFonts w:ascii="Times New Roman" w:eastAsia="Times New Roman" w:hAnsi="Times New Roman" w:cs="Times New Roman"/>
            <w:sz w:val="24"/>
            <w:szCs w:val="24"/>
          </w:rPr>
          <w:t>represented</w:t>
        </w:r>
      </w:ins>
      <w:del w:id="377" w:author="Jeremy Long" w:date="2023-08-25T13:11:00Z">
        <w:r w:rsidR="003909AE" w:rsidRPr="000B4D61" w:rsidDel="00720783">
          <w:rPr>
            <w:rFonts w:ascii="Times New Roman" w:eastAsia="Times New Roman" w:hAnsi="Times New Roman" w:cs="Times New Roman"/>
            <w:sz w:val="24"/>
            <w:szCs w:val="24"/>
          </w:rPr>
          <w:delText xml:space="preserve"> </w:delText>
        </w:r>
        <w:r w:rsidR="00FA573D" w:rsidRPr="000B4D61" w:rsidDel="00720783">
          <w:rPr>
            <w:rFonts w:ascii="Times New Roman" w:eastAsia="Times New Roman" w:hAnsi="Times New Roman" w:cs="Times New Roman"/>
            <w:sz w:val="24"/>
            <w:szCs w:val="24"/>
          </w:rPr>
          <w:delText>(33.27335° N, 119.57629° W, 33.28310° N, 119.53557° W)</w:delText>
        </w:r>
      </w:del>
      <w:r w:rsidRPr="000B4D61">
        <w:rPr>
          <w:rFonts w:ascii="Times New Roman" w:eastAsia="Times New Roman" w:hAnsi="Times New Roman" w:cs="Times New Roman"/>
          <w:sz w:val="24"/>
          <w:szCs w:val="24"/>
        </w:rPr>
        <w:t xml:space="preserve">. </w:t>
      </w:r>
      <w:ins w:id="378" w:author="Jeremy Long" w:date="2023-08-25T12:32:00Z">
        <w:r w:rsidR="001B3A0F">
          <w:rPr>
            <w:rFonts w:ascii="Times New Roman" w:eastAsia="Times New Roman" w:hAnsi="Times New Roman" w:cs="Times New Roman"/>
            <w:sz w:val="24"/>
            <w:szCs w:val="24"/>
          </w:rPr>
          <w:t xml:space="preserve">We adopted this qualitative metric of </w:t>
        </w:r>
        <w:proofErr w:type="spellStart"/>
        <w:r w:rsidR="001B3A0F">
          <w:rPr>
            <w:rFonts w:ascii="Times New Roman" w:eastAsia="Times New Roman" w:hAnsi="Times New Roman" w:cs="Times New Roman"/>
            <w:sz w:val="24"/>
            <w:szCs w:val="24"/>
          </w:rPr>
          <w:t>devilweed</w:t>
        </w:r>
        <w:proofErr w:type="spellEnd"/>
        <w:r w:rsidR="001B3A0F">
          <w:rPr>
            <w:rFonts w:ascii="Times New Roman" w:eastAsia="Times New Roman" w:hAnsi="Times New Roman" w:cs="Times New Roman"/>
            <w:sz w:val="24"/>
            <w:szCs w:val="24"/>
          </w:rPr>
          <w:t xml:space="preserve"> </w:t>
        </w:r>
      </w:ins>
      <w:ins w:id="379" w:author="Jeremy Long" w:date="2023-08-25T13:13:00Z">
        <w:r w:rsidR="00720783">
          <w:rPr>
            <w:rFonts w:ascii="Times New Roman" w:eastAsia="Times New Roman" w:hAnsi="Times New Roman" w:cs="Times New Roman"/>
            <w:sz w:val="24"/>
            <w:szCs w:val="24"/>
          </w:rPr>
          <w:t>prevalence</w:t>
        </w:r>
      </w:ins>
      <w:ins w:id="380" w:author="Jeremy Long" w:date="2023-08-25T12:32:00Z">
        <w:r w:rsidR="001B3A0F">
          <w:rPr>
            <w:rFonts w:ascii="Times New Roman" w:eastAsia="Times New Roman" w:hAnsi="Times New Roman" w:cs="Times New Roman"/>
            <w:sz w:val="24"/>
            <w:szCs w:val="24"/>
          </w:rPr>
          <w:t xml:space="preserve"> because </w:t>
        </w:r>
      </w:ins>
      <w:ins w:id="381" w:author="Jeremy Long" w:date="2023-08-25T12:33:00Z">
        <w:r w:rsidR="001B3A0F">
          <w:rPr>
            <w:rFonts w:ascii="Times New Roman" w:eastAsia="Times New Roman" w:hAnsi="Times New Roman" w:cs="Times New Roman"/>
            <w:sz w:val="24"/>
            <w:szCs w:val="24"/>
          </w:rPr>
          <w:t xml:space="preserve">our time </w:t>
        </w:r>
      </w:ins>
      <w:ins w:id="382" w:author="Jeremy Long" w:date="2023-08-25T12:34:00Z">
        <w:r w:rsidR="001B3A0F">
          <w:rPr>
            <w:rFonts w:ascii="Times New Roman" w:eastAsia="Times New Roman" w:hAnsi="Times New Roman" w:cs="Times New Roman"/>
            <w:sz w:val="24"/>
            <w:szCs w:val="24"/>
          </w:rPr>
          <w:t>at these sites was limited and surveying pile</w:t>
        </w:r>
      </w:ins>
      <w:ins w:id="383" w:author="Jeremy Long" w:date="2023-08-25T13:13:00Z">
        <w:r w:rsidR="00720783">
          <w:rPr>
            <w:rFonts w:ascii="Times New Roman" w:eastAsia="Times New Roman" w:hAnsi="Times New Roman" w:cs="Times New Roman"/>
            <w:sz w:val="24"/>
            <w:szCs w:val="24"/>
          </w:rPr>
          <w:t xml:space="preserve"> and </w:t>
        </w:r>
        <w:proofErr w:type="spellStart"/>
        <w:r w:rsidR="00720783">
          <w:rPr>
            <w:rFonts w:ascii="Times New Roman" w:eastAsia="Times New Roman" w:hAnsi="Times New Roman" w:cs="Times New Roman"/>
            <w:sz w:val="24"/>
            <w:szCs w:val="24"/>
          </w:rPr>
          <w:t>devilweed</w:t>
        </w:r>
        <w:proofErr w:type="spellEnd"/>
        <w:r w:rsidR="00720783">
          <w:rPr>
            <w:rFonts w:ascii="Times New Roman" w:eastAsia="Times New Roman" w:hAnsi="Times New Roman" w:cs="Times New Roman"/>
            <w:sz w:val="24"/>
            <w:szCs w:val="24"/>
          </w:rPr>
          <w:t xml:space="preserve"> surface area (as opposed to total biomass</w:t>
        </w:r>
      </w:ins>
      <w:ins w:id="384" w:author="Jeremy Long" w:date="2023-08-25T13:14:00Z">
        <w:r w:rsidR="00720783">
          <w:rPr>
            <w:rFonts w:ascii="Times New Roman" w:eastAsia="Times New Roman" w:hAnsi="Times New Roman" w:cs="Times New Roman"/>
            <w:sz w:val="24"/>
            <w:szCs w:val="24"/>
          </w:rPr>
          <w:t>)</w:t>
        </w:r>
      </w:ins>
      <w:ins w:id="385" w:author="Jeremy Long" w:date="2023-08-25T12:34:00Z">
        <w:r w:rsidR="001B3A0F">
          <w:rPr>
            <w:rFonts w:ascii="Times New Roman" w:eastAsia="Times New Roman" w:hAnsi="Times New Roman" w:cs="Times New Roman"/>
            <w:sz w:val="24"/>
            <w:szCs w:val="24"/>
          </w:rPr>
          <w:t xml:space="preserve"> allowed us to quickly survey </w:t>
        </w:r>
      </w:ins>
      <w:ins w:id="386" w:author="Jeremy Long" w:date="2023-08-25T13:14:00Z">
        <w:r w:rsidR="00720783">
          <w:rPr>
            <w:rFonts w:ascii="Times New Roman" w:eastAsia="Times New Roman" w:hAnsi="Times New Roman" w:cs="Times New Roman"/>
            <w:sz w:val="24"/>
            <w:szCs w:val="24"/>
          </w:rPr>
          <w:t>a large amount of wrack</w:t>
        </w:r>
      </w:ins>
      <w:ins w:id="387" w:author="Jeremy Long" w:date="2023-08-25T12:34:00Z">
        <w:r w:rsidR="001B3A0F">
          <w:rPr>
            <w:rFonts w:ascii="Times New Roman" w:eastAsia="Times New Roman" w:hAnsi="Times New Roman" w:cs="Times New Roman"/>
            <w:sz w:val="24"/>
            <w:szCs w:val="24"/>
          </w:rPr>
          <w:t>. At each site, w</w:t>
        </w:r>
      </w:ins>
      <w:del w:id="388" w:author="Jeremy Long" w:date="2023-08-25T12:34:00Z">
        <w:r w:rsidRPr="000B4D61" w:rsidDel="001B3A0F">
          <w:rPr>
            <w:rFonts w:ascii="Times New Roman" w:eastAsia="Times New Roman" w:hAnsi="Times New Roman" w:cs="Times New Roman"/>
            <w:sz w:val="24"/>
            <w:szCs w:val="24"/>
          </w:rPr>
          <w:delText>W</w:delText>
        </w:r>
      </w:del>
      <w:r w:rsidRPr="000B4D61">
        <w:rPr>
          <w:rFonts w:ascii="Times New Roman" w:eastAsia="Times New Roman" w:hAnsi="Times New Roman" w:cs="Times New Roman"/>
          <w:sz w:val="24"/>
          <w:szCs w:val="24"/>
        </w:rPr>
        <w:t xml:space="preserve">e </w:t>
      </w:r>
      <w:del w:id="389" w:author="Jeremy Long" w:date="2023-08-25T12:28:00Z">
        <w:r w:rsidRPr="000B4D61" w:rsidDel="00103EBE">
          <w:rPr>
            <w:rFonts w:ascii="Times New Roman" w:eastAsia="Times New Roman" w:hAnsi="Times New Roman" w:cs="Times New Roman"/>
            <w:sz w:val="24"/>
            <w:szCs w:val="24"/>
          </w:rPr>
          <w:delText xml:space="preserve">started by </w:delText>
        </w:r>
      </w:del>
      <w:del w:id="390" w:author="Jeremy Long" w:date="2023-08-25T12:35:00Z">
        <w:r w:rsidRPr="000B4D61" w:rsidDel="001B3A0F">
          <w:rPr>
            <w:rFonts w:ascii="Times New Roman" w:eastAsia="Times New Roman" w:hAnsi="Times New Roman" w:cs="Times New Roman"/>
            <w:sz w:val="24"/>
            <w:szCs w:val="24"/>
          </w:rPr>
          <w:delText xml:space="preserve">haphazardly </w:delText>
        </w:r>
      </w:del>
      <w:del w:id="391" w:author="Jeremy Long" w:date="2023-08-25T12:28:00Z">
        <w:r w:rsidRPr="000B4D61" w:rsidDel="00103EBE">
          <w:rPr>
            <w:rFonts w:ascii="Times New Roman" w:eastAsia="Times New Roman" w:hAnsi="Times New Roman" w:cs="Times New Roman"/>
            <w:sz w:val="24"/>
            <w:szCs w:val="24"/>
          </w:rPr>
          <w:delText xml:space="preserve">selecting </w:delText>
        </w:r>
      </w:del>
      <w:ins w:id="392" w:author="Jeremy Long" w:date="2023-08-25T12:28:00Z">
        <w:r w:rsidR="00103EBE" w:rsidRPr="000B4D61">
          <w:rPr>
            <w:rFonts w:ascii="Times New Roman" w:eastAsia="Times New Roman" w:hAnsi="Times New Roman" w:cs="Times New Roman"/>
            <w:sz w:val="24"/>
            <w:szCs w:val="24"/>
          </w:rPr>
          <w:t>select</w:t>
        </w:r>
        <w:r w:rsidR="00103EBE">
          <w:rPr>
            <w:rFonts w:ascii="Times New Roman" w:eastAsia="Times New Roman" w:hAnsi="Times New Roman" w:cs="Times New Roman"/>
            <w:sz w:val="24"/>
            <w:szCs w:val="24"/>
          </w:rPr>
          <w:t>ed</w:t>
        </w:r>
        <w:r w:rsidR="00103EBE" w:rsidRPr="000B4D61">
          <w:rPr>
            <w:rFonts w:ascii="Times New Roman" w:eastAsia="Times New Roman" w:hAnsi="Times New Roman" w:cs="Times New Roman"/>
            <w:sz w:val="24"/>
            <w:szCs w:val="24"/>
          </w:rPr>
          <w:t xml:space="preserve"> </w:t>
        </w:r>
      </w:ins>
      <w:ins w:id="393" w:author="Jeremy Long" w:date="2023-08-25T12:35:00Z">
        <w:r w:rsidR="001B3A0F">
          <w:rPr>
            <w:rFonts w:ascii="Times New Roman" w:eastAsia="Times New Roman" w:hAnsi="Times New Roman" w:cs="Times New Roman"/>
            <w:sz w:val="24"/>
            <w:szCs w:val="24"/>
          </w:rPr>
          <w:t xml:space="preserve">the first 10-15 </w:t>
        </w:r>
      </w:ins>
      <w:ins w:id="394" w:author="Jeremy Long" w:date="2023-08-25T12:36:00Z">
        <w:r w:rsidR="001B3A0F">
          <w:rPr>
            <w:rFonts w:ascii="Times New Roman" w:eastAsia="Times New Roman" w:hAnsi="Times New Roman" w:cs="Times New Roman"/>
            <w:sz w:val="24"/>
            <w:szCs w:val="24"/>
          </w:rPr>
          <w:t xml:space="preserve">large </w:t>
        </w:r>
      </w:ins>
      <w:del w:id="395" w:author="Jeremy Long" w:date="2023-08-25T12:28:00Z">
        <w:r w:rsidRPr="000B4D61" w:rsidDel="00103EBE">
          <w:rPr>
            <w:rFonts w:ascii="Times New Roman" w:eastAsia="Times New Roman" w:hAnsi="Times New Roman" w:cs="Times New Roman"/>
            <w:sz w:val="24"/>
            <w:szCs w:val="24"/>
          </w:rPr>
          <w:delText xml:space="preserve">a pile of </w:delText>
        </w:r>
      </w:del>
      <w:r w:rsidRPr="000B4D61">
        <w:rPr>
          <w:rFonts w:ascii="Times New Roman" w:eastAsia="Times New Roman" w:hAnsi="Times New Roman" w:cs="Times New Roman"/>
          <w:sz w:val="24"/>
          <w:szCs w:val="24"/>
        </w:rPr>
        <w:t>wrack</w:t>
      </w:r>
      <w:ins w:id="396" w:author="Jeremy Long" w:date="2023-08-25T12:28:00Z">
        <w:r w:rsidR="00103EBE">
          <w:rPr>
            <w:rFonts w:ascii="Times New Roman" w:eastAsia="Times New Roman" w:hAnsi="Times New Roman" w:cs="Times New Roman"/>
            <w:sz w:val="24"/>
            <w:szCs w:val="24"/>
          </w:rPr>
          <w:t xml:space="preserve"> piles</w:t>
        </w:r>
      </w:ins>
      <w:r w:rsidRPr="000B4D61">
        <w:rPr>
          <w:rFonts w:ascii="Times New Roman" w:eastAsia="Times New Roman" w:hAnsi="Times New Roman" w:cs="Times New Roman"/>
          <w:sz w:val="24"/>
          <w:szCs w:val="24"/>
        </w:rPr>
        <w:t xml:space="preserve"> </w:t>
      </w:r>
      <w:ins w:id="397" w:author="Jeremy Long" w:date="2023-08-25T12:35:00Z">
        <w:r w:rsidR="001B3A0F">
          <w:rPr>
            <w:rFonts w:ascii="Times New Roman" w:eastAsia="Times New Roman" w:hAnsi="Times New Roman" w:cs="Times New Roman"/>
            <w:sz w:val="24"/>
            <w:szCs w:val="24"/>
          </w:rPr>
          <w:t xml:space="preserve">encountered along a </w:t>
        </w:r>
        <w:r w:rsidR="001B3A0F">
          <w:rPr>
            <w:rFonts w:ascii="Times New Roman" w:eastAsia="Times New Roman" w:hAnsi="Times New Roman" w:cs="Times New Roman"/>
            <w:sz w:val="24"/>
            <w:szCs w:val="24"/>
          </w:rPr>
          <w:lastRenderedPageBreak/>
          <w:t>haphazardly placed 50 m transec</w:t>
        </w:r>
      </w:ins>
      <w:ins w:id="398" w:author="Jeremy Long" w:date="2023-08-25T12:36:00Z">
        <w:r w:rsidR="001B3A0F">
          <w:rPr>
            <w:rFonts w:ascii="Times New Roman" w:eastAsia="Times New Roman" w:hAnsi="Times New Roman" w:cs="Times New Roman"/>
            <w:sz w:val="24"/>
            <w:szCs w:val="24"/>
          </w:rPr>
          <w:t xml:space="preserve">t. We defined “large” wrack piles as those </w:t>
        </w:r>
      </w:ins>
      <w:del w:id="399" w:author="Jeremy Long" w:date="2023-08-25T12:35:00Z">
        <w:r w:rsidRPr="000B4D61" w:rsidDel="001B3A0F">
          <w:rPr>
            <w:rFonts w:ascii="Times New Roman" w:eastAsia="Times New Roman" w:hAnsi="Times New Roman" w:cs="Times New Roman"/>
            <w:sz w:val="24"/>
            <w:szCs w:val="24"/>
          </w:rPr>
          <w:delText>longer than</w:delText>
        </w:r>
      </w:del>
      <w:ins w:id="400" w:author="Jeremy Long" w:date="2023-08-25T12:35:00Z">
        <w:r w:rsidR="001B3A0F">
          <w:rPr>
            <w:rFonts w:ascii="Times New Roman" w:eastAsia="Times New Roman" w:hAnsi="Times New Roman" w:cs="Times New Roman"/>
            <w:sz w:val="24"/>
            <w:szCs w:val="24"/>
          </w:rPr>
          <w:t>at least</w:t>
        </w:r>
      </w:ins>
      <w:r w:rsidRPr="000B4D61">
        <w:rPr>
          <w:rFonts w:ascii="Times New Roman" w:eastAsia="Times New Roman" w:hAnsi="Times New Roman" w:cs="Times New Roman"/>
          <w:sz w:val="24"/>
          <w:szCs w:val="24"/>
        </w:rPr>
        <w:t xml:space="preserve"> 1 m</w:t>
      </w:r>
      <w:ins w:id="401" w:author="Jeremy Long" w:date="2023-08-25T12:35:00Z">
        <w:r w:rsidR="001B3A0F">
          <w:rPr>
            <w:rFonts w:ascii="Times New Roman" w:eastAsia="Times New Roman" w:hAnsi="Times New Roman" w:cs="Times New Roman"/>
            <w:sz w:val="24"/>
            <w:szCs w:val="24"/>
          </w:rPr>
          <w:t xml:space="preserve"> long</w:t>
        </w:r>
      </w:ins>
      <w:ins w:id="402" w:author="Jeremy Long" w:date="2023-08-25T12:36:00Z">
        <w:r w:rsidR="001B3A0F">
          <w:rPr>
            <w:rFonts w:ascii="Times New Roman" w:eastAsia="Times New Roman" w:hAnsi="Times New Roman" w:cs="Times New Roman"/>
            <w:sz w:val="24"/>
            <w:szCs w:val="24"/>
          </w:rPr>
          <w:t>.</w:t>
        </w:r>
      </w:ins>
      <w:ins w:id="403" w:author="Jeremy Long" w:date="2023-08-25T12:37:00Z">
        <w:r w:rsidR="001B3A0F">
          <w:rPr>
            <w:rFonts w:ascii="Times New Roman" w:eastAsia="Times New Roman" w:hAnsi="Times New Roman" w:cs="Times New Roman"/>
            <w:sz w:val="24"/>
            <w:szCs w:val="24"/>
          </w:rPr>
          <w:t xml:space="preserve"> </w:t>
        </w:r>
      </w:ins>
      <w:commentRangeStart w:id="404"/>
      <w:ins w:id="405" w:author="Jeremy Long" w:date="2023-08-25T13:15:00Z">
        <w:r w:rsidR="00720783">
          <w:rPr>
            <w:rFonts w:ascii="Times New Roman" w:eastAsia="Times New Roman" w:hAnsi="Times New Roman" w:cs="Times New Roman"/>
            <w:sz w:val="24"/>
            <w:szCs w:val="24"/>
          </w:rPr>
          <w:t xml:space="preserve">To determine the surface area of the entire pile, we </w:t>
        </w:r>
      </w:ins>
      <w:moveToRangeStart w:id="406" w:author="Jeremy Long" w:date="2023-08-25T13:17:00Z" w:name="move143861874"/>
      <w:moveTo w:id="407" w:author="Jeremy Long" w:date="2023-08-25T13:17:00Z">
        <w:del w:id="408" w:author="Jeremy Long" w:date="2023-08-25T13:17:00Z">
          <w:r w:rsidR="00720783" w:rsidRPr="000B4D61" w:rsidDel="00720783">
            <w:rPr>
              <w:rFonts w:ascii="Times New Roman" w:eastAsia="Times New Roman" w:hAnsi="Times New Roman" w:cs="Times New Roman"/>
              <w:sz w:val="24"/>
              <w:szCs w:val="24"/>
            </w:rPr>
            <w:delText xml:space="preserve">We also </w:delText>
          </w:r>
        </w:del>
        <w:r w:rsidR="00720783" w:rsidRPr="000B4D61">
          <w:rPr>
            <w:rFonts w:ascii="Times New Roman" w:eastAsia="Times New Roman" w:hAnsi="Times New Roman" w:cs="Times New Roman"/>
            <w:sz w:val="24"/>
            <w:szCs w:val="24"/>
          </w:rPr>
          <w:t xml:space="preserve">measured the longest length and </w:t>
        </w:r>
        <w:del w:id="409" w:author="Jeremy Long" w:date="2023-08-25T13:17:00Z">
          <w:r w:rsidR="00720783" w:rsidRPr="000B4D61" w:rsidDel="00720783">
            <w:rPr>
              <w:rFonts w:ascii="Times New Roman" w:eastAsia="Times New Roman" w:hAnsi="Times New Roman" w:cs="Times New Roman"/>
              <w:sz w:val="24"/>
              <w:szCs w:val="24"/>
            </w:rPr>
            <w:delText xml:space="preserve">longest </w:delText>
          </w:r>
        </w:del>
        <w:r w:rsidR="00720783" w:rsidRPr="000B4D61">
          <w:rPr>
            <w:rFonts w:ascii="Times New Roman" w:eastAsia="Times New Roman" w:hAnsi="Times New Roman" w:cs="Times New Roman"/>
            <w:sz w:val="24"/>
            <w:szCs w:val="24"/>
          </w:rPr>
          <w:t xml:space="preserve">width of </w:t>
        </w:r>
        <w:del w:id="410" w:author="Jeremy Long" w:date="2023-08-25T13:17:00Z">
          <w:r w:rsidR="00720783" w:rsidRPr="000B4D61" w:rsidDel="00720783">
            <w:rPr>
              <w:rFonts w:ascii="Times New Roman" w:eastAsia="Times New Roman" w:hAnsi="Times New Roman" w:cs="Times New Roman"/>
              <w:sz w:val="24"/>
              <w:szCs w:val="24"/>
            </w:rPr>
            <w:delText>the entire</w:delText>
          </w:r>
        </w:del>
      </w:moveTo>
      <w:ins w:id="411" w:author="Jeremy Long" w:date="2023-08-25T13:18:00Z">
        <w:r w:rsidR="00720783">
          <w:rPr>
            <w:rFonts w:ascii="Times New Roman" w:eastAsia="Times New Roman" w:hAnsi="Times New Roman" w:cs="Times New Roman"/>
            <w:sz w:val="24"/>
            <w:szCs w:val="24"/>
          </w:rPr>
          <w:t>the</w:t>
        </w:r>
      </w:ins>
      <w:moveTo w:id="412" w:author="Jeremy Long" w:date="2023-08-25T13:17:00Z">
        <w:r w:rsidR="00720783" w:rsidRPr="000B4D61">
          <w:rPr>
            <w:rFonts w:ascii="Times New Roman" w:eastAsia="Times New Roman" w:hAnsi="Times New Roman" w:cs="Times New Roman"/>
            <w:sz w:val="24"/>
            <w:szCs w:val="24"/>
          </w:rPr>
          <w:t xml:space="preserve"> pile.</w:t>
        </w:r>
      </w:moveTo>
      <w:moveToRangeEnd w:id="406"/>
      <w:ins w:id="413" w:author="Jeremy Long" w:date="2023-08-25T13:18:00Z">
        <w:r w:rsidR="00720783">
          <w:rPr>
            <w:rFonts w:ascii="Times New Roman" w:eastAsia="Times New Roman" w:hAnsi="Times New Roman" w:cs="Times New Roman"/>
            <w:sz w:val="24"/>
            <w:szCs w:val="24"/>
          </w:rPr>
          <w:t xml:space="preserve"> </w:t>
        </w:r>
        <w:commentRangeEnd w:id="404"/>
        <w:r w:rsidR="00720783">
          <w:rPr>
            <w:rStyle w:val="CommentReference"/>
          </w:rPr>
          <w:commentReference w:id="404"/>
        </w:r>
      </w:ins>
      <w:ins w:id="414" w:author="Jeremy Long" w:date="2023-08-25T13:22:00Z">
        <w:r w:rsidR="007714C0">
          <w:rPr>
            <w:rFonts w:ascii="Times New Roman" w:eastAsia="Times New Roman" w:hAnsi="Times New Roman" w:cs="Times New Roman"/>
            <w:sz w:val="24"/>
            <w:szCs w:val="24"/>
          </w:rPr>
          <w:t xml:space="preserve">WAITING TO INSERT CALCULATION TEXT UNTIL WE AGREE ON THE APPROACH. </w:t>
        </w:r>
      </w:ins>
      <w:ins w:id="415" w:author="Jeremy Long" w:date="2023-08-25T12:37:00Z">
        <w:r w:rsidR="001B3A0F">
          <w:rPr>
            <w:rFonts w:ascii="Times New Roman" w:eastAsia="Times New Roman" w:hAnsi="Times New Roman" w:cs="Times New Roman"/>
            <w:sz w:val="24"/>
            <w:szCs w:val="24"/>
          </w:rPr>
          <w:t xml:space="preserve">For each </w:t>
        </w:r>
        <w:proofErr w:type="spellStart"/>
        <w:r w:rsidR="001B3A0F">
          <w:rPr>
            <w:rFonts w:ascii="Times New Roman" w:eastAsia="Times New Roman" w:hAnsi="Times New Roman" w:cs="Times New Roman"/>
            <w:sz w:val="24"/>
            <w:szCs w:val="24"/>
          </w:rPr>
          <w:t>devilweed</w:t>
        </w:r>
        <w:proofErr w:type="spellEnd"/>
        <w:r w:rsidR="001B3A0F">
          <w:rPr>
            <w:rFonts w:ascii="Times New Roman" w:eastAsia="Times New Roman" w:hAnsi="Times New Roman" w:cs="Times New Roman"/>
            <w:sz w:val="24"/>
            <w:szCs w:val="24"/>
          </w:rPr>
          <w:t xml:space="preserve"> individual </w:t>
        </w:r>
      </w:ins>
      <w:ins w:id="416" w:author="Jeremy Long" w:date="2023-08-25T12:39:00Z">
        <w:r w:rsidR="001B3A0F">
          <w:rPr>
            <w:rFonts w:ascii="Times New Roman" w:eastAsia="Times New Roman" w:hAnsi="Times New Roman" w:cs="Times New Roman"/>
            <w:sz w:val="24"/>
            <w:szCs w:val="24"/>
          </w:rPr>
          <w:t xml:space="preserve">encountered on the surface of the pile, we </w:t>
        </w:r>
      </w:ins>
      <w:ins w:id="417" w:author="Jeremy Long" w:date="2023-08-25T13:23:00Z">
        <w:r w:rsidR="007714C0">
          <w:rPr>
            <w:rFonts w:ascii="Times New Roman" w:eastAsia="Times New Roman" w:hAnsi="Times New Roman" w:cs="Times New Roman"/>
            <w:sz w:val="24"/>
            <w:szCs w:val="24"/>
          </w:rPr>
          <w:t xml:space="preserve">also </w:t>
        </w:r>
      </w:ins>
      <w:ins w:id="418" w:author="Jeremy Long" w:date="2023-08-25T12:39:00Z">
        <w:r w:rsidR="001B3A0F">
          <w:rPr>
            <w:rFonts w:ascii="Times New Roman" w:eastAsia="Times New Roman" w:hAnsi="Times New Roman" w:cs="Times New Roman"/>
            <w:sz w:val="24"/>
            <w:szCs w:val="24"/>
          </w:rPr>
          <w:t xml:space="preserve">measured </w:t>
        </w:r>
      </w:ins>
      <w:ins w:id="419" w:author="Jeremy Long" w:date="2023-08-25T13:23:00Z">
        <w:r w:rsidR="007714C0">
          <w:rPr>
            <w:rFonts w:ascii="Times New Roman" w:eastAsia="Times New Roman" w:hAnsi="Times New Roman" w:cs="Times New Roman"/>
            <w:sz w:val="24"/>
            <w:szCs w:val="24"/>
          </w:rPr>
          <w:t>its</w:t>
        </w:r>
      </w:ins>
      <w:ins w:id="420" w:author="Jeremy Long" w:date="2023-08-25T12:39:00Z">
        <w:r w:rsidR="001B3A0F">
          <w:rPr>
            <w:rFonts w:ascii="Times New Roman" w:eastAsia="Times New Roman" w:hAnsi="Times New Roman" w:cs="Times New Roman"/>
            <w:sz w:val="24"/>
            <w:szCs w:val="24"/>
          </w:rPr>
          <w:t xml:space="preserve"> </w:t>
        </w:r>
      </w:ins>
      <w:ins w:id="421" w:author="Jeremy Long" w:date="2023-08-25T13:23:00Z">
        <w:r w:rsidR="007714C0">
          <w:rPr>
            <w:rFonts w:ascii="Times New Roman" w:eastAsia="Times New Roman" w:hAnsi="Times New Roman" w:cs="Times New Roman"/>
            <w:sz w:val="24"/>
            <w:szCs w:val="24"/>
          </w:rPr>
          <w:t xml:space="preserve">longest </w:t>
        </w:r>
      </w:ins>
      <w:ins w:id="422" w:author="Jeremy Long" w:date="2023-08-25T12:39:00Z">
        <w:r w:rsidR="001B3A0F">
          <w:rPr>
            <w:rFonts w:ascii="Times New Roman" w:eastAsia="Times New Roman" w:hAnsi="Times New Roman" w:cs="Times New Roman"/>
            <w:sz w:val="24"/>
            <w:szCs w:val="24"/>
          </w:rPr>
          <w:t>length and width</w:t>
        </w:r>
      </w:ins>
      <w:ins w:id="423" w:author="Jeremy Long" w:date="2023-08-25T13:23:00Z">
        <w:r w:rsidR="007714C0">
          <w:rPr>
            <w:rFonts w:ascii="Times New Roman" w:eastAsia="Times New Roman" w:hAnsi="Times New Roman" w:cs="Times New Roman"/>
            <w:sz w:val="24"/>
            <w:szCs w:val="24"/>
          </w:rPr>
          <w:t>.</w:t>
        </w:r>
      </w:ins>
      <w:ins w:id="424" w:author="Jeremy Long" w:date="2023-08-25T12:39:00Z">
        <w:r w:rsidR="001B3A0F">
          <w:rPr>
            <w:rFonts w:ascii="Times New Roman" w:eastAsia="Times New Roman" w:hAnsi="Times New Roman" w:cs="Times New Roman"/>
            <w:sz w:val="24"/>
            <w:szCs w:val="24"/>
          </w:rPr>
          <w:t xml:space="preserve"> </w:t>
        </w:r>
      </w:ins>
      <w:ins w:id="425" w:author="Jeremy Long" w:date="2023-08-25T13:25:00Z">
        <w:r w:rsidR="007714C0" w:rsidRPr="000B4D61">
          <w:rPr>
            <w:rFonts w:ascii="Times New Roman" w:eastAsia="Times New Roman" w:hAnsi="Times New Roman" w:cs="Times New Roman"/>
            <w:sz w:val="24"/>
            <w:szCs w:val="24"/>
          </w:rPr>
          <w:t xml:space="preserve">These measurements were used to calculate the area of each </w:t>
        </w:r>
        <w:proofErr w:type="spellStart"/>
        <w:r w:rsidR="007714C0" w:rsidRPr="000B4D61">
          <w:rPr>
            <w:rFonts w:ascii="Times New Roman" w:eastAsia="Times New Roman" w:hAnsi="Times New Roman" w:cs="Times New Roman"/>
            <w:sz w:val="24"/>
            <w:szCs w:val="24"/>
          </w:rPr>
          <w:t>devilweed</w:t>
        </w:r>
        <w:proofErr w:type="spellEnd"/>
        <w:r w:rsidR="007714C0" w:rsidRPr="000B4D61">
          <w:rPr>
            <w:rFonts w:ascii="Times New Roman" w:eastAsia="Times New Roman" w:hAnsi="Times New Roman" w:cs="Times New Roman"/>
            <w:sz w:val="24"/>
            <w:szCs w:val="24"/>
          </w:rPr>
          <w:t xml:space="preserve"> </w:t>
        </w:r>
      </w:ins>
      <w:ins w:id="426" w:author="Jeremy Long" w:date="2023-08-25T13:26:00Z">
        <w:r w:rsidR="007714C0">
          <w:rPr>
            <w:rFonts w:ascii="Times New Roman" w:eastAsia="Times New Roman" w:hAnsi="Times New Roman" w:cs="Times New Roman"/>
            <w:sz w:val="24"/>
            <w:szCs w:val="24"/>
          </w:rPr>
          <w:t xml:space="preserve">individual on the pile surface </w:t>
        </w:r>
      </w:ins>
      <w:ins w:id="427" w:author="Jeremy Long" w:date="2023-08-25T13:25:00Z">
        <w:r w:rsidR="007714C0" w:rsidRPr="000B4D61">
          <w:rPr>
            <w:rFonts w:ascii="Times New Roman" w:eastAsia="Times New Roman" w:hAnsi="Times New Roman" w:cs="Times New Roman"/>
            <w:sz w:val="24"/>
            <w:szCs w:val="24"/>
          </w:rPr>
          <w:t>using the equation for an ellipse (</w:t>
        </w:r>
        <w:r w:rsidR="007714C0" w:rsidRPr="000B4D61">
          <w:rPr>
            <w:rFonts w:ascii="Times New Roman" w:eastAsia="Times New Roman" w:hAnsi="Times New Roman" w:cs="Times New Roman"/>
            <w:i/>
            <w:sz w:val="24"/>
            <w:szCs w:val="24"/>
          </w:rPr>
          <w:t>A=πab</w:t>
        </w:r>
        <w:r w:rsidR="007714C0" w:rsidRPr="000B4D61">
          <w:rPr>
            <w:rFonts w:ascii="Times New Roman" w:eastAsia="Times New Roman" w:hAnsi="Times New Roman" w:cs="Times New Roman"/>
            <w:sz w:val="24"/>
            <w:szCs w:val="24"/>
          </w:rPr>
          <w:t xml:space="preserve">), where “a” and “b” are the length and width of the </w:t>
        </w:r>
        <w:proofErr w:type="spellStart"/>
        <w:r w:rsidR="007714C0" w:rsidRPr="000B4D61">
          <w:rPr>
            <w:rFonts w:ascii="Times New Roman" w:eastAsia="Times New Roman" w:hAnsi="Times New Roman" w:cs="Times New Roman"/>
            <w:sz w:val="24"/>
            <w:szCs w:val="24"/>
          </w:rPr>
          <w:t>devilweed</w:t>
        </w:r>
        <w:proofErr w:type="spellEnd"/>
        <w:r w:rsidR="007714C0" w:rsidRPr="000B4D61">
          <w:rPr>
            <w:rFonts w:ascii="Times New Roman" w:eastAsia="Times New Roman" w:hAnsi="Times New Roman" w:cs="Times New Roman"/>
            <w:sz w:val="24"/>
            <w:szCs w:val="24"/>
          </w:rPr>
          <w:t xml:space="preserve"> individual. For a single pile, we </w:t>
        </w:r>
      </w:ins>
      <w:ins w:id="428" w:author="Jeremy Long" w:date="2023-08-25T13:26:00Z">
        <w:r w:rsidR="007714C0">
          <w:rPr>
            <w:rFonts w:ascii="Times New Roman" w:eastAsia="Times New Roman" w:hAnsi="Times New Roman" w:cs="Times New Roman"/>
            <w:sz w:val="24"/>
            <w:szCs w:val="24"/>
          </w:rPr>
          <w:t>calculated the sum area of</w:t>
        </w:r>
      </w:ins>
      <w:ins w:id="429" w:author="Jeremy Long" w:date="2023-08-25T13:25:00Z">
        <w:r w:rsidR="007714C0" w:rsidRPr="000B4D61">
          <w:rPr>
            <w:rFonts w:ascii="Times New Roman" w:eastAsia="Times New Roman" w:hAnsi="Times New Roman" w:cs="Times New Roman"/>
            <w:sz w:val="24"/>
            <w:szCs w:val="24"/>
          </w:rPr>
          <w:t xml:space="preserve"> all </w:t>
        </w:r>
        <w:proofErr w:type="spellStart"/>
        <w:r w:rsidR="007714C0" w:rsidRPr="000B4D61">
          <w:rPr>
            <w:rFonts w:ascii="Times New Roman" w:eastAsia="Times New Roman" w:hAnsi="Times New Roman" w:cs="Times New Roman"/>
            <w:sz w:val="24"/>
            <w:szCs w:val="24"/>
          </w:rPr>
          <w:t>devilweed</w:t>
        </w:r>
        <w:proofErr w:type="spellEnd"/>
        <w:r w:rsidR="007714C0" w:rsidRPr="000B4D61">
          <w:rPr>
            <w:rFonts w:ascii="Times New Roman" w:eastAsia="Times New Roman" w:hAnsi="Times New Roman" w:cs="Times New Roman"/>
            <w:sz w:val="24"/>
            <w:szCs w:val="24"/>
          </w:rPr>
          <w:t xml:space="preserve"> individuals. We divided total </w:t>
        </w:r>
        <w:proofErr w:type="spellStart"/>
        <w:r w:rsidR="007714C0" w:rsidRPr="000B4D61">
          <w:rPr>
            <w:rFonts w:ascii="Times New Roman" w:eastAsia="Times New Roman" w:hAnsi="Times New Roman" w:cs="Times New Roman"/>
            <w:sz w:val="24"/>
            <w:szCs w:val="24"/>
          </w:rPr>
          <w:t>devilweed</w:t>
        </w:r>
        <w:proofErr w:type="spellEnd"/>
        <w:r w:rsidR="007714C0" w:rsidRPr="000B4D61">
          <w:rPr>
            <w:rFonts w:ascii="Times New Roman" w:eastAsia="Times New Roman" w:hAnsi="Times New Roman" w:cs="Times New Roman"/>
            <w:sz w:val="24"/>
            <w:szCs w:val="24"/>
          </w:rPr>
          <w:t xml:space="preserve"> area by visible pile area to estimate the proportion of wrack that consisted of </w:t>
        </w:r>
        <w:proofErr w:type="spellStart"/>
        <w:r w:rsidR="007714C0" w:rsidRPr="000B4D61">
          <w:rPr>
            <w:rFonts w:ascii="Times New Roman" w:eastAsia="Times New Roman" w:hAnsi="Times New Roman" w:cs="Times New Roman"/>
            <w:sz w:val="24"/>
            <w:szCs w:val="24"/>
          </w:rPr>
          <w:t>devilweed</w:t>
        </w:r>
        <w:proofErr w:type="spellEnd"/>
        <w:r w:rsidR="007714C0" w:rsidRPr="000B4D61">
          <w:rPr>
            <w:rFonts w:ascii="Times New Roman" w:eastAsia="Times New Roman" w:hAnsi="Times New Roman" w:cs="Times New Roman"/>
            <w:sz w:val="24"/>
            <w:szCs w:val="24"/>
          </w:rPr>
          <w:t>.</w:t>
        </w:r>
      </w:ins>
      <w:ins w:id="430" w:author="Jeremy Long" w:date="2023-08-25T13:27:00Z">
        <w:r w:rsidR="007714C0">
          <w:rPr>
            <w:rFonts w:ascii="Times New Roman" w:eastAsia="Times New Roman" w:hAnsi="Times New Roman" w:cs="Times New Roman"/>
            <w:sz w:val="24"/>
            <w:szCs w:val="24"/>
          </w:rPr>
          <w:t xml:space="preserve"> </w:t>
        </w:r>
      </w:ins>
      <w:ins w:id="431" w:author="Jeremy Long" w:date="2023-08-25T12:38:00Z">
        <w:r w:rsidR="001B3A0F">
          <w:rPr>
            <w:rFonts w:ascii="Times New Roman" w:eastAsia="Times New Roman" w:hAnsi="Times New Roman" w:cs="Times New Roman"/>
            <w:sz w:val="24"/>
            <w:szCs w:val="24"/>
          </w:rPr>
          <w:t xml:space="preserve">Using this method, the relative contribution of </w:t>
        </w:r>
        <w:proofErr w:type="spellStart"/>
        <w:r w:rsidR="001B3A0F">
          <w:rPr>
            <w:rFonts w:ascii="Times New Roman" w:eastAsia="Times New Roman" w:hAnsi="Times New Roman" w:cs="Times New Roman"/>
            <w:sz w:val="24"/>
            <w:szCs w:val="24"/>
          </w:rPr>
          <w:t>devilweed</w:t>
        </w:r>
        <w:proofErr w:type="spellEnd"/>
        <w:r w:rsidR="001B3A0F">
          <w:rPr>
            <w:rFonts w:ascii="Times New Roman" w:eastAsia="Times New Roman" w:hAnsi="Times New Roman" w:cs="Times New Roman"/>
            <w:sz w:val="24"/>
            <w:szCs w:val="24"/>
          </w:rPr>
          <w:t xml:space="preserve"> to wrack for a large pile could be estimated in minutes as opposed to hours.</w:t>
        </w:r>
      </w:ins>
    </w:p>
    <w:p w14:paraId="1D47C2A4" w14:textId="04B8777D" w:rsidR="007902AC" w:rsidRPr="000B4D61" w:rsidDel="007714C0" w:rsidRDefault="0011538B" w:rsidP="000B4D61">
      <w:pPr>
        <w:spacing w:line="480" w:lineRule="auto"/>
        <w:ind w:firstLine="720"/>
        <w:jc w:val="both"/>
        <w:rPr>
          <w:del w:id="432" w:author="Jeremy Long" w:date="2023-08-25T13:25:00Z"/>
          <w:rFonts w:ascii="Times New Roman" w:eastAsia="Times New Roman" w:hAnsi="Times New Roman" w:cs="Times New Roman"/>
          <w:sz w:val="24"/>
          <w:szCs w:val="24"/>
        </w:rPr>
      </w:pPr>
      <w:del w:id="433" w:author="Jeremy Long" w:date="2023-08-25T12:36:00Z">
        <w:r w:rsidRPr="000B4D61" w:rsidDel="001B3A0F">
          <w:rPr>
            <w:rFonts w:ascii="Times New Roman" w:eastAsia="Times New Roman" w:hAnsi="Times New Roman" w:cs="Times New Roman"/>
            <w:sz w:val="24"/>
            <w:szCs w:val="24"/>
          </w:rPr>
          <w:delText xml:space="preserve">, and we </w:delText>
        </w:r>
      </w:del>
      <w:del w:id="434" w:author="Jeremy Long" w:date="2023-08-25T13:24:00Z">
        <w:r w:rsidRPr="000B4D61" w:rsidDel="007714C0">
          <w:rPr>
            <w:rFonts w:ascii="Times New Roman" w:eastAsia="Times New Roman" w:hAnsi="Times New Roman" w:cs="Times New Roman"/>
            <w:sz w:val="24"/>
            <w:szCs w:val="24"/>
          </w:rPr>
          <w:delText xml:space="preserve">measured the dimensions of each devilweed at the surface of the pile and the entire pile. </w:delText>
        </w:r>
      </w:del>
      <w:del w:id="435" w:author="Jeremy Long" w:date="2023-08-25T13:15:00Z">
        <w:r w:rsidRPr="000B4D61" w:rsidDel="00720783">
          <w:rPr>
            <w:rFonts w:ascii="Times New Roman" w:eastAsia="Times New Roman" w:hAnsi="Times New Roman" w:cs="Times New Roman"/>
            <w:sz w:val="24"/>
            <w:szCs w:val="24"/>
          </w:rPr>
          <w:delText>Then, we walked along the beach and recorded these same measurements for at 10-15 wrack piles, along a 50</w:delText>
        </w:r>
        <w:r w:rsidR="00D646FB" w:rsidRPr="000B4D61" w:rsidDel="00720783">
          <w:rPr>
            <w:rFonts w:ascii="Times New Roman" w:eastAsia="Times New Roman" w:hAnsi="Times New Roman" w:cs="Times New Roman"/>
            <w:sz w:val="24"/>
            <w:szCs w:val="24"/>
          </w:rPr>
          <w:delText xml:space="preserve"> </w:delText>
        </w:r>
        <w:r w:rsidRPr="000B4D61" w:rsidDel="00720783">
          <w:rPr>
            <w:rFonts w:ascii="Times New Roman" w:eastAsia="Times New Roman" w:hAnsi="Times New Roman" w:cs="Times New Roman"/>
            <w:sz w:val="24"/>
            <w:szCs w:val="24"/>
          </w:rPr>
          <w:delText xml:space="preserve">m transect. </w:delText>
        </w:r>
      </w:del>
      <w:del w:id="436" w:author="Jeremy Long" w:date="2023-08-25T13:24:00Z">
        <w:r w:rsidRPr="000B4D61" w:rsidDel="007714C0">
          <w:rPr>
            <w:rFonts w:ascii="Times New Roman" w:eastAsia="Times New Roman" w:hAnsi="Times New Roman" w:cs="Times New Roman"/>
            <w:sz w:val="24"/>
            <w:szCs w:val="24"/>
          </w:rPr>
          <w:delText xml:space="preserve">For each pile, we measured the longest visible lengths and widths of each devilweed individual found on the pile surface. </w:delText>
        </w:r>
      </w:del>
      <w:del w:id="437" w:author="Jeremy Long" w:date="2023-08-25T13:25:00Z">
        <w:r w:rsidRPr="000B4D61" w:rsidDel="007714C0">
          <w:rPr>
            <w:rFonts w:ascii="Times New Roman" w:eastAsia="Times New Roman" w:hAnsi="Times New Roman" w:cs="Times New Roman"/>
            <w:sz w:val="24"/>
            <w:szCs w:val="24"/>
          </w:rPr>
          <w:delText>These measurements were used to calculate the area of each devilweed using the equation for an ellipse (</w:delText>
        </w:r>
        <w:r w:rsidRPr="000B4D61" w:rsidDel="007714C0">
          <w:rPr>
            <w:rFonts w:ascii="Times New Roman" w:eastAsia="Times New Roman" w:hAnsi="Times New Roman" w:cs="Times New Roman"/>
            <w:i/>
            <w:sz w:val="24"/>
            <w:szCs w:val="24"/>
          </w:rPr>
          <w:delText>A=πab</w:delText>
        </w:r>
        <w:r w:rsidRPr="000B4D61" w:rsidDel="007714C0">
          <w:rPr>
            <w:rFonts w:ascii="Times New Roman" w:eastAsia="Times New Roman" w:hAnsi="Times New Roman" w:cs="Times New Roman"/>
            <w:sz w:val="24"/>
            <w:szCs w:val="24"/>
          </w:rPr>
          <w:delText xml:space="preserve">), where “a” and “b” are the length and width of the devilweed individual. For a single pile, we then added the area of all devilweed individuals. </w:delText>
        </w:r>
      </w:del>
      <w:moveFromRangeStart w:id="438" w:author="Jeremy Long" w:date="2023-08-25T13:17:00Z" w:name="move143861874"/>
      <w:moveFrom w:id="439" w:author="Jeremy Long" w:date="2023-08-25T13:17:00Z">
        <w:del w:id="440" w:author="Jeremy Long" w:date="2023-08-25T13:25:00Z">
          <w:r w:rsidRPr="000B4D61" w:rsidDel="007714C0">
            <w:rPr>
              <w:rFonts w:ascii="Times New Roman" w:eastAsia="Times New Roman" w:hAnsi="Times New Roman" w:cs="Times New Roman"/>
              <w:sz w:val="24"/>
              <w:szCs w:val="24"/>
            </w:rPr>
            <w:delText xml:space="preserve">We also measured the longest length and longest width of the entire pile. </w:delText>
          </w:r>
        </w:del>
      </w:moveFrom>
      <w:moveFromRangeEnd w:id="438"/>
      <w:del w:id="441" w:author="Jeremy Long" w:date="2023-08-25T13:25:00Z">
        <w:r w:rsidRPr="000B4D61" w:rsidDel="007714C0">
          <w:rPr>
            <w:rFonts w:ascii="Times New Roman" w:eastAsia="Times New Roman" w:hAnsi="Times New Roman" w:cs="Times New Roman"/>
            <w:sz w:val="24"/>
            <w:szCs w:val="24"/>
          </w:rPr>
          <w:delText>These dimensions were used to calculate the pile surface area (i.e.</w:delText>
        </w:r>
        <w:r w:rsidR="00D646FB" w:rsidRPr="000B4D61" w:rsidDel="007714C0">
          <w:rPr>
            <w:rFonts w:ascii="Times New Roman" w:eastAsia="Times New Roman" w:hAnsi="Times New Roman" w:cs="Times New Roman"/>
            <w:sz w:val="24"/>
            <w:szCs w:val="24"/>
          </w:rPr>
          <w:delText>,</w:delText>
        </w:r>
        <w:r w:rsidRPr="000B4D61" w:rsidDel="007714C0">
          <w:rPr>
            <w:rFonts w:ascii="Times New Roman" w:eastAsia="Times New Roman" w:hAnsi="Times New Roman" w:cs="Times New Roman"/>
            <w:sz w:val="24"/>
            <w:szCs w:val="24"/>
          </w:rPr>
          <w:delText xml:space="preserve"> the area visible without moving the piles).</w:delText>
        </w:r>
        <w:r w:rsidR="007902AC" w:rsidRPr="000B4D61" w:rsidDel="007714C0">
          <w:rPr>
            <w:rFonts w:ascii="Times New Roman" w:eastAsia="Times New Roman" w:hAnsi="Times New Roman" w:cs="Times New Roman"/>
            <w:sz w:val="24"/>
            <w:szCs w:val="24"/>
          </w:rPr>
          <w:delText xml:space="preserve"> We divided total devilweed area by visible pile area to estimate the proportion of wrack that consisted of devilweed.</w:delText>
        </w:r>
      </w:del>
    </w:p>
    <w:p w14:paraId="0A6FDEB3" w14:textId="33CCABE9" w:rsidR="00623738" w:rsidRPr="000B4D61" w:rsidRDefault="0011538B" w:rsidP="000B4D61">
      <w:pPr>
        <w:spacing w:line="480" w:lineRule="auto"/>
        <w:jc w:val="both"/>
        <w:rPr>
          <w:rFonts w:ascii="Times New Roman" w:eastAsia="Times New Roman" w:hAnsi="Times New Roman" w:cs="Times New Roman"/>
          <w:sz w:val="24"/>
          <w:szCs w:val="24"/>
        </w:rPr>
      </w:pPr>
      <w:del w:id="442" w:author="Jeremy Long" w:date="2023-08-25T13:25:00Z">
        <w:r w:rsidRPr="000B4D61" w:rsidDel="007714C0">
          <w:rPr>
            <w:rFonts w:ascii="Times New Roman" w:eastAsia="Times New Roman" w:hAnsi="Times New Roman" w:cs="Times New Roman"/>
            <w:sz w:val="24"/>
            <w:szCs w:val="24"/>
          </w:rPr>
          <w:delText xml:space="preserve"> </w:delText>
        </w:r>
      </w:del>
      <w:r w:rsidRPr="000B4D61">
        <w:rPr>
          <w:rFonts w:ascii="Times New Roman" w:eastAsia="Times New Roman" w:hAnsi="Times New Roman" w:cs="Times New Roman"/>
          <w:sz w:val="24"/>
          <w:szCs w:val="24"/>
          <w:highlight w:val="yellow"/>
        </w:rPr>
        <w:t xml:space="preserve">I THINK WE INCLUDED HEIGHT TO GET SURFACE AREA OF AN </w:t>
      </w:r>
      <w:commentRangeStart w:id="443"/>
      <w:commentRangeStart w:id="444"/>
      <w:r w:rsidRPr="000B4D61">
        <w:rPr>
          <w:rFonts w:ascii="Times New Roman" w:eastAsia="Times New Roman" w:hAnsi="Times New Roman" w:cs="Times New Roman"/>
          <w:sz w:val="24"/>
          <w:szCs w:val="24"/>
          <w:highlight w:val="yellow"/>
        </w:rPr>
        <w:t>ELLIPSOID</w:t>
      </w:r>
      <w:commentRangeEnd w:id="443"/>
      <w:r w:rsidR="00386878" w:rsidRPr="000B4D61">
        <w:rPr>
          <w:rStyle w:val="CommentReference"/>
          <w:rFonts w:ascii="Times New Roman" w:hAnsi="Times New Roman" w:cs="Times New Roman"/>
          <w:sz w:val="24"/>
          <w:szCs w:val="24"/>
        </w:rPr>
        <w:commentReference w:id="443"/>
      </w:r>
      <w:commentRangeEnd w:id="444"/>
      <w:r w:rsidR="007714C0">
        <w:rPr>
          <w:rStyle w:val="CommentReference"/>
        </w:rPr>
        <w:commentReference w:id="444"/>
      </w:r>
      <w:r w:rsidRPr="000B4D61">
        <w:rPr>
          <w:rFonts w:ascii="Times New Roman" w:eastAsia="Times New Roman" w:hAnsi="Times New Roman" w:cs="Times New Roman"/>
          <w:sz w:val="24"/>
          <w:szCs w:val="24"/>
          <w:highlight w:val="yellow"/>
        </w:rPr>
        <w:t>???</w:t>
      </w:r>
      <w:r w:rsidR="00386878" w:rsidRPr="000B4D61">
        <w:rPr>
          <w:rFonts w:ascii="Times New Roman" w:eastAsia="Times New Roman" w:hAnsi="Times New Roman" w:cs="Times New Roman"/>
          <w:sz w:val="24"/>
          <w:szCs w:val="24"/>
        </w:rPr>
        <w:t>?</w:t>
      </w:r>
    </w:p>
    <w:p w14:paraId="0B5B247D" w14:textId="59B1DAC6" w:rsidR="00623738" w:rsidRPr="000B4D61" w:rsidDel="004D120D" w:rsidRDefault="0011538B" w:rsidP="000B4D61">
      <w:pPr>
        <w:spacing w:line="480" w:lineRule="auto"/>
        <w:ind w:firstLine="720"/>
        <w:jc w:val="both"/>
        <w:rPr>
          <w:del w:id="445" w:author="Jeremy Long" w:date="2023-08-25T13:40:00Z"/>
          <w:rFonts w:ascii="Times New Roman" w:eastAsia="Times New Roman" w:hAnsi="Times New Roman" w:cs="Times New Roman"/>
          <w:sz w:val="24"/>
          <w:szCs w:val="24"/>
        </w:rPr>
      </w:pPr>
      <w:del w:id="446" w:author="Jeremy Long" w:date="2023-08-25T13:40:00Z">
        <w:r w:rsidRPr="000B4D61" w:rsidDel="004D120D">
          <w:rPr>
            <w:rFonts w:ascii="Times New Roman" w:eastAsia="Times New Roman" w:hAnsi="Times New Roman" w:cs="Times New Roman"/>
            <w:sz w:val="24"/>
            <w:szCs w:val="24"/>
          </w:rPr>
          <w:delText xml:space="preserve">We surveyed </w:delText>
        </w:r>
        <w:r w:rsidR="006E5765" w:rsidRPr="000B4D61" w:rsidDel="004D120D">
          <w:rPr>
            <w:rFonts w:ascii="Times New Roman" w:eastAsia="Times New Roman" w:hAnsi="Times New Roman" w:cs="Times New Roman"/>
            <w:sz w:val="24"/>
            <w:szCs w:val="24"/>
          </w:rPr>
          <w:delText xml:space="preserve">rocky intertidal </w:delText>
        </w:r>
      </w:del>
      <w:del w:id="447" w:author="Jeremy Long" w:date="2023-08-25T13:38:00Z">
        <w:r w:rsidR="006E5765" w:rsidRPr="000B4D61" w:rsidDel="004D120D">
          <w:rPr>
            <w:rFonts w:ascii="Times New Roman" w:eastAsia="Times New Roman" w:hAnsi="Times New Roman" w:cs="Times New Roman"/>
            <w:sz w:val="24"/>
            <w:szCs w:val="24"/>
          </w:rPr>
          <w:delText>primary consumer</w:delText>
        </w:r>
        <w:r w:rsidRPr="000B4D61" w:rsidDel="004D120D">
          <w:rPr>
            <w:rFonts w:ascii="Times New Roman" w:eastAsia="Times New Roman" w:hAnsi="Times New Roman" w:cs="Times New Roman"/>
            <w:sz w:val="24"/>
            <w:szCs w:val="24"/>
          </w:rPr>
          <w:delText xml:space="preserve"> densities ed</w:delText>
        </w:r>
      </w:del>
      <w:del w:id="448" w:author="Jeremy Long" w:date="2023-08-25T13:40:00Z">
        <w:r w:rsidRPr="000B4D61" w:rsidDel="004D120D">
          <w:rPr>
            <w:rFonts w:ascii="Times New Roman" w:eastAsia="Times New Roman" w:hAnsi="Times New Roman" w:cs="Times New Roman"/>
            <w:sz w:val="24"/>
            <w:szCs w:val="24"/>
          </w:rPr>
          <w:delText xml:space="preserve"> at Sunset Cliffs Natural Park (32.71972° N, -117.25725° W) in August 2019. We recorded all snail</w:delText>
        </w:r>
        <w:r w:rsidR="00860F68" w:rsidRPr="000B4D61" w:rsidDel="004D120D">
          <w:rPr>
            <w:rFonts w:ascii="Times New Roman" w:eastAsia="Times New Roman" w:hAnsi="Times New Roman" w:cs="Times New Roman"/>
            <w:sz w:val="24"/>
            <w:szCs w:val="24"/>
          </w:rPr>
          <w:delText>s</w:delText>
        </w:r>
        <w:r w:rsidRPr="000B4D61" w:rsidDel="004D120D">
          <w:rPr>
            <w:rFonts w:ascii="Times New Roman" w:eastAsia="Times New Roman" w:hAnsi="Times New Roman" w:cs="Times New Roman"/>
            <w:sz w:val="24"/>
            <w:szCs w:val="24"/>
          </w:rPr>
          <w:delText xml:space="preserve"> and crab</w:delText>
        </w:r>
        <w:r w:rsidR="00860F68" w:rsidRPr="000B4D61" w:rsidDel="004D120D">
          <w:rPr>
            <w:rFonts w:ascii="Times New Roman" w:eastAsia="Times New Roman" w:hAnsi="Times New Roman" w:cs="Times New Roman"/>
            <w:sz w:val="24"/>
            <w:szCs w:val="24"/>
          </w:rPr>
          <w:delText xml:space="preserve">s </w:delText>
        </w:r>
        <w:r w:rsidRPr="000B4D61" w:rsidDel="004D120D">
          <w:rPr>
            <w:rFonts w:ascii="Times New Roman" w:eastAsia="Times New Roman" w:hAnsi="Times New Roman" w:cs="Times New Roman"/>
            <w:sz w:val="24"/>
            <w:szCs w:val="24"/>
          </w:rPr>
          <w:delText>found within a 0.50 x 0.50</w:delText>
        </w:r>
        <w:r w:rsidR="00386878" w:rsidRPr="000B4D61" w:rsidDel="004D120D">
          <w:rPr>
            <w:rFonts w:ascii="Times New Roman" w:eastAsia="Times New Roman" w:hAnsi="Times New Roman" w:cs="Times New Roman"/>
            <w:sz w:val="24"/>
            <w:szCs w:val="24"/>
          </w:rPr>
          <w:delText xml:space="preserve"> </w:delText>
        </w:r>
        <w:r w:rsidRPr="000B4D61" w:rsidDel="004D120D">
          <w:rPr>
            <w:rFonts w:ascii="Times New Roman" w:eastAsia="Times New Roman" w:hAnsi="Times New Roman" w:cs="Times New Roman"/>
            <w:sz w:val="24"/>
            <w:szCs w:val="24"/>
          </w:rPr>
          <w:delText xml:space="preserve">m quadrat that was flipped end over end and parallel to shore (n=10). This procedure was repeated in the low, mid, and high intertidal zones. Although this technique accurately sampled turban snails and hermit crabs, it did not sample mobile shore crabs that avoided quadrats. But because shore crabs were present throughout the site, we used only one shore crab per replicate. We acknowledge that this may overestimate the abundance of shore crabs relative to hermit crabs and turban snails in the field. To determine the number of </w:delText>
        </w:r>
        <w:r w:rsidR="00860F68" w:rsidRPr="000B4D61" w:rsidDel="004D120D">
          <w:rPr>
            <w:rFonts w:ascii="Times New Roman" w:eastAsia="Times New Roman" w:hAnsi="Times New Roman" w:cs="Times New Roman"/>
            <w:sz w:val="24"/>
            <w:szCs w:val="24"/>
          </w:rPr>
          <w:delText>animals</w:delText>
        </w:r>
        <w:r w:rsidRPr="000B4D61" w:rsidDel="004D120D">
          <w:rPr>
            <w:rFonts w:ascii="Times New Roman" w:eastAsia="Times New Roman" w:hAnsi="Times New Roman" w:cs="Times New Roman"/>
            <w:sz w:val="24"/>
            <w:szCs w:val="24"/>
          </w:rPr>
          <w:delText xml:space="preserve"> to add to our experiments so that we would have ecologically realistic densities, we multiplied field densities by the floor area of the plastic containers used in the assay. </w:delText>
        </w:r>
      </w:del>
    </w:p>
    <w:p w14:paraId="79FF8403" w14:textId="77777777" w:rsidR="00623738"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Performance Assays</w:t>
      </w:r>
      <w:r w:rsidRPr="000B4D61">
        <w:rPr>
          <w:rFonts w:ascii="Times New Roman" w:eastAsia="Times New Roman" w:hAnsi="Times New Roman" w:cs="Times New Roman"/>
          <w:sz w:val="24"/>
          <w:szCs w:val="24"/>
        </w:rPr>
        <w:t xml:space="preserve"> </w:t>
      </w:r>
    </w:p>
    <w:p w14:paraId="54C9C07A" w14:textId="3C27CDE6" w:rsidR="00623738" w:rsidRPr="000B4D61" w:rsidRDefault="00623738" w:rsidP="003C3B7B">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how shifting wrack populations </w:t>
      </w:r>
      <w:ins w:id="449" w:author="Jeremy Long" w:date="2023-08-25T13:55:00Z">
        <w:r w:rsidR="003C3B7B">
          <w:rPr>
            <w:rFonts w:ascii="Times New Roman" w:eastAsia="Times New Roman" w:hAnsi="Times New Roman" w:cs="Times New Roman"/>
            <w:sz w:val="24"/>
            <w:szCs w:val="24"/>
          </w:rPr>
          <w:t xml:space="preserve">could </w:t>
        </w:r>
      </w:ins>
      <w:r w:rsidRPr="000B4D61">
        <w:rPr>
          <w:rFonts w:ascii="Times New Roman" w:eastAsia="Times New Roman" w:hAnsi="Times New Roman" w:cs="Times New Roman"/>
          <w:sz w:val="24"/>
          <w:szCs w:val="24"/>
        </w:rPr>
        <w:t xml:space="preserve">affect the performance of rocky shore </w:t>
      </w:r>
      <w:commentRangeStart w:id="450"/>
      <w:r w:rsidR="00860F68" w:rsidRPr="000B4D61">
        <w:rPr>
          <w:rFonts w:ascii="Times New Roman" w:eastAsia="Times New Roman" w:hAnsi="Times New Roman" w:cs="Times New Roman"/>
          <w:sz w:val="24"/>
          <w:szCs w:val="24"/>
        </w:rPr>
        <w:t>primary consumers</w:t>
      </w:r>
      <w:r w:rsidRPr="000B4D61">
        <w:rPr>
          <w:rFonts w:ascii="Times New Roman" w:eastAsia="Times New Roman" w:hAnsi="Times New Roman" w:cs="Times New Roman"/>
          <w:sz w:val="24"/>
          <w:szCs w:val="24"/>
        </w:rPr>
        <w:t xml:space="preserve">, </w:t>
      </w:r>
      <w:commentRangeEnd w:id="450"/>
      <w:r w:rsidR="003C3B7B">
        <w:rPr>
          <w:rStyle w:val="CommentReference"/>
        </w:rPr>
        <w:commentReference w:id="450"/>
      </w:r>
      <w:r w:rsidRPr="000B4D61">
        <w:rPr>
          <w:rFonts w:ascii="Times New Roman" w:eastAsia="Times New Roman" w:hAnsi="Times New Roman" w:cs="Times New Roman"/>
          <w:sz w:val="24"/>
          <w:szCs w:val="24"/>
        </w:rPr>
        <w:t xml:space="preserve">we measured the growth </w:t>
      </w:r>
      <w:del w:id="451" w:author="Jeremy Long" w:date="2023-09-24T09:50:00Z">
        <w:r w:rsidRPr="000B4D61" w:rsidDel="009942BA">
          <w:rPr>
            <w:rFonts w:ascii="Times New Roman" w:eastAsia="Times New Roman" w:hAnsi="Times New Roman" w:cs="Times New Roman"/>
            <w:sz w:val="24"/>
            <w:szCs w:val="24"/>
          </w:rPr>
          <w:delText xml:space="preserve">and behavior </w:delText>
        </w:r>
      </w:del>
      <w:r w:rsidRPr="000B4D61">
        <w:rPr>
          <w:rFonts w:ascii="Times New Roman" w:eastAsia="Times New Roman" w:hAnsi="Times New Roman" w:cs="Times New Roman"/>
          <w:sz w:val="24"/>
          <w:szCs w:val="24"/>
        </w:rPr>
        <w:t xml:space="preserve">of two </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[turban snails and juvenile </w:t>
      </w:r>
      <w:del w:id="452" w:author="Jeremy Long" w:date="2023-09-24T09:50:00Z">
        <w:r w:rsidRPr="000B4D61" w:rsidDel="009942BA">
          <w:rPr>
            <w:rFonts w:ascii="Times New Roman" w:eastAsia="Times New Roman" w:hAnsi="Times New Roman" w:cs="Times New Roman"/>
            <w:sz w:val="24"/>
            <w:szCs w:val="24"/>
          </w:rPr>
          <w:delText xml:space="preserve">red </w:delText>
        </w:r>
      </w:del>
      <w:ins w:id="453" w:author="Jeremy Long" w:date="2023-09-24T09:50:00Z">
        <w:r w:rsidR="009942BA">
          <w:rPr>
            <w:rFonts w:ascii="Times New Roman" w:eastAsia="Times New Roman" w:hAnsi="Times New Roman" w:cs="Times New Roman"/>
            <w:sz w:val="24"/>
            <w:szCs w:val="24"/>
          </w:rPr>
          <w:t>R</w:t>
        </w:r>
        <w:r w:rsidR="009942BA" w:rsidRPr="000B4D61">
          <w:rPr>
            <w:rFonts w:ascii="Times New Roman" w:eastAsia="Times New Roman" w:hAnsi="Times New Roman" w:cs="Times New Roman"/>
            <w:sz w:val="24"/>
            <w:szCs w:val="24"/>
          </w:rPr>
          <w:t xml:space="preserve">ed </w:t>
        </w:r>
      </w:ins>
      <w:r w:rsidRPr="000B4D61">
        <w:rPr>
          <w:rFonts w:ascii="Times New Roman" w:eastAsia="Times New Roman" w:hAnsi="Times New Roman" w:cs="Times New Roman"/>
          <w:sz w:val="24"/>
          <w:szCs w:val="24"/>
        </w:rPr>
        <w:t>abalone (</w:t>
      </w:r>
      <w:proofErr w:type="spellStart"/>
      <w:r w:rsidRPr="000B4D61">
        <w:rPr>
          <w:rFonts w:ascii="Times New Roman" w:eastAsia="Times New Roman" w:hAnsi="Times New Roman" w:cs="Times New Roman"/>
          <w:i/>
          <w:sz w:val="24"/>
          <w:szCs w:val="24"/>
        </w:rPr>
        <w:t>Haliotis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rufescens</w:t>
      </w:r>
      <w:proofErr w:type="spellEnd"/>
      <w:r w:rsidRPr="000B4D61">
        <w:rPr>
          <w:rFonts w:ascii="Times New Roman" w:eastAsia="Times New Roman" w:hAnsi="Times New Roman" w:cs="Times New Roman"/>
          <w:sz w:val="24"/>
          <w:szCs w:val="24"/>
        </w:rPr>
        <w:t xml:space="preserve">)] fed kelp,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or an equal mixture of the two. </w:t>
      </w:r>
      <w:ins w:id="454" w:author="Jeremy Long" w:date="2023-09-24T09:50:00Z">
        <w:r w:rsidR="009942BA">
          <w:rPr>
            <w:rFonts w:ascii="Times New Roman" w:eastAsia="Times New Roman" w:hAnsi="Times New Roman" w:cs="Times New Roman"/>
            <w:sz w:val="24"/>
            <w:szCs w:val="24"/>
          </w:rPr>
          <w:t>For Red a</w:t>
        </w:r>
      </w:ins>
      <w:ins w:id="455" w:author="Jeremy Long" w:date="2023-09-24T09:51:00Z">
        <w:r w:rsidR="009942BA">
          <w:rPr>
            <w:rFonts w:ascii="Times New Roman" w:eastAsia="Times New Roman" w:hAnsi="Times New Roman" w:cs="Times New Roman"/>
            <w:sz w:val="24"/>
            <w:szCs w:val="24"/>
          </w:rPr>
          <w:t xml:space="preserve">balone, we also recorded the behavioral measurement of righting times. </w:t>
        </w:r>
      </w:ins>
      <w:commentRangeStart w:id="456"/>
      <w:ins w:id="457" w:author="Jeremy Long" w:date="2023-08-25T13:56:00Z">
        <w:r w:rsidR="003C3B7B">
          <w:rPr>
            <w:rFonts w:ascii="Times New Roman" w:eastAsia="Times New Roman" w:hAnsi="Times New Roman" w:cs="Times New Roman"/>
            <w:sz w:val="24"/>
            <w:szCs w:val="24"/>
          </w:rPr>
          <w:t xml:space="preserve">Because </w:t>
        </w:r>
        <w:proofErr w:type="spellStart"/>
        <w:r w:rsidR="003C3B7B">
          <w:rPr>
            <w:rFonts w:ascii="Times New Roman" w:eastAsia="Times New Roman" w:hAnsi="Times New Roman" w:cs="Times New Roman"/>
            <w:sz w:val="24"/>
            <w:szCs w:val="24"/>
          </w:rPr>
          <w:t>devilweed</w:t>
        </w:r>
        <w:proofErr w:type="spellEnd"/>
        <w:r w:rsidR="003C3B7B">
          <w:rPr>
            <w:rFonts w:ascii="Times New Roman" w:eastAsia="Times New Roman" w:hAnsi="Times New Roman" w:cs="Times New Roman"/>
            <w:sz w:val="24"/>
            <w:szCs w:val="24"/>
          </w:rPr>
          <w:t xml:space="preserve"> reduces kelp abundance in subtidal habitats but does not make it go l</w:t>
        </w:r>
      </w:ins>
      <w:ins w:id="458" w:author="Jeremy Long" w:date="2023-08-25T13:57:00Z">
        <w:r w:rsidR="003C3B7B">
          <w:rPr>
            <w:rFonts w:ascii="Times New Roman" w:eastAsia="Times New Roman" w:hAnsi="Times New Roman" w:cs="Times New Roman"/>
            <w:sz w:val="24"/>
            <w:szCs w:val="24"/>
          </w:rPr>
          <w:t>ocally extinct across short time scales</w:t>
        </w:r>
      </w:ins>
      <w:ins w:id="459" w:author="Jeremy Long" w:date="2023-08-25T13:59:00Z">
        <w:r w:rsidR="003C3B7B">
          <w:rPr>
            <w:rFonts w:ascii="Times New Roman" w:eastAsia="Times New Roman" w:hAnsi="Times New Roman" w:cs="Times New Roman"/>
            <w:sz w:val="24"/>
            <w:szCs w:val="24"/>
          </w:rPr>
          <w:t xml:space="preserve"> (</w:t>
        </w:r>
      </w:ins>
      <w:proofErr w:type="spellStart"/>
      <w:ins w:id="460" w:author="Jeremy Long" w:date="2023-08-25T14:02:00Z">
        <w:r w:rsidR="003C3B7B">
          <w:rPr>
            <w:rFonts w:ascii="Times New Roman" w:eastAsia="Times New Roman" w:hAnsi="Times New Roman" w:cs="Times New Roman"/>
            <w:sz w:val="24"/>
            <w:szCs w:val="24"/>
          </w:rPr>
          <w:t>Sullaway</w:t>
        </w:r>
        <w:proofErr w:type="spellEnd"/>
        <w:r w:rsidR="003C3B7B">
          <w:rPr>
            <w:rFonts w:ascii="Times New Roman" w:eastAsia="Times New Roman" w:hAnsi="Times New Roman" w:cs="Times New Roman"/>
            <w:sz w:val="24"/>
            <w:szCs w:val="24"/>
          </w:rPr>
          <w:t xml:space="preserve"> and Edwards 2020</w:t>
        </w:r>
      </w:ins>
      <w:ins w:id="461" w:author="Jeremy Long" w:date="2023-08-25T13:59:00Z">
        <w:r w:rsidR="003C3B7B">
          <w:rPr>
            <w:rFonts w:ascii="Times New Roman" w:eastAsia="Times New Roman" w:hAnsi="Times New Roman" w:cs="Times New Roman"/>
            <w:sz w:val="24"/>
            <w:szCs w:val="24"/>
          </w:rPr>
          <w:t>)</w:t>
        </w:r>
      </w:ins>
      <w:ins w:id="462" w:author="Jeremy Long" w:date="2023-08-25T13:57:00Z">
        <w:r w:rsidR="003C3B7B">
          <w:rPr>
            <w:rFonts w:ascii="Times New Roman" w:eastAsia="Times New Roman" w:hAnsi="Times New Roman" w:cs="Times New Roman"/>
            <w:sz w:val="24"/>
            <w:szCs w:val="24"/>
          </w:rPr>
          <w:t>, the mixture treatment is more ecologically re</w:t>
        </w:r>
      </w:ins>
      <w:ins w:id="463" w:author="Jeremy Long" w:date="2023-10-11T17:38:00Z">
        <w:r w:rsidR="009942BA">
          <w:rPr>
            <w:rFonts w:ascii="Times New Roman" w:eastAsia="Times New Roman" w:hAnsi="Times New Roman" w:cs="Times New Roman"/>
            <w:sz w:val="24"/>
            <w:szCs w:val="24"/>
          </w:rPr>
          <w:t xml:space="preserve">presentative of the current state of the invasion </w:t>
        </w:r>
      </w:ins>
      <w:ins w:id="464" w:author="Jeremy Long" w:date="2023-08-25T13:57:00Z">
        <w:r w:rsidR="003C3B7B">
          <w:rPr>
            <w:rFonts w:ascii="Times New Roman" w:eastAsia="Times New Roman" w:hAnsi="Times New Roman" w:cs="Times New Roman"/>
            <w:sz w:val="24"/>
            <w:szCs w:val="24"/>
          </w:rPr>
          <w:t xml:space="preserve">than the </w:t>
        </w:r>
        <w:proofErr w:type="spellStart"/>
        <w:r w:rsidR="003C3B7B">
          <w:rPr>
            <w:rFonts w:ascii="Times New Roman" w:eastAsia="Times New Roman" w:hAnsi="Times New Roman" w:cs="Times New Roman"/>
            <w:sz w:val="24"/>
            <w:szCs w:val="24"/>
          </w:rPr>
          <w:t>devilweed</w:t>
        </w:r>
        <w:proofErr w:type="spellEnd"/>
        <w:r w:rsidR="003C3B7B">
          <w:rPr>
            <w:rFonts w:ascii="Times New Roman" w:eastAsia="Times New Roman" w:hAnsi="Times New Roman" w:cs="Times New Roman"/>
            <w:sz w:val="24"/>
            <w:szCs w:val="24"/>
          </w:rPr>
          <w:t>-only treatment.</w:t>
        </w:r>
        <w:commentRangeEnd w:id="456"/>
        <w:r w:rsidR="003C3B7B">
          <w:rPr>
            <w:rStyle w:val="CommentReference"/>
          </w:rPr>
          <w:commentReference w:id="456"/>
        </w:r>
      </w:ins>
      <w:ins w:id="465" w:author="Jeremy Long" w:date="2023-08-25T14:02:00Z">
        <w:r w:rsidR="003C3B7B">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 xml:space="preserve">We used </w:t>
      </w:r>
      <w:del w:id="466" w:author="Jeremy Long" w:date="2023-08-25T13:55:00Z">
        <w:r w:rsidRPr="000B4D61" w:rsidDel="003C3B7B">
          <w:rPr>
            <w:rFonts w:ascii="Times New Roman" w:eastAsia="Times New Roman" w:hAnsi="Times New Roman" w:cs="Times New Roman"/>
            <w:sz w:val="24"/>
            <w:szCs w:val="24"/>
          </w:rPr>
          <w:delText xml:space="preserve">red </w:delText>
        </w:r>
      </w:del>
      <w:ins w:id="467" w:author="Jeremy Long" w:date="2023-08-25T13:55:00Z">
        <w:r w:rsidR="003C3B7B">
          <w:rPr>
            <w:rFonts w:ascii="Times New Roman" w:eastAsia="Times New Roman" w:hAnsi="Times New Roman" w:cs="Times New Roman"/>
            <w:sz w:val="24"/>
            <w:szCs w:val="24"/>
          </w:rPr>
          <w:t>R</w:t>
        </w:r>
        <w:r w:rsidR="003C3B7B" w:rsidRPr="000B4D61">
          <w:rPr>
            <w:rFonts w:ascii="Times New Roman" w:eastAsia="Times New Roman" w:hAnsi="Times New Roman" w:cs="Times New Roman"/>
            <w:sz w:val="24"/>
            <w:szCs w:val="24"/>
          </w:rPr>
          <w:t xml:space="preserve">ed </w:t>
        </w:r>
      </w:ins>
      <w:r w:rsidRPr="000B4D61">
        <w:rPr>
          <w:rFonts w:ascii="Times New Roman" w:eastAsia="Times New Roman" w:hAnsi="Times New Roman" w:cs="Times New Roman"/>
          <w:sz w:val="24"/>
          <w:szCs w:val="24"/>
        </w:rPr>
        <w:t xml:space="preserve">abalone as a proxy for </w:t>
      </w:r>
      <w:del w:id="468" w:author="Jeremy Long" w:date="2023-08-25T14:02:00Z">
        <w:r w:rsidRPr="000B4D61" w:rsidDel="003C3B7B">
          <w:rPr>
            <w:rFonts w:ascii="Times New Roman" w:eastAsia="Times New Roman" w:hAnsi="Times New Roman" w:cs="Times New Roman"/>
            <w:sz w:val="24"/>
            <w:szCs w:val="24"/>
          </w:rPr>
          <w:delText xml:space="preserve">black </w:delText>
        </w:r>
      </w:del>
      <w:ins w:id="469" w:author="Jeremy Long" w:date="2023-08-25T14:02:00Z">
        <w:r w:rsidR="003C3B7B">
          <w:rPr>
            <w:rFonts w:ascii="Times New Roman" w:eastAsia="Times New Roman" w:hAnsi="Times New Roman" w:cs="Times New Roman"/>
            <w:sz w:val="24"/>
            <w:szCs w:val="24"/>
          </w:rPr>
          <w:t>B</w:t>
        </w:r>
        <w:r w:rsidR="003C3B7B" w:rsidRPr="000B4D61">
          <w:rPr>
            <w:rFonts w:ascii="Times New Roman" w:eastAsia="Times New Roman" w:hAnsi="Times New Roman" w:cs="Times New Roman"/>
            <w:sz w:val="24"/>
            <w:szCs w:val="24"/>
          </w:rPr>
          <w:t xml:space="preserve">lack </w:t>
        </w:r>
      </w:ins>
      <w:r w:rsidRPr="000B4D61">
        <w:rPr>
          <w:rFonts w:ascii="Times New Roman" w:eastAsia="Times New Roman" w:hAnsi="Times New Roman" w:cs="Times New Roman"/>
          <w:sz w:val="24"/>
          <w:szCs w:val="24"/>
        </w:rPr>
        <w:t xml:space="preserve">abalone because of logistical challenges of conducting research with endangered </w:t>
      </w:r>
      <w:ins w:id="470" w:author="Jeremy Long" w:date="2023-08-25T14:02:00Z">
        <w:r w:rsidR="00B11203">
          <w:rPr>
            <w:rFonts w:ascii="Times New Roman" w:eastAsia="Times New Roman" w:hAnsi="Times New Roman" w:cs="Times New Roman"/>
            <w:sz w:val="24"/>
            <w:szCs w:val="24"/>
          </w:rPr>
          <w:t>species (</w:t>
        </w:r>
        <w:proofErr w:type="gramStart"/>
        <w:r w:rsidR="00B11203">
          <w:rPr>
            <w:rFonts w:ascii="Times New Roman" w:eastAsia="Times New Roman" w:hAnsi="Times New Roman" w:cs="Times New Roman"/>
            <w:sz w:val="24"/>
            <w:szCs w:val="24"/>
          </w:rPr>
          <w:t>i.e.</w:t>
        </w:r>
        <w:proofErr w:type="gramEnd"/>
        <w:r w:rsidR="00B11203">
          <w:rPr>
            <w:rFonts w:ascii="Times New Roman" w:eastAsia="Times New Roman" w:hAnsi="Times New Roman" w:cs="Times New Roman"/>
            <w:sz w:val="24"/>
            <w:szCs w:val="24"/>
          </w:rPr>
          <w:t xml:space="preserve"> </w:t>
        </w:r>
      </w:ins>
      <w:del w:id="471" w:author="Jeremy Long" w:date="2023-08-25T14:02:00Z">
        <w:r w:rsidRPr="000B4D61" w:rsidDel="003C3B7B">
          <w:rPr>
            <w:rFonts w:ascii="Times New Roman" w:eastAsia="Times New Roman" w:hAnsi="Times New Roman" w:cs="Times New Roman"/>
            <w:sz w:val="24"/>
            <w:szCs w:val="24"/>
          </w:rPr>
          <w:delText xml:space="preserve">black </w:delText>
        </w:r>
      </w:del>
      <w:ins w:id="472" w:author="Jeremy Long" w:date="2023-08-25T14:02:00Z">
        <w:r w:rsidR="003C3B7B">
          <w:rPr>
            <w:rFonts w:ascii="Times New Roman" w:eastAsia="Times New Roman" w:hAnsi="Times New Roman" w:cs="Times New Roman"/>
            <w:sz w:val="24"/>
            <w:szCs w:val="24"/>
          </w:rPr>
          <w:t>B</w:t>
        </w:r>
        <w:r w:rsidR="003C3B7B" w:rsidRPr="000B4D61">
          <w:rPr>
            <w:rFonts w:ascii="Times New Roman" w:eastAsia="Times New Roman" w:hAnsi="Times New Roman" w:cs="Times New Roman"/>
            <w:sz w:val="24"/>
            <w:szCs w:val="24"/>
          </w:rPr>
          <w:t xml:space="preserve">lack </w:t>
        </w:r>
      </w:ins>
      <w:r w:rsidRPr="000B4D61">
        <w:rPr>
          <w:rFonts w:ascii="Times New Roman" w:eastAsia="Times New Roman" w:hAnsi="Times New Roman" w:cs="Times New Roman"/>
          <w:sz w:val="24"/>
          <w:szCs w:val="24"/>
        </w:rPr>
        <w:t>abalone</w:t>
      </w:r>
      <w:ins w:id="473" w:author="Jeremy Long" w:date="2023-08-25T14:02:00Z">
        <w:r w:rsidR="00B11203">
          <w:rPr>
            <w:rFonts w:ascii="Times New Roman" w:eastAsia="Times New Roman" w:hAnsi="Times New Roman" w:cs="Times New Roman"/>
            <w:sz w:val="24"/>
            <w:szCs w:val="24"/>
          </w:rPr>
          <w:t>)</w:t>
        </w:r>
      </w:ins>
      <w:ins w:id="474" w:author="Jeremy Long" w:date="2023-08-25T14:03:00Z">
        <w:r w:rsidR="00B11203">
          <w:rPr>
            <w:rFonts w:ascii="Times New Roman" w:eastAsia="Times New Roman" w:hAnsi="Times New Roman" w:cs="Times New Roman"/>
            <w:sz w:val="24"/>
            <w:szCs w:val="24"/>
          </w:rPr>
          <w:t xml:space="preserve">. These challenges include the limitation that the few </w:t>
        </w:r>
      </w:ins>
      <w:del w:id="475" w:author="Jeremy Long" w:date="2023-08-25T14:03:00Z">
        <w:r w:rsidRPr="000B4D61" w:rsidDel="00B11203">
          <w:rPr>
            <w:rFonts w:ascii="Times New Roman" w:eastAsia="Times New Roman" w:hAnsi="Times New Roman" w:cs="Times New Roman"/>
            <w:sz w:val="24"/>
            <w:szCs w:val="24"/>
          </w:rPr>
          <w:delText xml:space="preserve">, including that the limited number of </w:delText>
        </w:r>
      </w:del>
      <w:r w:rsidRPr="000B4D61">
        <w:rPr>
          <w:rFonts w:ascii="Times New Roman" w:eastAsia="Times New Roman" w:hAnsi="Times New Roman" w:cs="Times New Roman"/>
          <w:sz w:val="24"/>
          <w:szCs w:val="24"/>
        </w:rPr>
        <w:t>captive individuals that we have access to are mature adults that might grow extremely slowly</w:t>
      </w:r>
      <w:ins w:id="476" w:author="Jeremy Long" w:date="2023-09-24T09:52:00Z">
        <w:r w:rsidR="009942BA">
          <w:rPr>
            <w:rFonts w:ascii="Times New Roman" w:eastAsia="Times New Roman" w:hAnsi="Times New Roman" w:cs="Times New Roman"/>
            <w:sz w:val="24"/>
            <w:szCs w:val="24"/>
          </w:rPr>
          <w:t>, and would thus not reveal growth effects</w:t>
        </w:r>
      </w:ins>
      <w:r w:rsidRPr="000B4D61">
        <w:rPr>
          <w:rFonts w:ascii="Times New Roman" w:eastAsia="Times New Roman" w:hAnsi="Times New Roman" w:cs="Times New Roman"/>
          <w:sz w:val="24"/>
          <w:szCs w:val="24"/>
        </w:rPr>
        <w:t xml:space="preserve">. </w:t>
      </w:r>
      <w:ins w:id="477" w:author="Jeremy Long" w:date="2023-09-24T09:53:00Z">
        <w:r w:rsidR="009942BA">
          <w:rPr>
            <w:rFonts w:ascii="Times New Roman" w:eastAsia="Times New Roman" w:hAnsi="Times New Roman" w:cs="Times New Roman"/>
            <w:sz w:val="24"/>
            <w:szCs w:val="24"/>
          </w:rPr>
          <w:t xml:space="preserve">We justify using a congener as a proxy species further </w:t>
        </w:r>
      </w:ins>
      <w:del w:id="478" w:author="Jeremy Long" w:date="2023-08-25T14:04:00Z">
        <w:r w:rsidRPr="000B4D61" w:rsidDel="00B11203">
          <w:rPr>
            <w:rFonts w:ascii="Times New Roman" w:eastAsia="Times New Roman" w:hAnsi="Times New Roman" w:cs="Times New Roman"/>
            <w:sz w:val="24"/>
            <w:szCs w:val="24"/>
          </w:rPr>
          <w:lastRenderedPageBreak/>
          <w:delText xml:space="preserve">This approach is further justified </w:delText>
        </w:r>
      </w:del>
      <w:ins w:id="479" w:author="Jeremy Long" w:date="2023-09-24T09:53:00Z">
        <w:r w:rsidR="009942BA">
          <w:rPr>
            <w:rFonts w:ascii="Times New Roman" w:eastAsia="Times New Roman" w:hAnsi="Times New Roman" w:cs="Times New Roman"/>
            <w:sz w:val="24"/>
            <w:szCs w:val="24"/>
          </w:rPr>
          <w:t>b</w:t>
        </w:r>
      </w:ins>
      <w:del w:id="480" w:author="Jeremy Long" w:date="2023-08-25T14:04:00Z">
        <w:r w:rsidRPr="000B4D61" w:rsidDel="00B11203">
          <w:rPr>
            <w:rFonts w:ascii="Times New Roman" w:eastAsia="Times New Roman" w:hAnsi="Times New Roman" w:cs="Times New Roman"/>
            <w:sz w:val="24"/>
            <w:szCs w:val="24"/>
          </w:rPr>
          <w:delText>b</w:delText>
        </w:r>
      </w:del>
      <w:r w:rsidRPr="000B4D61">
        <w:rPr>
          <w:rFonts w:ascii="Times New Roman" w:eastAsia="Times New Roman" w:hAnsi="Times New Roman" w:cs="Times New Roman"/>
          <w:sz w:val="24"/>
          <w:szCs w:val="24"/>
        </w:rPr>
        <w:t xml:space="preserve">ecause both abalone species </w:t>
      </w:r>
      <w:ins w:id="481" w:author="Jeremy Long" w:date="2023-08-25T14:04:00Z">
        <w:r w:rsidR="00B11203">
          <w:rPr>
            <w:rFonts w:ascii="Times New Roman" w:eastAsia="Times New Roman" w:hAnsi="Times New Roman" w:cs="Times New Roman"/>
            <w:sz w:val="24"/>
            <w:szCs w:val="24"/>
          </w:rPr>
          <w:t xml:space="preserve">1) </w:t>
        </w:r>
      </w:ins>
      <w:del w:id="482" w:author="Jeremy Long" w:date="2023-09-24T09:53:00Z">
        <w:r w:rsidRPr="000B4D61" w:rsidDel="009942BA">
          <w:rPr>
            <w:rFonts w:ascii="Times New Roman" w:eastAsia="Times New Roman" w:hAnsi="Times New Roman" w:cs="Times New Roman"/>
            <w:sz w:val="24"/>
            <w:szCs w:val="24"/>
          </w:rPr>
          <w:delText xml:space="preserve">include </w:delText>
        </w:r>
      </w:del>
      <w:ins w:id="483" w:author="Jeremy Long" w:date="2023-09-24T09:53:00Z">
        <w:r w:rsidR="009942BA">
          <w:rPr>
            <w:rFonts w:ascii="Times New Roman" w:eastAsia="Times New Roman" w:hAnsi="Times New Roman" w:cs="Times New Roman"/>
            <w:sz w:val="24"/>
            <w:szCs w:val="24"/>
          </w:rPr>
          <w:t>consume</w:t>
        </w:r>
      </w:ins>
      <w:ins w:id="484" w:author="Jeremy Long" w:date="2023-09-24T09:54:00Z">
        <w:r w:rsidR="009942BA">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 xml:space="preserve">brown seaweeds </w:t>
      </w:r>
      <w:del w:id="485" w:author="Jeremy Long" w:date="2023-09-24T09:54:00Z">
        <w:r w:rsidRPr="000B4D61" w:rsidDel="009942BA">
          <w:rPr>
            <w:rFonts w:ascii="Times New Roman" w:eastAsia="Times New Roman" w:hAnsi="Times New Roman" w:cs="Times New Roman"/>
            <w:sz w:val="24"/>
            <w:szCs w:val="24"/>
          </w:rPr>
          <w:delText>as important components of</w:delText>
        </w:r>
        <w:r w:rsidRPr="000B4D61" w:rsidDel="009942BA">
          <w:rPr>
            <w:rFonts w:ascii="Times New Roman" w:eastAsia="Times New Roman" w:hAnsi="Times New Roman" w:cs="Times New Roman"/>
            <w:i/>
            <w:sz w:val="24"/>
            <w:szCs w:val="24"/>
          </w:rPr>
          <w:delText xml:space="preserve"> </w:delText>
        </w:r>
        <w:r w:rsidRPr="000B4D61" w:rsidDel="009942BA">
          <w:rPr>
            <w:rFonts w:ascii="Times New Roman" w:eastAsia="Times New Roman" w:hAnsi="Times New Roman" w:cs="Times New Roman"/>
            <w:sz w:val="24"/>
            <w:szCs w:val="24"/>
          </w:rPr>
          <w:delText>their</w:delText>
        </w:r>
        <w:r w:rsidRPr="000B4D61" w:rsidDel="009942BA">
          <w:rPr>
            <w:rFonts w:ascii="Times New Roman" w:eastAsia="Times New Roman" w:hAnsi="Times New Roman" w:cs="Times New Roman"/>
            <w:i/>
            <w:sz w:val="24"/>
            <w:szCs w:val="24"/>
          </w:rPr>
          <w:delText xml:space="preserve"> </w:delText>
        </w:r>
        <w:r w:rsidRPr="000B4D61" w:rsidDel="009942BA">
          <w:rPr>
            <w:rFonts w:ascii="Times New Roman" w:eastAsia="Times New Roman" w:hAnsi="Times New Roman" w:cs="Times New Roman"/>
            <w:sz w:val="24"/>
            <w:szCs w:val="24"/>
          </w:rPr>
          <w:delText xml:space="preserve">diets </w:delText>
        </w:r>
      </w:del>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{"citationID":"tLodKsY5","properties":{"formattedCitation":"(Leighton and Boolootian 1963, Winter and Estes 1992, Nelson et al. 2002)","plainCitation":"(Leighton and Boolootian 1963, Winter and Estes 1992, Nelson et al. 2002)","noteIndex":0},"citationItems":[{"id":40,"uris":["http://zotero.org/users/6486635/items/SQJR3PVQ"],"itemData":{"id":40,"type":"article-journal","issue":"2","language":"en","page":"13","source":"Zotero","title":"DIET AND GROWTH IN THE BLACK ABALONE, HALJOTIS CRACHERODII","volume":"44","author":[{"family":"Leighton","given":"David"},{"family":"Boolootian","given":"Richard A"}],"issued":{"date-parts":[["1963"]]}}},{"id":152,"uris":["http://zotero.org/users/6486635/items/K7FS9MIN"],"itemData":{"id":152,"type":"article-journal","abstract":"The effects of polyphenolic compounds from brown algae on grazing and growth rate of the California red abalone Haliotis rufescens Swainson were examined. Abalone consumed three phenolic-poor algal species, Laminaria sinclarii (Harvey) Farlow, Macrocystis pyrifera Agardh, and Nereocystis iuetkeana Postels et Ruprecht (mean phenolic content = 0.52% dry mass), at a greater rate than two phenolic-rich species, Dictyoneurum californicum Ruprecht and Cystoseira osmundacea Agardh (mean phenolic content = 4.6090 dry mass). This inverse relationship between phenolic content and consumption rate also existed after the algae were macerated and the liquid portion of the blended slurry incorporated in agar discs. However, the correlation between grazing rate and phenolic content improved in this latter experiment, thus suggesting that abalone grazing was deterred significantly by the morphology ofL. sinclarii and, to a lesser extent, ofM. pyrifera. Polyphenolics extracted from D. californicum reduced abalone grazing rates by 90% when incorporated into agar discs at a concentration of 6 mg. ml- ~. Although abalone were unable to maintain body mass when fed ad libitum on macerated M. pyrifera incorporated into agar discs, polyphenolics from D. californicum further inhibited shell growth when added to the discs at 5 mg. ml - t. The abalone ate less of the phenol-containing discs than of the discs lacking phenolies. Our results support findings of several prior studies that polyphenolic compounds from brown algae deter grazing by coastal zone herbivores in the northeast Pacific Ocean.","container-title":"Journal of Experimental Marine Biology and Ecology","DOI":"10.1016/0022-0981(92)90067-K","ISSN":"00220981","issue":"2","journalAbbreviation":"Journal of Experimental Marine Biology and Ecology","language":"en","page":"263-277","source":"DOI.org (Crossref)","title":"Experimental evidence for the effects of polyphenolic compounds from Dictyoneurum californicum Ruprecht (Phaeophyta: Laminariales) on feeding rate and growth in the red abalone Haliotus rufescens Swainson","title-short":"Experimental evidence for the effects of polyphenolic compounds from Dictyoneurum californicum Ruprecht (Phaeophyta","volume":"155","author":[{"family":"Winter","given":"Frank C."},{"family":"Estes","given":"James A."}],"issued":{"date-parts":[["1992",3]]}}},{"id":155,"uris":["http://zotero.org/users/6486635/items/8M6FA3FF"],"itemData":{"id":155,"type":"article-journal","abstract":"Lipid composition of abalone was examined over a one-year interval. A feeding trial was designed to cover a full reproductive cycle in young adult green abalone, Haliotis fulgens, consisting of five diet treatments: the macrophytic algal phaeophyte Egregia menziesii, rhodophyte Chondracanthus canaliculatus, chlorophyte Ulva lobata, a composite of the three algae and a starvation control. The lipid class, fatty acid, sterol and 1-O-alkyl glyceryl ether profiles were determined for foot, hepatopancreasygonad tissues and larvae. The major fatty acids were 16:0, 18:0, 18:1(n-7)c, 18:1(n9)c, 20:4(n-6), 20:5(n-3) and 22:5(n-3), as well as 14:0 for abalone fed brown and red algae. 4,8,12-Trimethyltridecanoic acid, derived from algae, was detected for the first time in H. fulgens (hepatopancreas complex, 1.2–13.9%; larvae, 0.5% of total fatty acids). Diacylglyceryl ethers were present in larvae (0.6% of total lipid). The major 1-O-alkyl glycerols were 16:0, 16:1 and 18:0. Additionally, 18:1(n-9) was a major component in hepatopancreasygonad and larvae. The major sterol was cholesterol (96–100% of total sterols). Highest growth rates were linked to temperature and occurred in abalone fed the phaeophyte E. menziesii (43 mmØday–1, 56 mgØday–1 yearly mean), an alga containing the highest levels of C20 polyunsaturated fatty acids and the highest ratio of 20:4(n-6) to 20:5(n-3). This study provides evidence of the influence of diet and temperature on seasonal changes in abalone lipid profiles, where diet is most strongly related to body mass and temperature to shell length. The allocation of lipids to specific tissues in green abalone clarifies their lipid metabolism. These results provide a basis for improving nutrition of abalone in mariculture through formulation of artificial feeds. ᮊ 2002 Elsevier Science Inc. All rights reserved.","container-title":"Comparative Biochemistry and Physiology Part B: Biochemistry and Molecular Biology","DOI":"10.1016/S1096-4959(02)00042-8","ISSN":"10964959","issue":"4","journalAbbreviation":"Comparative Biochemistry and Physiology Part B: Biochemistry and Molecular Biology","language":"en","page":"695-712","source":"DOI.org (Crossref)","title":"Comparison of growth and lipid composition in the green abalone, Haliotis fulgens, provided specific macroalgal diets","volume":"131","author":[{"family":"Nelson","given":"Matthew M."},{"family":"Leighton","given":"David L."},{"family":"Phleger","given":"Charles F."},{"family":"Nichols","given":"Peter D."}],"issued":{"date-parts":[["2002",4]]}}}],"schema":"https://github.com/citation-style-language/schema/raw/master/csl-citation.json"}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(Leighton and Boolootian 1963, Winter and Estes 1992, Nelson et al. 2002)</w:t>
      </w:r>
      <w:r w:rsidRPr="000B4D61">
        <w:rPr>
          <w:rFonts w:ascii="Times New Roman" w:eastAsia="Times New Roman" w:hAnsi="Times New Roman" w:cs="Times New Roman"/>
          <w:sz w:val="24"/>
          <w:szCs w:val="24"/>
        </w:rPr>
        <w:fldChar w:fldCharType="end"/>
      </w:r>
      <w:del w:id="486" w:author="Jeremy Long" w:date="2023-08-25T14:04:00Z">
        <w:r w:rsidRPr="000B4D61" w:rsidDel="00B11203">
          <w:rPr>
            <w:rFonts w:ascii="Times New Roman" w:hAnsi="Times New Roman" w:cs="Times New Roman"/>
            <w:sz w:val="24"/>
            <w:szCs w:val="24"/>
          </w:rPr>
          <w:delText>,</w:delText>
        </w:r>
      </w:del>
      <w:r w:rsidRPr="000B4D61">
        <w:rPr>
          <w:rFonts w:ascii="Times New Roman" w:eastAsia="Times New Roman" w:hAnsi="Times New Roman" w:cs="Times New Roman"/>
          <w:sz w:val="24"/>
          <w:szCs w:val="24"/>
        </w:rPr>
        <w:t xml:space="preserve"> and </w:t>
      </w:r>
      <w:del w:id="487" w:author="Jeremy Long" w:date="2023-08-25T14:04:00Z">
        <w:r w:rsidRPr="000B4D61" w:rsidDel="00B11203">
          <w:rPr>
            <w:rFonts w:ascii="Times New Roman" w:eastAsia="Times New Roman" w:hAnsi="Times New Roman" w:cs="Times New Roman"/>
            <w:sz w:val="24"/>
            <w:szCs w:val="24"/>
          </w:rPr>
          <w:delText>both abalone</w:delText>
        </w:r>
      </w:del>
      <w:ins w:id="488" w:author="Jeremy Long" w:date="2023-08-25T14:04:00Z">
        <w:r w:rsidR="00B11203">
          <w:rPr>
            <w:rFonts w:ascii="Times New Roman" w:eastAsia="Times New Roman" w:hAnsi="Times New Roman" w:cs="Times New Roman"/>
            <w:sz w:val="24"/>
            <w:szCs w:val="24"/>
          </w:rPr>
          <w:t>2)</w:t>
        </w:r>
      </w:ins>
      <w:r w:rsidRPr="000B4D61">
        <w:rPr>
          <w:rFonts w:ascii="Times New Roman" w:eastAsia="Times New Roman" w:hAnsi="Times New Roman" w:cs="Times New Roman"/>
          <w:sz w:val="24"/>
          <w:szCs w:val="24"/>
        </w:rPr>
        <w:t xml:space="preserve"> have similar </w:t>
      </w:r>
      <w:commentRangeStart w:id="489"/>
      <w:r w:rsidRPr="000B4D61">
        <w:rPr>
          <w:rFonts w:ascii="Times New Roman" w:eastAsia="Times New Roman" w:hAnsi="Times New Roman" w:cs="Times New Roman"/>
          <w:sz w:val="24"/>
          <w:szCs w:val="24"/>
        </w:rPr>
        <w:t xml:space="preserve">growth rates </w:t>
      </w:r>
      <w:commentRangeEnd w:id="489"/>
      <w:r w:rsidR="00B11203">
        <w:rPr>
          <w:rStyle w:val="CommentReference"/>
        </w:rPr>
        <w:commentReference w:id="489"/>
      </w:r>
      <w:commentRangeStart w:id="490"/>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ZOTERO_ITEM CSL_CITATION {"citationID":"lc8Awher","properties":{"formattedCitation":"(Ault 2009)","plainCitation":"(Ault 2009)","noteIndex":0},"citationItems":[{"id":106,"uris":["http://zotero.org/users/6486635/items/7KH6WALU"],"itemData":{"id":106,"type":"article-journal","abstract":"Reproduction and growth o f a laboratory-held population of red abalone, H a l i o t i s rufescens, c o l l e c t e d a t Mendocino, C a l i f o r n i a , were studied a t the Telonicher Marine Laboratory, Trinidad, California. Specimens were c o n t i n u o u s l y s u p p l i e d w i t h and consumed b u l l k e l p f r o n d s , Nereocystis luetkeana. Following induction o f a r t i f i c i a l spawning, specimens w e r e s a c r i f i c e d a t 15-day i n t e r v a l s t o h i s t o l o g i c a l l y d e s c r i b e and record t h e timing of gonadal phases, and t o measure gonadal growth. A modified Gonad Bulk Index ( G B I t c ) d e t e c t e d temporal changes i n gonad volume and w a s highly c o r r e l a t e d with defined s t a g e s o f ovarian development. For specimens s e x u a l l y mature when c o l l e c t e d , v i a b l e gametes were spawned a g a i n 75 t o 90 days f o l l o w i n g a r t i f i c i a l spawning. Some specimens were spawned 3 times d u r i n g a one-year p e r i o d . The l a b o r a t o r y regime i n c r e a s e d somatic growth and f e c u n d i t y , and reduced t h e minimum s i z e a t spawning relative t o equivalent s i z e d specimens from t h e f i e l d . Estimated f e c u n d i t i e s f o r laboratory-conditioned specimens averaged 260% g r e a t e r t h a n f o r f i e l d - c o n d i t i o n e d specimens. The minimum s i z e a t spawning f o r laboratory-conditioned specimens was less than t h a t f o r fieldc o n d i t i o n e d specimens. The r a t i o o f spawners t o non-spawners f o r s p e c i mens less t h a n 100 nun long w a s s i g n i f i c a n t l y h i g h e r f o r l a b o r a t o r y conditioned specimens. Laboratory-conditioned specimens less than 1OOmm long had f e c u n d i t i e s comparable t o f i e l d - c o n d i t i o n e d specimens up t o 140 mm long. The c r i t e r i o n o f gonadal phases developed f o r l a b o r a t o r y s p e c i mens w a s compared t o a f i e l d p o p u l a t i o n from t h e c o l l e c t i o n area and i n d i c a t e d an annual gametogenic c y c l e . About 1 2 0 days are r e q u i r e d f o r the completion of a reproductive cycle for red abalone i n the field. N a t u r a l spawning o c c u r r e d from A p r i l through J u l y , w i t h a peak i n May. There w a s no evidence of p a r t i a l spawning.","container-title":"Journal of the World Mariculture Society","DOI":"10.1111/j.1749-7345.1985.tb00221.x","ISSN":"07350147","issue":"1-4","language":"en","page":"398-425","source":"DOI.org (Crossref)","title":"SOME QUANTITATIVE ASPECTS OF REPRODUCTION AND GROWTH OF THE RED ABALONE, Haliotis rufescens SWAINSON","volume":"16","author":[{"family":"Ault","given":"Jerald S."}],"issued":{"date-parts":[["2009",3,12]]}}}],"schema":"https://github.com/citation-style-language/schema/raw/master/csl-citation.json"} </w:instrText>
      </w:r>
      <w:r w:rsidRPr="000B4D61">
        <w:rPr>
          <w:rFonts w:ascii="Times New Roman" w:eastAsia="Times New Roman" w:hAnsi="Times New Roman" w:cs="Times New Roman"/>
          <w:sz w:val="24"/>
          <w:szCs w:val="24"/>
        </w:rPr>
        <w:fldChar w:fldCharType="separate"/>
      </w:r>
      <w:r w:rsidRPr="000B4D61">
        <w:rPr>
          <w:rFonts w:ascii="Times New Roman" w:eastAsia="Times New Roman" w:hAnsi="Times New Roman" w:cs="Times New Roman"/>
          <w:noProof/>
          <w:sz w:val="24"/>
          <w:szCs w:val="24"/>
        </w:rPr>
        <w:t>(Ault 2009)</w:t>
      </w:r>
      <w:r w:rsidRPr="000B4D61">
        <w:rPr>
          <w:rFonts w:ascii="Times New Roman" w:eastAsia="Times New Roman" w:hAnsi="Times New Roman" w:cs="Times New Roman"/>
          <w:sz w:val="24"/>
          <w:szCs w:val="24"/>
        </w:rPr>
        <w:fldChar w:fldCharType="end"/>
      </w:r>
      <w:commentRangeEnd w:id="490"/>
      <w:r w:rsidR="009942BA">
        <w:rPr>
          <w:rStyle w:val="CommentReference"/>
        </w:rPr>
        <w:commentReference w:id="490"/>
      </w:r>
      <w:r w:rsidRPr="000B4D61">
        <w:rPr>
          <w:rFonts w:ascii="Times New Roman" w:eastAsia="Times New Roman" w:hAnsi="Times New Roman" w:cs="Times New Roman"/>
          <w:sz w:val="24"/>
          <w:szCs w:val="24"/>
        </w:rPr>
        <w:t>.</w:t>
      </w:r>
    </w:p>
    <w:p w14:paraId="5B0E9FA0" w14:textId="592F88E0"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We collected turban snails from Sunset Cliffs Natural Park (shell length = 6-10 mm). We used lab-reared, juvenile Red abalone from a single cohort (May 2017) provided by NOAA Southwest Fisheries</w:t>
      </w:r>
      <w:ins w:id="491" w:author="Jeremy Long" w:date="2023-08-25T14:08:00Z">
        <w:r w:rsidR="00B11203">
          <w:rPr>
            <w:rFonts w:ascii="Times New Roman" w:eastAsia="Times New Roman" w:hAnsi="Times New Roman" w:cs="Times New Roman"/>
            <w:sz w:val="24"/>
            <w:szCs w:val="24"/>
          </w:rPr>
          <w:t xml:space="preserve"> </w:t>
        </w:r>
        <w:r w:rsidR="00B11203" w:rsidRPr="000B4D61">
          <w:rPr>
            <w:rFonts w:ascii="Times New Roman" w:eastAsia="Times New Roman" w:hAnsi="Times New Roman" w:cs="Times New Roman"/>
            <w:sz w:val="24"/>
            <w:szCs w:val="24"/>
          </w:rPr>
          <w:t xml:space="preserve">(shell length = </w:t>
        </w:r>
        <w:r w:rsidR="00B11203">
          <w:rPr>
            <w:rFonts w:ascii="Times New Roman" w:eastAsia="Times New Roman" w:hAnsi="Times New Roman" w:cs="Times New Roman"/>
            <w:sz w:val="24"/>
            <w:szCs w:val="24"/>
          </w:rPr>
          <w:t>45-60</w:t>
        </w:r>
        <w:r w:rsidR="00B11203" w:rsidRPr="000B4D61">
          <w:rPr>
            <w:rFonts w:ascii="Times New Roman" w:eastAsia="Times New Roman" w:hAnsi="Times New Roman" w:cs="Times New Roman"/>
            <w:sz w:val="24"/>
            <w:szCs w:val="24"/>
          </w:rPr>
          <w:t xml:space="preserve"> mm)</w:t>
        </w:r>
      </w:ins>
      <w:del w:id="492" w:author="Jeremy Long" w:date="2023-08-25T14:08:00Z">
        <w:r w:rsidRPr="000B4D61" w:rsidDel="00B11203">
          <w:rPr>
            <w:rFonts w:ascii="Times New Roman" w:eastAsia="Times New Roman" w:hAnsi="Times New Roman" w:cs="Times New Roman"/>
            <w:sz w:val="24"/>
            <w:szCs w:val="24"/>
          </w:rPr>
          <w:delText>. Because juvenile abalone have a greater capacity to grow than adults, we selected individuals 45-60 mm in length</w:delText>
        </w:r>
      </w:del>
      <w:r w:rsidRPr="000B4D61">
        <w:rPr>
          <w:rFonts w:ascii="Times New Roman" w:eastAsia="Times New Roman" w:hAnsi="Times New Roman" w:cs="Times New Roman"/>
          <w:sz w:val="24"/>
          <w:szCs w:val="24"/>
        </w:rPr>
        <w:t xml:space="preserve">. All organisms were transported to </w:t>
      </w:r>
      <w:r w:rsidR="002C3D0B" w:rsidRPr="000B4D61">
        <w:rPr>
          <w:rFonts w:ascii="Times New Roman" w:eastAsia="Times New Roman" w:hAnsi="Times New Roman" w:cs="Times New Roman"/>
          <w:sz w:val="24"/>
          <w:szCs w:val="24"/>
        </w:rPr>
        <w:t xml:space="preserve">the San Diego State University’s Coastal and Marine Institute Laboratory </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CMIL</w:t>
      </w:r>
      <w:r w:rsidR="00380168"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and placed in plastic containers (190 x 160 x 110 mm) with mesh (2 mm) covers. The performance assay began March 5, 2020. At this time, all containers were completely submerged in tanks with 14°C recirculating, aerated water with a pH of 7.75. Due to facility closures because of the COVID-19 pandemic, we transported all organisms to </w:t>
      </w:r>
      <w:del w:id="493" w:author="Jeremy Long" w:date="2023-08-25T14:09:00Z">
        <w:r w:rsidRPr="000B4D61" w:rsidDel="00B11203">
          <w:rPr>
            <w:rFonts w:ascii="Times New Roman" w:eastAsia="Times New Roman" w:hAnsi="Times New Roman" w:cs="Times New Roman"/>
            <w:sz w:val="24"/>
            <w:szCs w:val="24"/>
          </w:rPr>
          <w:delText xml:space="preserve">LongLab </w:delText>
        </w:r>
      </w:del>
      <w:proofErr w:type="spellStart"/>
      <w:r w:rsidRPr="000B4D61">
        <w:rPr>
          <w:rFonts w:ascii="Times New Roman" w:eastAsia="Times New Roman" w:hAnsi="Times New Roman" w:cs="Times New Roman"/>
          <w:sz w:val="24"/>
          <w:szCs w:val="24"/>
        </w:rPr>
        <w:t>GarageLab</w:t>
      </w:r>
      <w:proofErr w:type="spellEnd"/>
      <w:r w:rsidRPr="000B4D61">
        <w:rPr>
          <w:rFonts w:ascii="Times New Roman" w:eastAsia="Times New Roman" w:hAnsi="Times New Roman" w:cs="Times New Roman"/>
          <w:sz w:val="24"/>
          <w:szCs w:val="24"/>
        </w:rPr>
        <w:t xml:space="preserve"> (a temporary recirculating seawater system setup in J. Long’s home garage) on March 19, 2020. The experiment was continued at this location until the termination </w:t>
      </w:r>
      <w:del w:id="494" w:author="Jeremy Long" w:date="2023-09-24T09:56:00Z">
        <w:r w:rsidRPr="000B4D61" w:rsidDel="009942BA">
          <w:rPr>
            <w:rFonts w:ascii="Times New Roman" w:eastAsia="Times New Roman" w:hAnsi="Times New Roman" w:cs="Times New Roman"/>
            <w:sz w:val="24"/>
            <w:szCs w:val="24"/>
          </w:rPr>
          <w:delText>of the experiment (</w:delText>
        </w:r>
      </w:del>
      <w:ins w:id="495" w:author="Jeremy Long" w:date="2023-09-24T09:56:00Z">
        <w:r w:rsidR="009942BA">
          <w:rPr>
            <w:rFonts w:ascii="Times New Roman" w:eastAsia="Times New Roman" w:hAnsi="Times New Roman" w:cs="Times New Roman"/>
            <w:sz w:val="24"/>
            <w:szCs w:val="24"/>
          </w:rPr>
          <w:t xml:space="preserve">on </w:t>
        </w:r>
      </w:ins>
      <w:r w:rsidRPr="000B4D61">
        <w:rPr>
          <w:rFonts w:ascii="Times New Roman" w:eastAsia="Times New Roman" w:hAnsi="Times New Roman" w:cs="Times New Roman"/>
          <w:sz w:val="24"/>
          <w:szCs w:val="24"/>
        </w:rPr>
        <w:t>April 17, 2020</w:t>
      </w:r>
      <w:ins w:id="496" w:author="Jeremy Long" w:date="2023-09-24T09:57:00Z">
        <w:r w:rsidR="009942BA">
          <w:rPr>
            <w:rFonts w:ascii="Times New Roman" w:eastAsia="Times New Roman" w:hAnsi="Times New Roman" w:cs="Times New Roman"/>
            <w:sz w:val="24"/>
            <w:szCs w:val="24"/>
          </w:rPr>
          <w:t xml:space="preserve"> (</w:t>
        </w:r>
        <w:proofErr w:type="gramStart"/>
        <w:r w:rsidR="009942BA">
          <w:rPr>
            <w:rFonts w:ascii="Times New Roman" w:eastAsia="Times New Roman" w:hAnsi="Times New Roman" w:cs="Times New Roman"/>
            <w:sz w:val="24"/>
            <w:szCs w:val="24"/>
          </w:rPr>
          <w:t>i.e.</w:t>
        </w:r>
        <w:proofErr w:type="gramEnd"/>
        <w:r w:rsidR="009942BA">
          <w:rPr>
            <w:rFonts w:ascii="Times New Roman" w:eastAsia="Times New Roman" w:hAnsi="Times New Roman" w:cs="Times New Roman"/>
            <w:sz w:val="24"/>
            <w:szCs w:val="24"/>
          </w:rPr>
          <w:t xml:space="preserve"> six weeks af</w:t>
        </w:r>
      </w:ins>
      <w:ins w:id="497" w:author="Jeremy Long" w:date="2023-09-24T09:58:00Z">
        <w:r w:rsidR="009942BA">
          <w:rPr>
            <w:rFonts w:ascii="Times New Roman" w:eastAsia="Times New Roman" w:hAnsi="Times New Roman" w:cs="Times New Roman"/>
            <w:sz w:val="24"/>
            <w:szCs w:val="24"/>
          </w:rPr>
          <w:t>ter the start)</w:t>
        </w:r>
      </w:ins>
      <w:del w:id="498" w:author="Jeremy Long" w:date="2023-09-24T09:56:00Z">
        <w:r w:rsidRPr="000B4D61" w:rsidDel="009942BA">
          <w:rPr>
            <w:rFonts w:ascii="Times New Roman" w:eastAsia="Times New Roman" w:hAnsi="Times New Roman" w:cs="Times New Roman"/>
            <w:sz w:val="24"/>
            <w:szCs w:val="24"/>
          </w:rPr>
          <w:delText>)</w:delText>
        </w:r>
      </w:del>
      <w:r w:rsidRPr="000B4D61">
        <w:rPr>
          <w:rFonts w:ascii="Times New Roman" w:eastAsia="Times New Roman" w:hAnsi="Times New Roman" w:cs="Times New Roman"/>
          <w:sz w:val="24"/>
          <w:szCs w:val="24"/>
        </w:rPr>
        <w:t xml:space="preserve">. At the </w:t>
      </w:r>
      <w:proofErr w:type="spellStart"/>
      <w:r w:rsidRPr="000B4D61">
        <w:rPr>
          <w:rFonts w:ascii="Times New Roman" w:eastAsia="Times New Roman" w:hAnsi="Times New Roman" w:cs="Times New Roman"/>
          <w:sz w:val="24"/>
          <w:szCs w:val="24"/>
        </w:rPr>
        <w:t>GarageLab</w:t>
      </w:r>
      <w:proofErr w:type="spellEnd"/>
      <w:r w:rsidRPr="000B4D61">
        <w:rPr>
          <w:rFonts w:ascii="Times New Roman" w:eastAsia="Times New Roman" w:hAnsi="Times New Roman" w:cs="Times New Roman"/>
          <w:sz w:val="24"/>
          <w:szCs w:val="24"/>
        </w:rPr>
        <w:t xml:space="preserve">, water temperature was maintained at 15°C. Because artificial seawater was used at this facility, the pH was more basic (range from 8.4-8.7). We monitored ammonia and ammonium daily during the </w:t>
      </w:r>
      <w:proofErr w:type="spellStart"/>
      <w:r w:rsidRPr="000B4D61">
        <w:rPr>
          <w:rFonts w:ascii="Times New Roman" w:eastAsia="Times New Roman" w:hAnsi="Times New Roman" w:cs="Times New Roman"/>
          <w:sz w:val="24"/>
          <w:szCs w:val="24"/>
        </w:rPr>
        <w:t>GarageLab</w:t>
      </w:r>
      <w:proofErr w:type="spellEnd"/>
      <w:r w:rsidRPr="000B4D61">
        <w:rPr>
          <w:rFonts w:ascii="Times New Roman" w:eastAsia="Times New Roman" w:hAnsi="Times New Roman" w:cs="Times New Roman"/>
          <w:sz w:val="24"/>
          <w:szCs w:val="24"/>
        </w:rPr>
        <w:t xml:space="preserve"> portion and used these data to determine dates of partial water replacements (conducted on March 28 and April 1, 2020; 30% and 80%, respectively).</w:t>
      </w:r>
    </w:p>
    <w:p w14:paraId="5946B8F6" w14:textId="3826454B" w:rsidR="00623738" w:rsidRPr="000B4D61" w:rsidRDefault="00AD468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were offered one of four diets (kelp</w:t>
      </w:r>
      <w:r w:rsidR="00623738" w:rsidRPr="000B4D61">
        <w:rPr>
          <w:rFonts w:ascii="Times New Roman" w:eastAsia="Times New Roman" w:hAnsi="Times New Roman" w:cs="Times New Roman"/>
          <w:i/>
          <w:sz w:val="24"/>
          <w:szCs w:val="24"/>
        </w:rPr>
        <w:t xml:space="preserve">, </w:t>
      </w:r>
      <w:proofErr w:type="spellStart"/>
      <w:r w:rsidR="00623738" w:rsidRPr="000B4D61">
        <w:rPr>
          <w:rFonts w:ascii="Times New Roman" w:eastAsia="Times New Roman" w:hAnsi="Times New Roman" w:cs="Times New Roman"/>
          <w:sz w:val="24"/>
          <w:szCs w:val="24"/>
        </w:rPr>
        <w:t>devilweed</w:t>
      </w:r>
      <w:proofErr w:type="spellEnd"/>
      <w:r w:rsidR="00623738" w:rsidRPr="000B4D61">
        <w:rPr>
          <w:rFonts w:ascii="Times New Roman" w:eastAsia="Times New Roman" w:hAnsi="Times New Roman" w:cs="Times New Roman"/>
          <w:i/>
          <w:sz w:val="24"/>
          <w:szCs w:val="24"/>
        </w:rPr>
        <w:t xml:space="preserve">, </w:t>
      </w:r>
      <w:r w:rsidR="00623738" w:rsidRPr="000B4D61">
        <w:rPr>
          <w:rFonts w:ascii="Times New Roman" w:eastAsia="Times New Roman" w:hAnsi="Times New Roman" w:cs="Times New Roman"/>
          <w:iCs/>
          <w:sz w:val="24"/>
          <w:szCs w:val="24"/>
        </w:rPr>
        <w:t xml:space="preserve">a ~1:1 </w:t>
      </w:r>
      <w:r w:rsidR="00623738" w:rsidRPr="000B4D61">
        <w:rPr>
          <w:rFonts w:ascii="Times New Roman" w:eastAsia="Times New Roman" w:hAnsi="Times New Roman" w:cs="Times New Roman"/>
          <w:sz w:val="24"/>
          <w:szCs w:val="24"/>
        </w:rPr>
        <w:t>mixture of kelp</w:t>
      </w:r>
      <w:ins w:id="499" w:author="Jeremy Long" w:date="2023-08-25T14:14:00Z">
        <w:r w:rsidR="00AB2A17">
          <w:rPr>
            <w:rFonts w:ascii="Times New Roman" w:eastAsia="Times New Roman" w:hAnsi="Times New Roman" w:cs="Times New Roman"/>
            <w:sz w:val="24"/>
            <w:szCs w:val="24"/>
          </w:rPr>
          <w:t xml:space="preserve"> and</w:t>
        </w:r>
      </w:ins>
      <w:del w:id="500" w:author="Jeremy Long" w:date="2023-08-25T14:14:00Z">
        <w:r w:rsidR="00623738" w:rsidRPr="000B4D61" w:rsidDel="00AB2A17">
          <w:rPr>
            <w:rFonts w:ascii="Times New Roman" w:eastAsia="Times New Roman" w:hAnsi="Times New Roman" w:cs="Times New Roman"/>
            <w:sz w:val="24"/>
            <w:szCs w:val="24"/>
          </w:rPr>
          <w:delText>:</w:delText>
        </w:r>
      </w:del>
      <w:r w:rsidR="00623738" w:rsidRPr="000B4D61">
        <w:rPr>
          <w:rFonts w:ascii="Times New Roman" w:eastAsia="Times New Roman" w:hAnsi="Times New Roman" w:cs="Times New Roman"/>
          <w:sz w:val="24"/>
          <w:szCs w:val="24"/>
        </w:rPr>
        <w:t xml:space="preserve"> </w:t>
      </w:r>
      <w:proofErr w:type="spellStart"/>
      <w:r w:rsidR="00623738" w:rsidRPr="000B4D61">
        <w:rPr>
          <w:rFonts w:ascii="Times New Roman" w:eastAsia="Times New Roman" w:hAnsi="Times New Roman" w:cs="Times New Roman"/>
          <w:sz w:val="24"/>
          <w:szCs w:val="24"/>
        </w:rPr>
        <w:t>devilweed</w:t>
      </w:r>
      <w:proofErr w:type="spellEnd"/>
      <w:r w:rsidR="00623738" w:rsidRPr="000B4D61">
        <w:rPr>
          <w:rFonts w:ascii="Times New Roman" w:eastAsia="Times New Roman" w:hAnsi="Times New Roman" w:cs="Times New Roman"/>
          <w:sz w:val="24"/>
          <w:szCs w:val="24"/>
        </w:rPr>
        <w:t xml:space="preserve">, or starvation, n=20). </w:t>
      </w:r>
      <w:del w:id="501" w:author="Jeremy Long" w:date="2023-08-25T14:15:00Z">
        <w:r w:rsidR="00623738" w:rsidRPr="000B4D61" w:rsidDel="00AB2A17">
          <w:rPr>
            <w:rFonts w:ascii="Times New Roman" w:eastAsia="Times New Roman" w:hAnsi="Times New Roman" w:cs="Times New Roman"/>
            <w:sz w:val="24"/>
            <w:szCs w:val="24"/>
          </w:rPr>
          <w:delText xml:space="preserve">Although seaweed biomass was not quantified, we added enough seaweed to prevent </w:delText>
        </w:r>
        <w:r w:rsidRPr="000B4D61" w:rsidDel="00AB2A17">
          <w:rPr>
            <w:rFonts w:ascii="Times New Roman" w:eastAsia="Times New Roman" w:hAnsi="Times New Roman" w:cs="Times New Roman"/>
            <w:sz w:val="24"/>
            <w:szCs w:val="24"/>
          </w:rPr>
          <w:delText>animals</w:delText>
        </w:r>
        <w:r w:rsidR="00623738" w:rsidRPr="000B4D61" w:rsidDel="00AB2A17">
          <w:rPr>
            <w:rFonts w:ascii="Times New Roman" w:eastAsia="Times New Roman" w:hAnsi="Times New Roman" w:cs="Times New Roman"/>
            <w:sz w:val="24"/>
            <w:szCs w:val="24"/>
          </w:rPr>
          <w:delText xml:space="preserve"> from becoming food-limited </w:delText>
        </w:r>
      </w:del>
      <w:ins w:id="502" w:author="Jeremy Long" w:date="2023-08-25T14:15:00Z">
        <w:r w:rsidR="00AB2A17">
          <w:rPr>
            <w:rFonts w:ascii="Times New Roman" w:eastAsia="Times New Roman" w:hAnsi="Times New Roman" w:cs="Times New Roman"/>
            <w:sz w:val="24"/>
            <w:szCs w:val="24"/>
          </w:rPr>
          <w:t xml:space="preserve">Seaweed was offered </w:t>
        </w:r>
        <w:r w:rsidR="00AB2A17" w:rsidRPr="001E1433">
          <w:rPr>
            <w:rFonts w:ascii="Times New Roman" w:eastAsia="Times New Roman" w:hAnsi="Times New Roman" w:cs="Times New Roman"/>
            <w:i/>
            <w:iCs/>
            <w:sz w:val="24"/>
            <w:szCs w:val="24"/>
            <w:rPrChange w:id="503" w:author="Jeremy Long" w:date="2023-08-29T09:46:00Z">
              <w:rPr>
                <w:rFonts w:ascii="Times New Roman" w:eastAsia="Times New Roman" w:hAnsi="Times New Roman" w:cs="Times New Roman"/>
                <w:sz w:val="24"/>
                <w:szCs w:val="24"/>
              </w:rPr>
            </w:rPrChange>
          </w:rPr>
          <w:t>ad libitum</w:t>
        </w:r>
      </w:ins>
      <w:del w:id="504" w:author="Jeremy Long" w:date="2023-10-11T17:40:00Z">
        <w:r w:rsidR="00623738" w:rsidRPr="000B4D61" w:rsidDel="009942BA">
          <w:rPr>
            <w:rFonts w:ascii="Times New Roman" w:eastAsia="Times New Roman" w:hAnsi="Times New Roman" w:cs="Times New Roman"/>
            <w:sz w:val="24"/>
            <w:szCs w:val="24"/>
          </w:rPr>
          <w:delText xml:space="preserve">and we </w:delText>
        </w:r>
      </w:del>
      <w:del w:id="505" w:author="Jeremy Long" w:date="2023-09-24T09:58:00Z">
        <w:r w:rsidR="00623738" w:rsidRPr="000B4D61" w:rsidDel="009942BA">
          <w:rPr>
            <w:rFonts w:ascii="Times New Roman" w:eastAsia="Times New Roman" w:hAnsi="Times New Roman" w:cs="Times New Roman"/>
            <w:sz w:val="24"/>
            <w:szCs w:val="24"/>
          </w:rPr>
          <w:delText xml:space="preserve">tried to </w:delText>
        </w:r>
      </w:del>
      <w:del w:id="506" w:author="Jeremy Long" w:date="2023-10-11T17:40:00Z">
        <w:r w:rsidR="00623738" w:rsidRPr="000B4D61" w:rsidDel="009942BA">
          <w:rPr>
            <w:rFonts w:ascii="Times New Roman" w:eastAsia="Times New Roman" w:hAnsi="Times New Roman" w:cs="Times New Roman"/>
            <w:sz w:val="24"/>
            <w:szCs w:val="24"/>
          </w:rPr>
          <w:delText>add similar amounts of kelp and devilweed in the mixture treatment</w:delText>
        </w:r>
      </w:del>
      <w:r w:rsidR="00623738" w:rsidRPr="000B4D61">
        <w:rPr>
          <w:rFonts w:ascii="Times New Roman" w:eastAsia="Times New Roman" w:hAnsi="Times New Roman" w:cs="Times New Roman"/>
          <w:sz w:val="24"/>
          <w:szCs w:val="24"/>
        </w:rPr>
        <w:t xml:space="preserve">. We included the entire thallus (i.e., stipes, blades, and </w:t>
      </w:r>
      <w:proofErr w:type="spellStart"/>
      <w:r w:rsidR="00623738" w:rsidRPr="000B4D61">
        <w:rPr>
          <w:rFonts w:ascii="Times New Roman" w:eastAsia="Times New Roman" w:hAnsi="Times New Roman" w:cs="Times New Roman"/>
          <w:sz w:val="24"/>
          <w:szCs w:val="24"/>
        </w:rPr>
        <w:t>pneumatocysts</w:t>
      </w:r>
      <w:proofErr w:type="spellEnd"/>
      <w:r w:rsidR="00623738" w:rsidRPr="000B4D61">
        <w:rPr>
          <w:rFonts w:ascii="Times New Roman" w:eastAsia="Times New Roman" w:hAnsi="Times New Roman" w:cs="Times New Roman"/>
          <w:sz w:val="24"/>
          <w:szCs w:val="24"/>
        </w:rPr>
        <w:t xml:space="preserve">) to account for tissue-specificity in </w:t>
      </w:r>
      <w:del w:id="507" w:author="Jeremy Long" w:date="2023-08-25T14:16:00Z">
        <w:r w:rsidRPr="000B4D61" w:rsidDel="00AB2A17">
          <w:rPr>
            <w:rFonts w:ascii="Times New Roman" w:eastAsia="Times New Roman" w:hAnsi="Times New Roman" w:cs="Times New Roman"/>
            <w:sz w:val="24"/>
            <w:szCs w:val="24"/>
          </w:rPr>
          <w:delText>animal</w:delText>
        </w:r>
        <w:r w:rsidR="00623738" w:rsidRPr="000B4D61" w:rsidDel="00AB2A17">
          <w:rPr>
            <w:rFonts w:ascii="Times New Roman" w:eastAsia="Times New Roman" w:hAnsi="Times New Roman" w:cs="Times New Roman"/>
            <w:sz w:val="24"/>
            <w:szCs w:val="24"/>
          </w:rPr>
          <w:delText xml:space="preserve"> </w:delText>
        </w:r>
        <w:r w:rsidRPr="000B4D61" w:rsidDel="00AB2A17">
          <w:rPr>
            <w:rFonts w:ascii="Times New Roman" w:eastAsia="Times New Roman" w:hAnsi="Times New Roman" w:cs="Times New Roman"/>
            <w:sz w:val="24"/>
            <w:szCs w:val="24"/>
          </w:rPr>
          <w:delText>choices</w:delText>
        </w:r>
      </w:del>
      <w:ins w:id="508" w:author="Jeremy Long" w:date="2023-10-11T17:40:00Z">
        <w:r w:rsidR="009942BA">
          <w:rPr>
            <w:rFonts w:ascii="Times New Roman" w:eastAsia="Times New Roman" w:hAnsi="Times New Roman" w:cs="Times New Roman"/>
            <w:sz w:val="24"/>
            <w:szCs w:val="24"/>
          </w:rPr>
          <w:t>performance/preference</w:t>
        </w:r>
      </w:ins>
      <w:r w:rsidR="00623738" w:rsidRPr="000B4D61">
        <w:rPr>
          <w:rFonts w:ascii="Times New Roman" w:eastAsia="Times New Roman" w:hAnsi="Times New Roman" w:cs="Times New Roman"/>
          <w:sz w:val="24"/>
          <w:szCs w:val="24"/>
        </w:rPr>
        <w:t xml:space="preserve">. We assessed diet-related impacts on performance by calculating the change in dry soft tissue mass of the </w:t>
      </w:r>
      <w:r w:rsidR="00860F68"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Final dry tissue mass was calculated by weighing this tissue after dissecting it from the shell, freezing the tissue at -80°C, and freeze-drying it for 24 hours. </w:t>
      </w:r>
      <w:commentRangeStart w:id="509"/>
      <w:r w:rsidR="00623738" w:rsidRPr="000B4D61">
        <w:rPr>
          <w:rFonts w:ascii="Times New Roman" w:eastAsia="Times New Roman" w:hAnsi="Times New Roman" w:cs="Times New Roman"/>
          <w:sz w:val="24"/>
          <w:szCs w:val="24"/>
        </w:rPr>
        <w:t xml:space="preserve">To estimate initial dry tissue mass, we subsampled 20 </w:t>
      </w:r>
      <w:r w:rsidR="00BE5804" w:rsidRPr="000B4D61">
        <w:rPr>
          <w:rFonts w:ascii="Times New Roman" w:eastAsia="Times New Roman" w:hAnsi="Times New Roman" w:cs="Times New Roman"/>
          <w:sz w:val="24"/>
          <w:szCs w:val="24"/>
        </w:rPr>
        <w:t>animals</w:t>
      </w:r>
      <w:r w:rsidR="00623738" w:rsidRPr="000B4D61">
        <w:rPr>
          <w:rFonts w:ascii="Times New Roman" w:eastAsia="Times New Roman" w:hAnsi="Times New Roman" w:cs="Times New Roman"/>
          <w:sz w:val="24"/>
          <w:szCs w:val="24"/>
        </w:rPr>
        <w:t xml:space="preserve"> from each species at the start </w:t>
      </w:r>
      <w:r w:rsidR="00623738" w:rsidRPr="000B4D61">
        <w:rPr>
          <w:rFonts w:ascii="Times New Roman" w:eastAsia="Times New Roman" w:hAnsi="Times New Roman" w:cs="Times New Roman"/>
          <w:sz w:val="24"/>
          <w:szCs w:val="24"/>
        </w:rPr>
        <w:lastRenderedPageBreak/>
        <w:t xml:space="preserve">of the experiment and calculated a regression of shell length to dry soft tissue mass. </w:t>
      </w:r>
      <w:commentRangeEnd w:id="509"/>
      <w:r w:rsidR="00AB2A17">
        <w:rPr>
          <w:rStyle w:val="CommentReference"/>
        </w:rPr>
        <w:commentReference w:id="509"/>
      </w:r>
      <w:r w:rsidR="00623738" w:rsidRPr="000B4D61">
        <w:rPr>
          <w:rFonts w:ascii="Times New Roman" w:eastAsia="Times New Roman" w:hAnsi="Times New Roman" w:cs="Times New Roman"/>
          <w:sz w:val="24"/>
          <w:szCs w:val="24"/>
        </w:rPr>
        <w:t>This regression was then used to estimate starting soft tissue biomass, non-lethally, based on initial shell lengths.</w:t>
      </w:r>
    </w:p>
    <w:p w14:paraId="4CCD1375" w14:textId="32329829" w:rsidR="0011538B" w:rsidRPr="000B4D61" w:rsidRDefault="00623738" w:rsidP="004E42A8">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In addition to </w:t>
      </w:r>
      <w:del w:id="510" w:author="Jeremy Long" w:date="2023-08-28T15:55:00Z">
        <w:r w:rsidRPr="000B4D61" w:rsidDel="004E42A8">
          <w:rPr>
            <w:rFonts w:ascii="Times New Roman" w:eastAsia="Times New Roman" w:hAnsi="Times New Roman" w:cs="Times New Roman"/>
            <w:sz w:val="24"/>
            <w:szCs w:val="24"/>
          </w:rPr>
          <w:delText xml:space="preserve">impacts on </w:delText>
        </w:r>
      </w:del>
      <w:r w:rsidRPr="000B4D61">
        <w:rPr>
          <w:rFonts w:ascii="Times New Roman" w:eastAsia="Times New Roman" w:hAnsi="Times New Roman" w:cs="Times New Roman"/>
          <w:sz w:val="24"/>
          <w:szCs w:val="24"/>
        </w:rPr>
        <w:t xml:space="preserve">growth, we assessed how diet impacted </w:t>
      </w:r>
      <w:ins w:id="511" w:author="Jeremy Long" w:date="2023-08-25T14:19:00Z">
        <w:r w:rsidR="00AB2A17">
          <w:rPr>
            <w:rFonts w:ascii="Times New Roman" w:eastAsia="Times New Roman" w:hAnsi="Times New Roman" w:cs="Times New Roman"/>
            <w:sz w:val="24"/>
            <w:szCs w:val="24"/>
          </w:rPr>
          <w:t xml:space="preserve">abalone righting times. </w:t>
        </w:r>
      </w:ins>
      <w:del w:id="512" w:author="Jeremy Long" w:date="2023-08-28T15:51:00Z">
        <w:r w:rsidRPr="000B4D61" w:rsidDel="004E42A8">
          <w:rPr>
            <w:rFonts w:ascii="Times New Roman" w:eastAsia="Times New Roman" w:hAnsi="Times New Roman" w:cs="Times New Roman"/>
            <w:sz w:val="24"/>
            <w:szCs w:val="24"/>
          </w:rPr>
          <w:delText xml:space="preserve">defensive behaviors of the abalone. </w:delText>
        </w:r>
      </w:del>
      <w:moveToRangeStart w:id="513" w:author="Jeremy Long" w:date="2023-08-25T14:19:00Z" w:name="move143865601"/>
      <w:moveTo w:id="514" w:author="Jeremy Long" w:date="2023-08-25T14:19:00Z">
        <w:r w:rsidR="00AB2A17" w:rsidRPr="000B4D61">
          <w:rPr>
            <w:rFonts w:ascii="Times New Roman" w:eastAsia="Times New Roman" w:hAnsi="Times New Roman" w:cs="Times New Roman"/>
            <w:sz w:val="24"/>
            <w:szCs w:val="24"/>
          </w:rPr>
          <w:t xml:space="preserve">Because abalone are extremely vulnerable to predators when their ventral tissues are exposed, such assays </w:t>
        </w:r>
        <w:del w:id="515" w:author="Jeremy Long" w:date="2023-08-28T15:52:00Z">
          <w:r w:rsidR="00AB2A17" w:rsidRPr="000B4D61" w:rsidDel="004E42A8">
            <w:rPr>
              <w:rFonts w:ascii="Times New Roman" w:eastAsia="Times New Roman" w:hAnsi="Times New Roman" w:cs="Times New Roman"/>
              <w:sz w:val="24"/>
              <w:szCs w:val="24"/>
            </w:rPr>
            <w:delText>have been used to understand how</w:delText>
          </w:r>
        </w:del>
      </w:moveTo>
      <w:ins w:id="516" w:author="Jeremy Long" w:date="2023-08-28T15:52:00Z">
        <w:r w:rsidR="004E42A8">
          <w:rPr>
            <w:rFonts w:ascii="Times New Roman" w:eastAsia="Times New Roman" w:hAnsi="Times New Roman" w:cs="Times New Roman"/>
            <w:sz w:val="24"/>
            <w:szCs w:val="24"/>
          </w:rPr>
          <w:t>can inform</w:t>
        </w:r>
      </w:ins>
      <w:moveTo w:id="517" w:author="Jeremy Long" w:date="2023-08-25T14:19:00Z">
        <w:r w:rsidR="00AB2A17" w:rsidRPr="000B4D61">
          <w:rPr>
            <w:rFonts w:ascii="Times New Roman" w:eastAsia="Times New Roman" w:hAnsi="Times New Roman" w:cs="Times New Roman"/>
            <w:sz w:val="24"/>
            <w:szCs w:val="24"/>
          </w:rPr>
          <w:t xml:space="preserve"> environment</w:t>
        </w:r>
      </w:moveTo>
      <w:ins w:id="518" w:author="Jeremy Long" w:date="2023-08-28T15:52:00Z">
        <w:r w:rsidR="004E42A8">
          <w:rPr>
            <w:rFonts w:ascii="Times New Roman" w:eastAsia="Times New Roman" w:hAnsi="Times New Roman" w:cs="Times New Roman"/>
            <w:sz w:val="24"/>
            <w:szCs w:val="24"/>
          </w:rPr>
          <w:t>al</w:t>
        </w:r>
      </w:ins>
      <w:moveTo w:id="519" w:author="Jeremy Long" w:date="2023-08-25T14:19:00Z">
        <w:r w:rsidR="00AB2A17" w:rsidRPr="000B4D61">
          <w:rPr>
            <w:rFonts w:ascii="Times New Roman" w:eastAsia="Times New Roman" w:hAnsi="Times New Roman" w:cs="Times New Roman"/>
            <w:sz w:val="24"/>
            <w:szCs w:val="24"/>
          </w:rPr>
          <w:t xml:space="preserve"> </w:t>
        </w:r>
        <w:del w:id="520" w:author="Jeremy Long" w:date="2023-08-28T15:52:00Z">
          <w:r w:rsidR="00AB2A17" w:rsidRPr="000B4D61" w:rsidDel="004E42A8">
            <w:rPr>
              <w:rFonts w:ascii="Times New Roman" w:eastAsia="Times New Roman" w:hAnsi="Times New Roman" w:cs="Times New Roman"/>
              <w:sz w:val="24"/>
              <w:szCs w:val="24"/>
            </w:rPr>
            <w:delText xml:space="preserve">might </w:delText>
          </w:r>
        </w:del>
        <w:r w:rsidR="00AB2A17" w:rsidRPr="000B4D61">
          <w:rPr>
            <w:rFonts w:ascii="Times New Roman" w:eastAsia="Times New Roman" w:hAnsi="Times New Roman" w:cs="Times New Roman"/>
            <w:sz w:val="24"/>
            <w:szCs w:val="24"/>
          </w:rPr>
          <w:t>influence</w:t>
        </w:r>
      </w:moveTo>
      <w:ins w:id="521" w:author="Jeremy Long" w:date="2023-09-24T09:59:00Z">
        <w:r w:rsidR="009942BA">
          <w:rPr>
            <w:rFonts w:ascii="Times New Roman" w:eastAsia="Times New Roman" w:hAnsi="Times New Roman" w:cs="Times New Roman"/>
            <w:sz w:val="24"/>
            <w:szCs w:val="24"/>
          </w:rPr>
          <w:t xml:space="preserve"> (e.g. diet)</w:t>
        </w:r>
      </w:ins>
      <w:moveTo w:id="522" w:author="Jeremy Long" w:date="2023-08-25T14:19:00Z">
        <w:r w:rsidR="00AB2A17" w:rsidRPr="000B4D61">
          <w:rPr>
            <w:rFonts w:ascii="Times New Roman" w:eastAsia="Times New Roman" w:hAnsi="Times New Roman" w:cs="Times New Roman"/>
            <w:sz w:val="24"/>
            <w:szCs w:val="24"/>
          </w:rPr>
          <w:t xml:space="preserve"> </w:t>
        </w:r>
      </w:moveTo>
      <w:ins w:id="523" w:author="Jeremy Long" w:date="2023-08-28T15:52:00Z">
        <w:r w:rsidR="004E42A8">
          <w:rPr>
            <w:rFonts w:ascii="Times New Roman" w:eastAsia="Times New Roman" w:hAnsi="Times New Roman" w:cs="Times New Roman"/>
            <w:sz w:val="24"/>
            <w:szCs w:val="24"/>
          </w:rPr>
          <w:t xml:space="preserve">on predator-prey </w:t>
        </w:r>
      </w:ins>
      <w:moveTo w:id="524" w:author="Jeremy Long" w:date="2023-08-25T14:19:00Z">
        <w:r w:rsidR="00AB2A17" w:rsidRPr="000B4D61">
          <w:rPr>
            <w:rFonts w:ascii="Times New Roman" w:eastAsia="Times New Roman" w:hAnsi="Times New Roman" w:cs="Times New Roman"/>
            <w:sz w:val="24"/>
            <w:szCs w:val="24"/>
          </w:rPr>
          <w:t xml:space="preserve">interactions </w:t>
        </w:r>
        <w:del w:id="525" w:author="Jeremy Long" w:date="2023-08-28T15:52:00Z">
          <w:r w:rsidR="00AB2A17" w:rsidRPr="000B4D61" w:rsidDel="004E42A8">
            <w:rPr>
              <w:rFonts w:ascii="Times New Roman" w:eastAsia="Times New Roman" w:hAnsi="Times New Roman" w:cs="Times New Roman"/>
              <w:sz w:val="24"/>
              <w:szCs w:val="24"/>
            </w:rPr>
            <w:delText xml:space="preserve">with predators </w:delText>
          </w:r>
        </w:del>
        <w:r w:rsidR="00AB2A17" w:rsidRPr="000B4D61">
          <w:rPr>
            <w:rFonts w:ascii="Times New Roman" w:eastAsia="Times New Roman" w:hAnsi="Times New Roman" w:cs="Times New Roman"/>
            <w:sz w:val="24"/>
            <w:szCs w:val="24"/>
          </w:rPr>
          <w:fldChar w:fldCharType="begin"/>
        </w:r>
        <w:r w:rsidR="00AB2A17" w:rsidRPr="000B4D61">
          <w:rPr>
            <w:rFonts w:ascii="Times New Roman" w:eastAsia="Times New Roman" w:hAnsi="Times New Roman" w:cs="Times New Roman"/>
            <w:sz w:val="24"/>
            <w:szCs w:val="24"/>
          </w:rPr>
          <w:instrText xml:space="preserve"> ADDIN ZOTERO_ITEM CSL_CITATION {"citationID":"zIGFWAcp","properties":{"formattedCitation":"(Baldwin et al. 2007, Lachambre et al. 2017)","plainCitation":"(Baldwin et al. 2007, Lachambre et al. 2017)","noteIndex":0},"citationItems":[{"id":9,"uris":["http://zotero.org/users/6486635/items/PIW7GV4Q"],"itemData":{"id":9,"type":"article-journal","abstract":"The abalone, Haliotis asinina, is a large, highly active tropical abalone that feeds at night on shallow coral reefs where oxygen levels of the water may be low and the animals can be exposed to air. It is capable of more prolonged and rapid exercise than has been reported for temperate abalone. These unusual behaviours raised the question of whether H. asinina possesses enhanced capacities for aerobic or anaerobic metabolism. The blood oxygen transport system of H. asinina resembles that of temperate abalone in terms of a large hemolymph volume, similar hemocyanin concentrations, and in most hemocyanin oxygen binding properties; however, absence of a Root effect appears confined to hemocyanin from H. asinina and may assist oxygen uptake when hemolymph pH falls during exercise or environmental hypoxia. During exposure to air, H. asinina reduces oxygen uptake by at least 20-fold relative to animals at rest in aerated seawater, and there is no significant ATP production from anaerobic glycolysis or phosphagen hydrolysis in the foot or adductor muscles. This slowing of metabolism may contribute to survival at lower water oxygen levels than normally encountered by most temperate abalone. While crawling speeds of H. asinina in water are not exceptionally high, an aerobic expansibility of 5.5-fold at speeds less than 20% of maximum is more than 2.7-fold greater than reported for several temperate abalone. The high aerobic expansibility also supports the enhanced frequency and duration of flipping behaviour without recourse to the additional inputs from anaerobic glycolysis required by other abalone. Metabolic profiles of foot and adductor muscles of H. asinina are similar to those of other abalone. Common features are low activities of enzymes unique to aerobic ATP production, relatively high activities of arginine kinase, tauropine and D-lactate dehydrogenase as the predominant pyruvate reductases, and low intracellular pH buffering capacities. It is concluded that the exceptional abilities of H. asinina for prolonged and rapid exercise are supported by higher rates of aerobic metabolism rather than any enhanced capacity for anaerobic muscle work. It is unexpected, and instructive, that the exceptional aerobic expansibility is not apparent in obvious adjustments of the blood oxygen delivery system or muscle properties associated with aerobic ATP production. The absence of a hemocyanin Root effect, and the extent to which both aerobic and anaerobic metabolism can be reduced may be special features that assist prolonged exercise and survival of H. asinina when environmental oxygen becomes limiting.","container-title":"Journal of Experimental Marine Biology and Ecology","DOI":"10.1016/j.jembe.2006.09.005","ISSN":"00220981","issue":"2","journalAbbreviation":"Journal of Experimental Marine Biology and Ecology","language":"en","page":"213-225","source":"DOI.org (Crossref)","title":"Energy metabolism in the tropical abalone, Haliotis asinina Linné: Comparisons with temperate abalone species","title-short":"Energy metabolism in the tropical abalone, Haliotis asinina Linné","volume":"342","author":[{"family":"Baldwin","given":"J."},{"family":"Elias","given":"J.P."},{"family":"Wells","given":"R.M.G."},{"family":"Donovan","given":"D.A."}],"issued":{"date-parts":[["2007",4]]}}},{"id":161,"uris":["http://zotero.org/users/6486635/items/PEUTMRJI"],"itemData":{"id":161,"type":"article-journal","abstract":"Abalone growth rate is often identiﬁed among important traits to improve through selective breeding. However, the rapid success of some selective breeding plans has sometimes led to negative effects in some aquaculture species due to trade-offs. One of them is the loss of homeostasis of selected animals which results in the inability to resist the stress experienced during the rearing process. In this context, this study aimed to analyze the phenotypic relationships between growth, and physiological and behavioural traits in Haliotis tuberculata under stressful conditions. Eleven traits related to growth, immunity, reproduction and behaviour were recorded under laboratory conditions. A total of 120 adults from wild or farm origin were ﬁrst monitored during a 3week stress period (high density and acute stress handling) during winter, followed by 6 months on-growing in sea-cages. Relationships between parameters were analyzed using a multi-factorial approach. Wild and farm stocks could only be discriminated on behaviour traits, conﬁrming that the French abalone industry is in the beginning of the domestication process. After 3 weeks of chronic stress, the righting latency of an abalone was linked to better survival and faster growth. Abalones having the best growth after 6 months were characterized by higher activity during the previous winter period, whereas an early gonad maturation reduced the growth in summer. Our results provide a basis for the establishment of a multi-trait breeding program to improve the growth rate while controlling the evolution of physiological and behavioural traits.","container-title":"Aquaculture","DOI":"10.1016/j.aquaculture.2016.04.028","ISSN":"00448486","journalAbbreviation":"Aquaculture","language":"en","page":"190-197","source":"DOI.org (Crossref)","title":"Relationships between growth, survival, physiology and behaviour — A multi-criteria approach to Haliotis tuberculata phenotypic traits","volume":"467","author":[{"family":"Lachambre","given":"Sébastien"},{"family":"Huchette","given":"Sylvain"},{"family":"Day","given":"Rob"},{"family":"Boudry","given":"Pierre"},{"family":"Rio-Cabello","given":"Antoine"},{"family":"Fustec","given":"Timothée"},{"family":"Roussel","given":"Sabine"}],"issued":{"date-parts":[["2017",1]]}}}],"schema":"https://github.com/citation-style-language/schema/raw/master/csl-citation.json"} </w:instrText>
        </w:r>
        <w:r w:rsidR="00AB2A17" w:rsidRPr="000B4D61">
          <w:rPr>
            <w:rFonts w:ascii="Times New Roman" w:eastAsia="Times New Roman" w:hAnsi="Times New Roman" w:cs="Times New Roman"/>
            <w:sz w:val="24"/>
            <w:szCs w:val="24"/>
          </w:rPr>
          <w:fldChar w:fldCharType="separate"/>
        </w:r>
        <w:r w:rsidR="00AB2A17" w:rsidRPr="000B4D61">
          <w:rPr>
            <w:rFonts w:ascii="Times New Roman" w:eastAsia="Times New Roman" w:hAnsi="Times New Roman" w:cs="Times New Roman"/>
            <w:noProof/>
            <w:sz w:val="24"/>
            <w:szCs w:val="24"/>
          </w:rPr>
          <w:t>(</w:t>
        </w:r>
      </w:moveTo>
      <w:ins w:id="526" w:author="Jeremy Long" w:date="2023-08-25T14:19:00Z">
        <w:r w:rsidR="00AB2A17">
          <w:rPr>
            <w:rFonts w:ascii="Times New Roman" w:eastAsia="Times New Roman" w:hAnsi="Times New Roman" w:cs="Times New Roman"/>
            <w:noProof/>
            <w:sz w:val="24"/>
            <w:szCs w:val="24"/>
          </w:rPr>
          <w:t xml:space="preserve">e.g. </w:t>
        </w:r>
      </w:ins>
      <w:ins w:id="527" w:author="Jeremy Long" w:date="2023-08-25T14:20:00Z">
        <w:r w:rsidR="00AB2A17">
          <w:rPr>
            <w:rFonts w:ascii="Times New Roman" w:eastAsia="Times New Roman" w:hAnsi="Times New Roman" w:cs="Times New Roman"/>
            <w:noProof/>
            <w:sz w:val="24"/>
            <w:szCs w:val="24"/>
          </w:rPr>
          <w:t xml:space="preserve">slow righting times suggests an increased vulnerability to predators, </w:t>
        </w:r>
      </w:ins>
      <w:moveTo w:id="528" w:author="Jeremy Long" w:date="2023-08-25T14:19:00Z">
        <w:r w:rsidR="00AB2A17" w:rsidRPr="000B4D61">
          <w:rPr>
            <w:rFonts w:ascii="Times New Roman" w:eastAsia="Times New Roman" w:hAnsi="Times New Roman" w:cs="Times New Roman"/>
            <w:noProof/>
            <w:sz w:val="24"/>
            <w:szCs w:val="24"/>
          </w:rPr>
          <w:t>Baldwin et al. 2007, Lachambre et al. 2017)</w:t>
        </w:r>
        <w:r w:rsidR="00AB2A17" w:rsidRPr="000B4D61">
          <w:rPr>
            <w:rFonts w:ascii="Times New Roman" w:eastAsia="Times New Roman" w:hAnsi="Times New Roman" w:cs="Times New Roman"/>
            <w:sz w:val="24"/>
            <w:szCs w:val="24"/>
          </w:rPr>
          <w:fldChar w:fldCharType="end"/>
        </w:r>
        <w:r w:rsidR="00AB2A17" w:rsidRPr="000B4D61">
          <w:rPr>
            <w:rFonts w:ascii="Times New Roman" w:eastAsia="Times New Roman" w:hAnsi="Times New Roman" w:cs="Times New Roman"/>
            <w:sz w:val="24"/>
            <w:szCs w:val="24"/>
          </w:rPr>
          <w:t xml:space="preserve">. </w:t>
        </w:r>
      </w:moveTo>
      <w:ins w:id="529" w:author="Jeremy Long" w:date="2023-08-25T14:20:00Z">
        <w:r w:rsidR="00AB2A17">
          <w:rPr>
            <w:rFonts w:ascii="Times New Roman" w:eastAsia="Times New Roman" w:hAnsi="Times New Roman" w:cs="Times New Roman"/>
            <w:sz w:val="24"/>
            <w:szCs w:val="24"/>
          </w:rPr>
          <w:t>During r</w:t>
        </w:r>
      </w:ins>
      <w:moveTo w:id="530" w:author="Jeremy Long" w:date="2023-08-25T14:19:00Z">
        <w:del w:id="531" w:author="Jeremy Long" w:date="2023-08-25T14:20:00Z">
          <w:r w:rsidR="00AB2A17" w:rsidRPr="000B4D61" w:rsidDel="00AB2A17">
            <w:rPr>
              <w:rFonts w:ascii="Times New Roman" w:eastAsia="Times New Roman" w:hAnsi="Times New Roman" w:cs="Times New Roman"/>
              <w:sz w:val="24"/>
              <w:szCs w:val="24"/>
            </w:rPr>
            <w:delText>R</w:delText>
          </w:r>
        </w:del>
        <w:r w:rsidR="00AB2A17" w:rsidRPr="000B4D61">
          <w:rPr>
            <w:rFonts w:ascii="Times New Roman" w:eastAsia="Times New Roman" w:hAnsi="Times New Roman" w:cs="Times New Roman"/>
            <w:sz w:val="24"/>
            <w:szCs w:val="24"/>
          </w:rPr>
          <w:t>ighting tests</w:t>
        </w:r>
        <w:del w:id="532" w:author="Jeremy Long" w:date="2023-08-28T15:52:00Z">
          <w:r w:rsidR="00AB2A17" w:rsidRPr="000B4D61" w:rsidDel="004E42A8">
            <w:rPr>
              <w:rFonts w:ascii="Times New Roman" w:eastAsia="Times New Roman" w:hAnsi="Times New Roman" w:cs="Times New Roman"/>
              <w:sz w:val="24"/>
              <w:szCs w:val="24"/>
            </w:rPr>
            <w:delText xml:space="preserve"> involved</w:delText>
          </w:r>
        </w:del>
      </w:moveTo>
      <w:ins w:id="533" w:author="Jeremy Long" w:date="2023-08-25T14:20:00Z">
        <w:r w:rsidR="00AB2A17">
          <w:rPr>
            <w:rFonts w:ascii="Times New Roman" w:eastAsia="Times New Roman" w:hAnsi="Times New Roman" w:cs="Times New Roman"/>
            <w:sz w:val="24"/>
            <w:szCs w:val="24"/>
          </w:rPr>
          <w:t>, abalone were placed</w:t>
        </w:r>
      </w:ins>
      <w:moveTo w:id="534" w:author="Jeremy Long" w:date="2023-08-25T14:19:00Z">
        <w:del w:id="535" w:author="Jeremy Long" w:date="2023-08-25T14:20:00Z">
          <w:r w:rsidR="00AB2A17" w:rsidRPr="000B4D61" w:rsidDel="00AB2A17">
            <w:rPr>
              <w:rFonts w:ascii="Times New Roman" w:eastAsia="Times New Roman" w:hAnsi="Times New Roman" w:cs="Times New Roman"/>
              <w:sz w:val="24"/>
              <w:szCs w:val="24"/>
            </w:rPr>
            <w:delText xml:space="preserve"> placing abalone</w:delText>
          </w:r>
        </w:del>
        <w:r w:rsidR="00AB2A17" w:rsidRPr="000B4D61">
          <w:rPr>
            <w:rFonts w:ascii="Times New Roman" w:eastAsia="Times New Roman" w:hAnsi="Times New Roman" w:cs="Times New Roman"/>
            <w:sz w:val="24"/>
            <w:szCs w:val="24"/>
          </w:rPr>
          <w:t xml:space="preserve">, dorsal side down, in </w:t>
        </w:r>
        <w:del w:id="536" w:author="Jeremy Long" w:date="2023-08-28T15:53:00Z">
          <w:r w:rsidR="00AB2A17" w:rsidRPr="000B4D61" w:rsidDel="004E42A8">
            <w:rPr>
              <w:rFonts w:ascii="Times New Roman" w:eastAsia="Times New Roman" w:hAnsi="Times New Roman" w:cs="Times New Roman"/>
              <w:sz w:val="24"/>
              <w:szCs w:val="24"/>
            </w:rPr>
            <w:delText xml:space="preserve">a </w:delText>
          </w:r>
        </w:del>
        <w:r w:rsidR="00AB2A17" w:rsidRPr="000B4D61">
          <w:rPr>
            <w:rFonts w:ascii="Times New Roman" w:eastAsia="Times New Roman" w:hAnsi="Times New Roman" w:cs="Times New Roman"/>
            <w:sz w:val="24"/>
            <w:szCs w:val="24"/>
          </w:rPr>
          <w:t>14</w:t>
        </w:r>
      </w:moveTo>
      <w:ins w:id="537" w:author="Jeremy Long" w:date="2023-08-28T15:53:00Z">
        <w:r w:rsidR="004E42A8">
          <w:rPr>
            <w:rFonts w:ascii="Times New Roman" w:eastAsia="Times New Roman" w:hAnsi="Times New Roman" w:cs="Times New Roman"/>
            <w:sz w:val="24"/>
            <w:szCs w:val="24"/>
          </w:rPr>
          <w:t>-15</w:t>
        </w:r>
      </w:ins>
      <w:moveTo w:id="538" w:author="Jeremy Long" w:date="2023-08-25T14:19:00Z">
        <w:r w:rsidR="00AB2A17" w:rsidRPr="000B4D61">
          <w:rPr>
            <w:rFonts w:ascii="Times New Roman" w:eastAsia="Times New Roman" w:hAnsi="Times New Roman" w:cs="Times New Roman"/>
            <w:sz w:val="24"/>
            <w:szCs w:val="24"/>
          </w:rPr>
          <w:t xml:space="preserve">°C </w:t>
        </w:r>
      </w:moveTo>
      <w:ins w:id="539" w:author="Jeremy Long" w:date="2023-08-28T15:53:00Z">
        <w:r w:rsidR="004E42A8">
          <w:rPr>
            <w:rFonts w:ascii="Times New Roman" w:eastAsia="Times New Roman" w:hAnsi="Times New Roman" w:cs="Times New Roman"/>
            <w:sz w:val="24"/>
            <w:szCs w:val="24"/>
          </w:rPr>
          <w:t>seawater</w:t>
        </w:r>
      </w:ins>
      <w:moveTo w:id="540" w:author="Jeremy Long" w:date="2023-08-25T14:19:00Z">
        <w:del w:id="541" w:author="Jeremy Long" w:date="2023-08-28T15:53:00Z">
          <w:r w:rsidR="00AB2A17" w:rsidRPr="000B4D61" w:rsidDel="004E42A8">
            <w:rPr>
              <w:rFonts w:ascii="Times New Roman" w:eastAsia="Times New Roman" w:hAnsi="Times New Roman" w:cs="Times New Roman"/>
              <w:sz w:val="24"/>
              <w:szCs w:val="24"/>
            </w:rPr>
            <w:delText>water tank without flowing seawater</w:delText>
          </w:r>
        </w:del>
        <w:del w:id="542" w:author="Jeremy Long" w:date="2023-08-25T14:20:00Z">
          <w:r w:rsidR="00AB2A17" w:rsidRPr="000B4D61" w:rsidDel="00AB2A17">
            <w:rPr>
              <w:rFonts w:ascii="Times New Roman" w:eastAsia="Times New Roman" w:hAnsi="Times New Roman" w:cs="Times New Roman"/>
              <w:sz w:val="24"/>
              <w:szCs w:val="24"/>
            </w:rPr>
            <w:delText>,</w:delText>
          </w:r>
        </w:del>
      </w:moveTo>
      <w:ins w:id="543" w:author="Jeremy Long" w:date="2023-08-25T14:20:00Z">
        <w:r w:rsidR="00AB2A17">
          <w:rPr>
            <w:rFonts w:ascii="Times New Roman" w:eastAsia="Times New Roman" w:hAnsi="Times New Roman" w:cs="Times New Roman"/>
            <w:sz w:val="24"/>
            <w:szCs w:val="24"/>
          </w:rPr>
          <w:t>. We measured</w:t>
        </w:r>
      </w:ins>
      <w:ins w:id="544" w:author="Jeremy Long" w:date="2023-08-25T14:21:00Z">
        <w:r w:rsidR="00AB2A17">
          <w:rPr>
            <w:rFonts w:ascii="Times New Roman" w:eastAsia="Times New Roman" w:hAnsi="Times New Roman" w:cs="Times New Roman"/>
            <w:sz w:val="24"/>
            <w:szCs w:val="24"/>
          </w:rPr>
          <w:t xml:space="preserve"> the time</w:t>
        </w:r>
      </w:ins>
      <w:moveTo w:id="545" w:author="Jeremy Long" w:date="2023-08-25T14:19:00Z">
        <w:r w:rsidR="00AB2A17" w:rsidRPr="000B4D61">
          <w:rPr>
            <w:rFonts w:ascii="Times New Roman" w:eastAsia="Times New Roman" w:hAnsi="Times New Roman" w:cs="Times New Roman"/>
            <w:sz w:val="24"/>
            <w:szCs w:val="24"/>
          </w:rPr>
          <w:t xml:space="preserve"> </w:t>
        </w:r>
        <w:del w:id="546" w:author="Jeremy Long" w:date="2023-08-25T14:21:00Z">
          <w:r w:rsidR="00AB2A17" w:rsidRPr="000B4D61" w:rsidDel="00AB2A17">
            <w:rPr>
              <w:rFonts w:ascii="Times New Roman" w:eastAsia="Times New Roman" w:hAnsi="Times New Roman" w:cs="Times New Roman"/>
              <w:sz w:val="24"/>
              <w:szCs w:val="24"/>
            </w:rPr>
            <w:delText xml:space="preserve">and timing how long </w:delText>
          </w:r>
        </w:del>
        <w:r w:rsidR="00AB2A17" w:rsidRPr="000B4D61">
          <w:rPr>
            <w:rFonts w:ascii="Times New Roman" w:eastAsia="Times New Roman" w:hAnsi="Times New Roman" w:cs="Times New Roman"/>
            <w:sz w:val="24"/>
            <w:szCs w:val="24"/>
          </w:rPr>
          <w:t>it took abalone to flip over so that the</w:t>
        </w:r>
      </w:moveTo>
      <w:ins w:id="547" w:author="Jeremy Long" w:date="2023-08-25T14:21:00Z">
        <w:r w:rsidR="00AB2A17">
          <w:rPr>
            <w:rFonts w:ascii="Times New Roman" w:eastAsia="Times New Roman" w:hAnsi="Times New Roman" w:cs="Times New Roman"/>
            <w:sz w:val="24"/>
            <w:szCs w:val="24"/>
          </w:rPr>
          <w:t xml:space="preserve"> dorsal side of the</w:t>
        </w:r>
      </w:ins>
      <w:moveTo w:id="548" w:author="Jeremy Long" w:date="2023-08-25T14:19:00Z">
        <w:r w:rsidR="00AB2A17" w:rsidRPr="000B4D61">
          <w:rPr>
            <w:rFonts w:ascii="Times New Roman" w:eastAsia="Times New Roman" w:hAnsi="Times New Roman" w:cs="Times New Roman"/>
            <w:sz w:val="24"/>
            <w:szCs w:val="24"/>
          </w:rPr>
          <w:t xml:space="preserve">ir shell </w:t>
        </w:r>
        <w:del w:id="549" w:author="Jeremy Long" w:date="2023-08-25T14:21:00Z">
          <w:r w:rsidR="00AB2A17" w:rsidRPr="000B4D61" w:rsidDel="00AB2A17">
            <w:rPr>
              <w:rFonts w:ascii="Times New Roman" w:eastAsia="Times New Roman" w:hAnsi="Times New Roman" w:cs="Times New Roman"/>
              <w:sz w:val="24"/>
              <w:szCs w:val="24"/>
            </w:rPr>
            <w:delText>was facing up</w:delText>
          </w:r>
        </w:del>
      </w:moveTo>
      <w:ins w:id="550" w:author="Jeremy Long" w:date="2023-08-25T14:21:00Z">
        <w:r w:rsidR="00AB2A17">
          <w:rPr>
            <w:rFonts w:ascii="Times New Roman" w:eastAsia="Times New Roman" w:hAnsi="Times New Roman" w:cs="Times New Roman"/>
            <w:sz w:val="24"/>
            <w:szCs w:val="24"/>
          </w:rPr>
          <w:t>faced up</w:t>
        </w:r>
      </w:ins>
      <w:moveTo w:id="551" w:author="Jeremy Long" w:date="2023-08-25T14:19:00Z">
        <w:r w:rsidR="00AB2A17" w:rsidRPr="000B4D61">
          <w:rPr>
            <w:rFonts w:ascii="Times New Roman" w:eastAsia="Times New Roman" w:hAnsi="Times New Roman" w:cs="Times New Roman"/>
            <w:sz w:val="24"/>
            <w:szCs w:val="24"/>
          </w:rPr>
          <w:t xml:space="preserve">. These tests were conducted until abalone corrected their orientation or </w:t>
        </w:r>
        <w:commentRangeStart w:id="552"/>
        <w:del w:id="553" w:author="Jeremy Long" w:date="2023-08-28T15:54:00Z">
          <w:r w:rsidR="00AB2A17" w:rsidRPr="000B4D61" w:rsidDel="004E42A8">
            <w:rPr>
              <w:rFonts w:ascii="Times New Roman" w:eastAsia="Times New Roman" w:hAnsi="Times New Roman" w:cs="Times New Roman"/>
              <w:sz w:val="24"/>
              <w:szCs w:val="24"/>
            </w:rPr>
            <w:delText xml:space="preserve">timed out at </w:delText>
          </w:r>
        </w:del>
        <w:r w:rsidR="00AB2A17" w:rsidRPr="000B4D61">
          <w:rPr>
            <w:rFonts w:ascii="Times New Roman" w:eastAsia="Times New Roman" w:hAnsi="Times New Roman" w:cs="Times New Roman"/>
            <w:sz w:val="24"/>
            <w:szCs w:val="24"/>
          </w:rPr>
          <w:t>4 minutes</w:t>
        </w:r>
      </w:moveTo>
      <w:ins w:id="554" w:author="Jeremy Long" w:date="2023-08-28T15:54:00Z">
        <w:r w:rsidR="004E42A8">
          <w:rPr>
            <w:rFonts w:ascii="Times New Roman" w:eastAsia="Times New Roman" w:hAnsi="Times New Roman" w:cs="Times New Roman"/>
            <w:sz w:val="24"/>
            <w:szCs w:val="24"/>
          </w:rPr>
          <w:t xml:space="preserve"> passed</w:t>
        </w:r>
      </w:ins>
      <w:commentRangeEnd w:id="552"/>
      <w:ins w:id="555" w:author="Jeremy Long" w:date="2023-08-28T15:56:00Z">
        <w:r w:rsidR="004E42A8">
          <w:rPr>
            <w:rStyle w:val="CommentReference"/>
          </w:rPr>
          <w:commentReference w:id="552"/>
        </w:r>
      </w:ins>
      <w:moveTo w:id="556" w:author="Jeremy Long" w:date="2023-08-25T14:19:00Z">
        <w:r w:rsidR="00AB2A17" w:rsidRPr="000B4D61">
          <w:rPr>
            <w:rFonts w:ascii="Times New Roman" w:eastAsia="Times New Roman" w:hAnsi="Times New Roman" w:cs="Times New Roman"/>
            <w:sz w:val="24"/>
            <w:szCs w:val="24"/>
          </w:rPr>
          <w:t>.</w:t>
        </w:r>
      </w:moveTo>
      <w:moveToRangeEnd w:id="513"/>
      <w:ins w:id="557" w:author="Jeremy Long" w:date="2023-08-28T15:54:00Z">
        <w:r w:rsidR="004E42A8">
          <w:rPr>
            <w:rFonts w:ascii="Times New Roman" w:eastAsia="Times New Roman" w:hAnsi="Times New Roman" w:cs="Times New Roman"/>
            <w:sz w:val="24"/>
            <w:szCs w:val="24"/>
          </w:rPr>
          <w:t xml:space="preserve"> W</w:t>
        </w:r>
      </w:ins>
      <w:ins w:id="558" w:author="Jeremy Long" w:date="2023-08-25T14:22:00Z">
        <w:r w:rsidR="00AB2A17">
          <w:rPr>
            <w:rFonts w:ascii="Times New Roman" w:eastAsia="Times New Roman" w:hAnsi="Times New Roman" w:cs="Times New Roman"/>
            <w:sz w:val="24"/>
            <w:szCs w:val="24"/>
          </w:rPr>
          <w:t>e conducted these assays</w:t>
        </w:r>
      </w:ins>
      <w:ins w:id="559" w:author="Jeremy Long" w:date="2023-08-28T15:54:00Z">
        <w:r w:rsidR="004E42A8">
          <w:rPr>
            <w:rFonts w:ascii="Times New Roman" w:eastAsia="Times New Roman" w:hAnsi="Times New Roman" w:cs="Times New Roman"/>
            <w:sz w:val="24"/>
            <w:szCs w:val="24"/>
          </w:rPr>
          <w:t xml:space="preserve"> </w:t>
        </w:r>
      </w:ins>
      <w:del w:id="560" w:author="Jeremy Long" w:date="2023-08-28T15:54:00Z">
        <w:r w:rsidRPr="000B4D61" w:rsidDel="004E42A8">
          <w:rPr>
            <w:rFonts w:ascii="Times New Roman" w:eastAsia="Times New Roman" w:hAnsi="Times New Roman" w:cs="Times New Roman"/>
            <w:sz w:val="24"/>
            <w:szCs w:val="24"/>
          </w:rPr>
          <w:delText xml:space="preserve">We measured righting times </w:delText>
        </w:r>
      </w:del>
      <w:r w:rsidRPr="000B4D61">
        <w:rPr>
          <w:rFonts w:ascii="Times New Roman" w:eastAsia="Times New Roman" w:hAnsi="Times New Roman" w:cs="Times New Roman"/>
          <w:sz w:val="24"/>
          <w:szCs w:val="24"/>
        </w:rPr>
        <w:t>at the start and end of the experiment.</w:t>
      </w:r>
      <w:del w:id="561" w:author="Jeremy Long" w:date="2023-08-25T14:21:00Z">
        <w:r w:rsidRPr="000B4D61" w:rsidDel="00AB2A17">
          <w:rPr>
            <w:rFonts w:ascii="Times New Roman" w:eastAsia="Times New Roman" w:hAnsi="Times New Roman" w:cs="Times New Roman"/>
            <w:sz w:val="24"/>
            <w:szCs w:val="24"/>
          </w:rPr>
          <w:delText xml:space="preserve"> Specifically, we measured the amount of time abalone needed to right themselves.</w:delText>
        </w:r>
      </w:del>
      <w:r w:rsidRPr="000B4D61">
        <w:rPr>
          <w:rFonts w:ascii="Times New Roman" w:eastAsia="Times New Roman" w:hAnsi="Times New Roman" w:cs="Times New Roman"/>
          <w:sz w:val="24"/>
          <w:szCs w:val="24"/>
        </w:rPr>
        <w:t xml:space="preserve"> </w:t>
      </w:r>
      <w:moveFromRangeStart w:id="562" w:author="Jeremy Long" w:date="2023-08-25T14:19:00Z" w:name="move143865601"/>
      <w:moveFrom w:id="563" w:author="Jeremy Long" w:date="2023-08-25T14:19:00Z">
        <w:r w:rsidRPr="000B4D61" w:rsidDel="00AB2A17">
          <w:rPr>
            <w:rFonts w:ascii="Times New Roman" w:eastAsia="Times New Roman" w:hAnsi="Times New Roman" w:cs="Times New Roman"/>
            <w:sz w:val="24"/>
            <w:szCs w:val="24"/>
          </w:rPr>
          <w:t>Because abalone are extremely vulnerable to predators when their ventral tissues are exposed, such assays have been used to understand how environment might influence interactions with predators</w:t>
        </w:r>
        <w:r w:rsidR="003F3719" w:rsidRPr="000B4D61" w:rsidDel="00AB2A17">
          <w:rPr>
            <w:rFonts w:ascii="Times New Roman" w:eastAsia="Times New Roman" w:hAnsi="Times New Roman" w:cs="Times New Roman"/>
            <w:sz w:val="24"/>
            <w:szCs w:val="24"/>
          </w:rPr>
          <w:t xml:space="preserve"> </w:t>
        </w:r>
        <w:r w:rsidRPr="000B4D61" w:rsidDel="00AB2A17">
          <w:rPr>
            <w:rFonts w:ascii="Times New Roman" w:eastAsia="Times New Roman" w:hAnsi="Times New Roman" w:cs="Times New Roman"/>
            <w:sz w:val="24"/>
            <w:szCs w:val="24"/>
          </w:rPr>
          <w:fldChar w:fldCharType="begin"/>
        </w:r>
        <w:r w:rsidRPr="000B4D61" w:rsidDel="00AB2A17">
          <w:rPr>
            <w:rFonts w:ascii="Times New Roman" w:eastAsia="Times New Roman" w:hAnsi="Times New Roman" w:cs="Times New Roman"/>
            <w:sz w:val="24"/>
            <w:szCs w:val="24"/>
          </w:rPr>
          <w:instrText xml:space="preserve"> ADDIN ZOTERO_ITEM CSL_CITATION {"citationID":"zIGFWAcp","properties":{"formattedCitation":"(Baldwin et al. 2007, Lachambre et al. 2017)","plainCitation":"(Baldwin et al. 2007, Lachambre et al. 2017)","noteIndex":0},"citationItems":[{"id":9,"uris":["http://zotero.org/users/6486635/items/PIW7GV4Q"],"itemData":{"id":9,"type":"article-journal","abstract":"The abalone, Haliotis asinina, is a large, highly active tropical abalone that feeds at night on shallow coral reefs where oxygen levels of the water may be low and the animals can be exposed to air. It is capable of more prolonged and rapid exercise than has been reported for temperate abalone. These unusual behaviours raised the question of whether H. asinina possesses enhanced capacities for aerobic or anaerobic metabolism. The blood oxygen transport system of H. asinina resembles that of temperate abalone in terms of a large hemolymph volume, similar hemocyanin concentrations, and in most hemocyanin oxygen binding properties; however, absence of a Root effect appears confined to hemocyanin from H. asinina and may assist oxygen uptake when hemolymph pH falls during exercise or environmental hypoxia. During exposure to air, H. asinina reduces oxygen uptake by at least 20-fold relative to animals at rest in aerated seawater, and there is no significant ATP production from anaerobic glycolysis or phosphagen hydrolysis in the foot or adductor muscles. This slowing of metabolism may contribute to survival at lower water oxygen levels than normally encountered by most temperate abalone. While crawling speeds of H. asinina in water are not exceptionally high, an aerobic expansibility of 5.5-fold at speeds less than 20% of maximum is more than 2.7-fold greater than reported for several temperate abalone. The high aerobic expansibility also supports the enhanced frequency and duration of flipping behaviour without recourse to the additional inputs from anaerobic glycolysis required by other abalone. Metabolic profiles of foot and adductor muscles of H. asinina are similar to those of other abalone. Common features are low activities of enzymes unique to aerobic ATP production, relatively high activities of arginine kinase, tauropine and D-lactate dehydrogenase as the predominant pyruvate reductases, and low intracellular pH buffering capacities. It is concluded that the exceptional abilities of H. asinina for prolonged and rapid exercise are supported by higher rates of aerobic metabolism rather than any enhanced capacity for anaerobic muscle work. It is unexpected, and instructive, that the exceptional aerobic expansibility is not apparent in obvious adjustments of the blood oxygen delivery system or muscle properties associated with aerobic ATP production. The absence of a hemocyanin Root effect, and the extent to which both aerobic and anaerobic metabolism can be reduced may be special features that assist prolonged exercise and survival of H. asinina when environmental oxygen becomes limiting.","container-title":"Journal of Experimental Marine Biology and Ecology","DOI":"10.1016/j.jembe.2006.09.005","ISSN":"00220981","issue":"2","journalAbbreviation":"Journal of Experimental Marine Biology and Ecology","language":"en","page":"213-225","source":"DOI.org (Crossref)","title":"Energy metabolism in the tropical abalone, Haliotis asinina Linné: Comparisons with temperate abalone species","title-short":"Energy metabolism in the tropical abalone, Haliotis asinina Linné","volume":"342","author":[{"family":"Baldwin","given":"J."},{"family":"Elias","given":"J.P."},{"family":"Wells","given":"R.M.G."},{"family":"Donovan","given":"D.A."}],"issued":{"date-parts":[["2007",4]]}}},{"id":161,"uris":["http://zotero.org/users/6486635/items/PEUTMRJI"],"itemData":{"id":161,"type":"article-journal","abstract":"Abalone growth rate is often identiﬁed among important traits to improve through selective breeding. However, the rapid success of some selective breeding plans has sometimes led to negative effects in some aquaculture species due to trade-offs. One of them is the loss of homeostasis of selected animals which results in the inability to resist the stress experienced during the rearing process. In this context, this study aimed to analyze the phenotypic relationships between growth, and physiological and behavioural traits in Haliotis tuberculata under stressful conditions. Eleven traits related to growth, immunity, reproduction and behaviour were recorded under laboratory conditions. A total of 120 adults from wild or farm origin were ﬁrst monitored during a 3week stress period (high density and acute stress handling) during winter, followed by 6 months on-growing in sea-cages. Relationships between parameters were analyzed using a multi-factorial approach. Wild and farm stocks could only be discriminated on behaviour traits, conﬁrming that the French abalone industry is in the beginning of the domestication process. After 3 weeks of chronic stress, the righting latency of an abalone was linked to better survival and faster growth. Abalones having the best growth after 6 months were characterized by higher activity during the previous winter period, whereas an early gonad maturation reduced the growth in summer. Our results provide a basis for the establishment of a multi-trait breeding program to improve the growth rate while controlling the evolution of physiological and behavioural traits.","container-title":"Aquaculture","DOI":"10.1016/j.aquaculture.2016.04.028","ISSN":"00448486","journalAbbreviation":"Aquaculture","language":"en","page":"190-197","source":"DOI.org (Crossref)","title":"Relationships between growth, survival, physiology and behaviour — A multi-criteria approach to Haliotis tuberculata phenotypic traits","volume":"467","author":[{"family":"Lachambre","given":"Sébastien"},{"family":"Huchette","given":"Sylvain"},{"family":"Day","given":"Rob"},{"family":"Boudry","given":"Pierre"},{"family":"Rio-Cabello","given":"Antoine"},{"family":"Fustec","given":"Timothée"},{"family":"Roussel","given":"Sabine"}],"issued":{"date-parts":[["2017",1]]}}}],"schema":"https://github.com/citation-style-language/schema/raw/master/csl-citation.json"} </w:instrText>
        </w:r>
        <w:r w:rsidRPr="000B4D61" w:rsidDel="00AB2A17">
          <w:rPr>
            <w:rFonts w:ascii="Times New Roman" w:eastAsia="Times New Roman" w:hAnsi="Times New Roman" w:cs="Times New Roman"/>
            <w:sz w:val="24"/>
            <w:szCs w:val="24"/>
          </w:rPr>
          <w:fldChar w:fldCharType="separate"/>
        </w:r>
        <w:r w:rsidRPr="000B4D61" w:rsidDel="00AB2A17">
          <w:rPr>
            <w:rFonts w:ascii="Times New Roman" w:eastAsia="Times New Roman" w:hAnsi="Times New Roman" w:cs="Times New Roman"/>
            <w:noProof/>
            <w:sz w:val="24"/>
            <w:szCs w:val="24"/>
          </w:rPr>
          <w:t>(Baldwin et al. 2007, Lachambre et al. 2017)</w:t>
        </w:r>
        <w:r w:rsidRPr="000B4D61" w:rsidDel="00AB2A17">
          <w:rPr>
            <w:rFonts w:ascii="Times New Roman" w:eastAsia="Times New Roman" w:hAnsi="Times New Roman" w:cs="Times New Roman"/>
            <w:sz w:val="24"/>
            <w:szCs w:val="24"/>
          </w:rPr>
          <w:fldChar w:fldCharType="end"/>
        </w:r>
        <w:r w:rsidRPr="000B4D61" w:rsidDel="00AB2A17">
          <w:rPr>
            <w:rFonts w:ascii="Times New Roman" w:eastAsia="Times New Roman" w:hAnsi="Times New Roman" w:cs="Times New Roman"/>
            <w:sz w:val="24"/>
            <w:szCs w:val="24"/>
          </w:rPr>
          <w:t>. Righting tests involved placing abalone, dorsal side down, in a 14°C water tank without flowing seawater, and timing how long it took abalone to flip over so that their shell was facing up. These tests were conducted until abalone corrected their orientation or timed out at 4 minutes.</w:t>
        </w:r>
      </w:moveFrom>
      <w:moveFromRangeEnd w:id="562"/>
    </w:p>
    <w:p w14:paraId="5C6192A9"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72705734" w14:textId="309243B8" w:rsidR="0011538B" w:rsidRPr="000B4D61" w:rsidRDefault="00623738"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Preference</w:t>
      </w:r>
      <w:r w:rsidR="0011538B" w:rsidRPr="000B4D61">
        <w:rPr>
          <w:rFonts w:ascii="Times New Roman" w:eastAsia="Times New Roman" w:hAnsi="Times New Roman" w:cs="Times New Roman"/>
          <w:i/>
          <w:sz w:val="24"/>
          <w:szCs w:val="24"/>
        </w:rPr>
        <w:t xml:space="preserve"> Assays</w:t>
      </w:r>
    </w:p>
    <w:p w14:paraId="2E644432" w14:textId="77777777" w:rsidR="004E42A8" w:rsidRDefault="0011538B" w:rsidP="000B4D61">
      <w:pPr>
        <w:spacing w:line="480" w:lineRule="auto"/>
        <w:ind w:firstLine="720"/>
        <w:jc w:val="both"/>
        <w:rPr>
          <w:ins w:id="564" w:author="Jeremy Long" w:date="2023-08-28T15:59:00Z"/>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To understand how shifting wrack composition affects feeding preferences</w:t>
      </w:r>
      <w:del w:id="565" w:author="Jeremy Long" w:date="2023-08-28T15:57:00Z">
        <w:r w:rsidRPr="000B4D61" w:rsidDel="004E42A8">
          <w:rPr>
            <w:rFonts w:ascii="Times New Roman" w:eastAsia="Times New Roman" w:hAnsi="Times New Roman" w:cs="Times New Roman"/>
            <w:sz w:val="24"/>
            <w:szCs w:val="24"/>
          </w:rPr>
          <w:delText xml:space="preserve"> of rocky </w:delText>
        </w:r>
        <w:r w:rsidR="003F3719" w:rsidRPr="000B4D61" w:rsidDel="004E42A8">
          <w:rPr>
            <w:rFonts w:ascii="Times New Roman" w:eastAsia="Times New Roman" w:hAnsi="Times New Roman" w:cs="Times New Roman"/>
            <w:sz w:val="24"/>
            <w:szCs w:val="24"/>
          </w:rPr>
          <w:delText>intertidal</w:delText>
        </w:r>
        <w:r w:rsidRPr="000B4D61" w:rsidDel="004E42A8">
          <w:rPr>
            <w:rFonts w:ascii="Times New Roman" w:eastAsia="Times New Roman" w:hAnsi="Times New Roman" w:cs="Times New Roman"/>
            <w:sz w:val="24"/>
            <w:szCs w:val="24"/>
          </w:rPr>
          <w:delText xml:space="preserve"> </w:delText>
        </w:r>
        <w:r w:rsidR="00AD468E" w:rsidRPr="000B4D61" w:rsidDel="004E42A8">
          <w:rPr>
            <w:rFonts w:ascii="Times New Roman" w:eastAsia="Times New Roman" w:hAnsi="Times New Roman" w:cs="Times New Roman"/>
            <w:sz w:val="24"/>
            <w:szCs w:val="24"/>
          </w:rPr>
          <w:delText>consumers</w:delText>
        </w:r>
      </w:del>
      <w:r w:rsidRPr="000B4D61">
        <w:rPr>
          <w:rFonts w:ascii="Times New Roman" w:eastAsia="Times New Roman" w:hAnsi="Times New Roman" w:cs="Times New Roman"/>
          <w:sz w:val="24"/>
          <w:szCs w:val="24"/>
        </w:rPr>
        <w:t xml:space="preserve">, we offered </w:t>
      </w:r>
      <w:ins w:id="566" w:author="Jeremy Long" w:date="2023-08-28T15:57:00Z">
        <w:r w:rsidR="004E42A8" w:rsidRPr="000B4D61">
          <w:rPr>
            <w:rFonts w:ascii="Times New Roman" w:eastAsia="Times New Roman" w:hAnsi="Times New Roman" w:cs="Times New Roman"/>
            <w:sz w:val="24"/>
            <w:szCs w:val="24"/>
          </w:rPr>
          <w:t xml:space="preserve">rocky intertidal consumers </w:t>
        </w:r>
      </w:ins>
      <w:del w:id="567" w:author="Jeremy Long" w:date="2023-08-28T15:57:00Z">
        <w:r w:rsidR="00AD468E" w:rsidRPr="000B4D61" w:rsidDel="004E42A8">
          <w:rPr>
            <w:rFonts w:ascii="Times New Roman" w:eastAsia="Times New Roman" w:hAnsi="Times New Roman" w:cs="Times New Roman"/>
            <w:sz w:val="24"/>
            <w:szCs w:val="24"/>
          </w:rPr>
          <w:delText>them</w:delText>
        </w:r>
        <w:r w:rsidRPr="000B4D61" w:rsidDel="004E42A8">
          <w:rPr>
            <w:rFonts w:ascii="Times New Roman" w:eastAsia="Times New Roman" w:hAnsi="Times New Roman" w:cs="Times New Roman"/>
            <w:sz w:val="24"/>
            <w:szCs w:val="24"/>
          </w:rPr>
          <w:delText xml:space="preserve"> </w:delText>
        </w:r>
      </w:del>
      <w:r w:rsidRPr="000B4D61">
        <w:rPr>
          <w:rFonts w:ascii="Times New Roman" w:eastAsia="Times New Roman" w:hAnsi="Times New Roman" w:cs="Times New Roman"/>
          <w:sz w:val="24"/>
          <w:szCs w:val="24"/>
        </w:rPr>
        <w:t xml:space="preserve">a choice of kelp and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Kelp was collected as fresh wrack from Ocean Beach (32.75380° N, -117.25284° W) and benthic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was collected by snorkel from the jetty at Mission Bay in San Diego (32.76158° N, -117.24521° W). We transported seaweeds to CMIL. Separate feeding choice assays were conducted with each of the four </w:t>
      </w:r>
      <w:r w:rsidR="003F3719" w:rsidRPr="000B4D61">
        <w:rPr>
          <w:rFonts w:ascii="Times New Roman" w:eastAsia="Times New Roman" w:hAnsi="Times New Roman" w:cs="Times New Roman"/>
          <w:sz w:val="24"/>
          <w:szCs w:val="24"/>
        </w:rPr>
        <w:t>primary consumer</w:t>
      </w:r>
      <w:r w:rsidRPr="000B4D61">
        <w:rPr>
          <w:rFonts w:ascii="Times New Roman" w:eastAsia="Times New Roman" w:hAnsi="Times New Roman" w:cs="Times New Roman"/>
          <w:sz w:val="24"/>
          <w:szCs w:val="24"/>
        </w:rPr>
        <w:t xml:space="preserve"> species (Shore crabs, Hermit crabs, Turban snails, and Black abalone). Non-abalone animals were collected from Sunset Cliffs Natural Park</w:t>
      </w:r>
      <w:del w:id="568" w:author="Jeremy Long" w:date="2023-08-28T15:58:00Z">
        <w:r w:rsidRPr="000B4D61" w:rsidDel="004E42A8">
          <w:rPr>
            <w:rFonts w:ascii="Times New Roman" w:eastAsia="Times New Roman" w:hAnsi="Times New Roman" w:cs="Times New Roman"/>
            <w:sz w:val="24"/>
            <w:szCs w:val="24"/>
          </w:rPr>
          <w:delText xml:space="preserve"> and</w:delText>
        </w:r>
      </w:del>
      <w:ins w:id="569" w:author="Jeremy Long" w:date="2023-08-28T15:58:00Z">
        <w:r w:rsidR="004E42A8">
          <w:rPr>
            <w:rFonts w:ascii="Times New Roman" w:eastAsia="Times New Roman" w:hAnsi="Times New Roman" w:cs="Times New Roman"/>
            <w:sz w:val="24"/>
            <w:szCs w:val="24"/>
          </w:rPr>
          <w:t>,</w:t>
        </w:r>
      </w:ins>
      <w:r w:rsidRPr="000B4D61">
        <w:rPr>
          <w:rFonts w:ascii="Times New Roman" w:eastAsia="Times New Roman" w:hAnsi="Times New Roman" w:cs="Times New Roman"/>
          <w:sz w:val="24"/>
          <w:szCs w:val="24"/>
        </w:rPr>
        <w:t xml:space="preserve"> transported to CMIL</w:t>
      </w:r>
      <w:del w:id="570" w:author="Jeremy Long" w:date="2023-08-28T15:58:00Z">
        <w:r w:rsidRPr="000B4D61" w:rsidDel="004E42A8">
          <w:rPr>
            <w:rFonts w:ascii="Times New Roman" w:eastAsia="Times New Roman" w:hAnsi="Times New Roman" w:cs="Times New Roman"/>
            <w:sz w:val="24"/>
            <w:szCs w:val="24"/>
          </w:rPr>
          <w:delText xml:space="preserve">. </w:delText>
        </w:r>
        <w:r w:rsidR="00AD468E" w:rsidRPr="000B4D61" w:rsidDel="004E42A8">
          <w:rPr>
            <w:rFonts w:ascii="Times New Roman" w:eastAsia="Times New Roman" w:hAnsi="Times New Roman" w:cs="Times New Roman"/>
            <w:sz w:val="24"/>
            <w:szCs w:val="24"/>
          </w:rPr>
          <w:delText>Animals</w:delText>
        </w:r>
        <w:r w:rsidRPr="000B4D61" w:rsidDel="004E42A8">
          <w:rPr>
            <w:rFonts w:ascii="Times New Roman" w:eastAsia="Times New Roman" w:hAnsi="Times New Roman" w:cs="Times New Roman"/>
            <w:sz w:val="24"/>
            <w:szCs w:val="24"/>
          </w:rPr>
          <w:delText xml:space="preserve"> were</w:delText>
        </w:r>
      </w:del>
      <w:ins w:id="571" w:author="Jeremy Long" w:date="2023-08-28T15:58:00Z">
        <w:r w:rsidR="004E42A8">
          <w:rPr>
            <w:rFonts w:ascii="Times New Roman" w:eastAsia="Times New Roman" w:hAnsi="Times New Roman" w:cs="Times New Roman"/>
            <w:sz w:val="24"/>
            <w:szCs w:val="24"/>
          </w:rPr>
          <w:t>, and</w:t>
        </w:r>
      </w:ins>
      <w:r w:rsidRPr="000B4D61">
        <w:rPr>
          <w:rFonts w:ascii="Times New Roman" w:eastAsia="Times New Roman" w:hAnsi="Times New Roman" w:cs="Times New Roman"/>
          <w:sz w:val="24"/>
          <w:szCs w:val="24"/>
        </w:rPr>
        <w:t xml:space="preserve"> held in flow-through seawater. </w:t>
      </w:r>
      <w:ins w:id="572" w:author="Jeremy Long" w:date="2023-08-28T15:58:00Z">
        <w:r w:rsidR="004E42A8">
          <w:rPr>
            <w:rFonts w:ascii="Times New Roman" w:eastAsia="Times New Roman" w:hAnsi="Times New Roman" w:cs="Times New Roman"/>
            <w:sz w:val="24"/>
            <w:szCs w:val="24"/>
          </w:rPr>
          <w:t xml:space="preserve">Adult </w:t>
        </w:r>
      </w:ins>
      <w:r w:rsidRPr="000B4D61">
        <w:rPr>
          <w:rFonts w:ascii="Times New Roman" w:eastAsia="Times New Roman" w:hAnsi="Times New Roman" w:cs="Times New Roman"/>
          <w:sz w:val="24"/>
          <w:szCs w:val="24"/>
        </w:rPr>
        <w:t xml:space="preserve">Black abalone (collected and held under ESA Permit </w:t>
      </w:r>
      <w:r w:rsidRPr="000B4D61">
        <w:rPr>
          <w:rFonts w:ascii="Times New Roman" w:hAnsi="Times New Roman" w:cs="Times New Roman"/>
          <w:color w:val="000000"/>
          <w:sz w:val="24"/>
          <w:szCs w:val="24"/>
        </w:rPr>
        <w:t xml:space="preserve">#19571-2R) were held in chilled, recirculating seawater at </w:t>
      </w:r>
      <w:r w:rsidRPr="000B4D61">
        <w:rPr>
          <w:rFonts w:ascii="Times New Roman" w:eastAsia="Times New Roman" w:hAnsi="Times New Roman" w:cs="Times New Roman"/>
          <w:sz w:val="24"/>
          <w:szCs w:val="24"/>
        </w:rPr>
        <w:t xml:space="preserve">NOAA Southwest Fisheries Center (La Jolla, California). </w:t>
      </w:r>
    </w:p>
    <w:p w14:paraId="37AEA0D1" w14:textId="3133B77B" w:rsidR="0011538B" w:rsidRPr="000B4D61" w:rsidRDefault="004E42A8" w:rsidP="000B4D61">
      <w:pPr>
        <w:spacing w:line="480" w:lineRule="auto"/>
        <w:ind w:firstLine="720"/>
        <w:jc w:val="both"/>
        <w:rPr>
          <w:rFonts w:ascii="Times New Roman" w:eastAsia="Times New Roman" w:hAnsi="Times New Roman" w:cs="Times New Roman"/>
          <w:sz w:val="24"/>
          <w:szCs w:val="24"/>
        </w:rPr>
      </w:pPr>
      <w:ins w:id="573" w:author="Jeremy Long" w:date="2023-08-28T16:00:00Z">
        <w:r>
          <w:rPr>
            <w:rFonts w:ascii="Times New Roman" w:eastAsia="Times New Roman" w:hAnsi="Times New Roman" w:cs="Times New Roman"/>
            <w:sz w:val="24"/>
            <w:szCs w:val="24"/>
          </w:rPr>
          <w:lastRenderedPageBreak/>
          <w:t>T</w:t>
        </w:r>
        <w:r w:rsidRPr="000B4D61">
          <w:rPr>
            <w:rFonts w:ascii="Times New Roman" w:eastAsia="Times New Roman" w:hAnsi="Times New Roman" w:cs="Times New Roman"/>
            <w:sz w:val="24"/>
            <w:szCs w:val="24"/>
          </w:rPr>
          <w:t>o standardize hunger level and to motivate our animals to feed</w:t>
        </w:r>
      </w:ins>
      <w:del w:id="574" w:author="Jeremy Long" w:date="2023-08-28T16:01:00Z">
        <w:r w:rsidR="0011538B" w:rsidRPr="000B4D61" w:rsidDel="004E42A8">
          <w:rPr>
            <w:rFonts w:ascii="Times New Roman" w:eastAsia="Times New Roman" w:hAnsi="Times New Roman" w:cs="Times New Roman"/>
            <w:sz w:val="24"/>
            <w:szCs w:val="24"/>
          </w:rPr>
          <w:delText xml:space="preserve">Prior to the </w:delText>
        </w:r>
      </w:del>
      <w:del w:id="575" w:author="Jeremy Long" w:date="2023-08-28T16:00:00Z">
        <w:r w:rsidR="0011538B" w:rsidRPr="000B4D61" w:rsidDel="004E42A8">
          <w:rPr>
            <w:rFonts w:ascii="Times New Roman" w:eastAsia="Times New Roman" w:hAnsi="Times New Roman" w:cs="Times New Roman"/>
            <w:sz w:val="24"/>
            <w:szCs w:val="24"/>
          </w:rPr>
          <w:delText>assay</w:delText>
        </w:r>
      </w:del>
      <w:r w:rsidR="0011538B" w:rsidRPr="000B4D61">
        <w:rPr>
          <w:rFonts w:ascii="Times New Roman" w:eastAsia="Times New Roman" w:hAnsi="Times New Roman" w:cs="Times New Roman"/>
          <w:sz w:val="24"/>
          <w:szCs w:val="24"/>
        </w:rPr>
        <w:t xml:space="preserve">, all </w:t>
      </w:r>
      <w:r w:rsidR="00AD1A4E"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were fed </w:t>
      </w:r>
      <w:r w:rsidR="0011538B" w:rsidRPr="000B4D61">
        <w:rPr>
          <w:rFonts w:ascii="Times New Roman" w:eastAsia="Times New Roman" w:hAnsi="Times New Roman" w:cs="Times New Roman"/>
          <w:i/>
          <w:sz w:val="24"/>
          <w:szCs w:val="24"/>
        </w:rPr>
        <w:t>Ulva spp.</w:t>
      </w:r>
      <w:r w:rsidR="0011538B" w:rsidRPr="000B4D61">
        <w:rPr>
          <w:rFonts w:ascii="Times New Roman" w:eastAsia="Times New Roman" w:hAnsi="Times New Roman" w:cs="Times New Roman"/>
          <w:sz w:val="24"/>
          <w:szCs w:val="24"/>
        </w:rPr>
        <w:t xml:space="preserve"> for three days </w:t>
      </w:r>
      <w:del w:id="576" w:author="Jeremy Long" w:date="2023-08-28T16:00:00Z">
        <w:r w:rsidR="0011538B" w:rsidRPr="000B4D61" w:rsidDel="004E42A8">
          <w:rPr>
            <w:rFonts w:ascii="Times New Roman" w:eastAsia="Times New Roman" w:hAnsi="Times New Roman" w:cs="Times New Roman"/>
            <w:sz w:val="24"/>
            <w:szCs w:val="24"/>
          </w:rPr>
          <w:delText>before starving</w:delText>
        </w:r>
      </w:del>
      <w:ins w:id="577" w:author="Jeremy Long" w:date="2023-08-28T16:00:00Z">
        <w:r>
          <w:rPr>
            <w:rFonts w:ascii="Times New Roman" w:eastAsia="Times New Roman" w:hAnsi="Times New Roman" w:cs="Times New Roman"/>
            <w:sz w:val="24"/>
            <w:szCs w:val="24"/>
          </w:rPr>
          <w:t>and then starved</w:t>
        </w:r>
      </w:ins>
      <w:r w:rsidR="0011538B" w:rsidRPr="000B4D61">
        <w:rPr>
          <w:rFonts w:ascii="Times New Roman" w:eastAsia="Times New Roman" w:hAnsi="Times New Roman" w:cs="Times New Roman"/>
          <w:sz w:val="24"/>
          <w:szCs w:val="24"/>
        </w:rPr>
        <w:t xml:space="preserve"> for two days</w:t>
      </w:r>
      <w:ins w:id="578" w:author="Jeremy Long" w:date="2023-08-28T16:01:00Z">
        <w:r w:rsidRPr="004E4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0B4D61">
          <w:rPr>
            <w:rFonts w:ascii="Times New Roman" w:eastAsia="Times New Roman" w:hAnsi="Times New Roman" w:cs="Times New Roman"/>
            <w:sz w:val="24"/>
            <w:szCs w:val="24"/>
          </w:rPr>
          <w:t xml:space="preserve">rior to the </w:t>
        </w:r>
        <w:r>
          <w:rPr>
            <w:rFonts w:ascii="Times New Roman" w:eastAsia="Times New Roman" w:hAnsi="Times New Roman" w:cs="Times New Roman"/>
            <w:sz w:val="24"/>
            <w:szCs w:val="24"/>
          </w:rPr>
          <w:t>preference assays</w:t>
        </w:r>
      </w:ins>
      <w:r w:rsidR="0011538B" w:rsidRPr="000B4D61">
        <w:rPr>
          <w:rFonts w:ascii="Times New Roman" w:eastAsia="Times New Roman" w:hAnsi="Times New Roman" w:cs="Times New Roman"/>
          <w:sz w:val="24"/>
          <w:szCs w:val="24"/>
        </w:rPr>
        <w:t xml:space="preserve">. </w:t>
      </w:r>
      <w:del w:id="579" w:author="Jeremy Long" w:date="2023-08-28T16:01:00Z">
        <w:r w:rsidR="0011538B" w:rsidRPr="000B4D61" w:rsidDel="004E42A8">
          <w:rPr>
            <w:rFonts w:ascii="Times New Roman" w:eastAsia="Times New Roman" w:hAnsi="Times New Roman" w:cs="Times New Roman"/>
            <w:sz w:val="24"/>
            <w:szCs w:val="24"/>
          </w:rPr>
          <w:delText xml:space="preserve">This pre-assay period attempted </w:delText>
        </w:r>
      </w:del>
      <w:del w:id="580" w:author="Jeremy Long" w:date="2023-08-28T16:00:00Z">
        <w:r w:rsidR="0011538B" w:rsidRPr="000B4D61" w:rsidDel="004E42A8">
          <w:rPr>
            <w:rFonts w:ascii="Times New Roman" w:eastAsia="Times New Roman" w:hAnsi="Times New Roman" w:cs="Times New Roman"/>
            <w:sz w:val="24"/>
            <w:szCs w:val="24"/>
          </w:rPr>
          <w:delText xml:space="preserve">to standardize hunger level and to motivate our </w:delText>
        </w:r>
        <w:r w:rsidR="00AD1A4E" w:rsidRPr="000B4D61" w:rsidDel="004E42A8">
          <w:rPr>
            <w:rFonts w:ascii="Times New Roman" w:eastAsia="Times New Roman" w:hAnsi="Times New Roman" w:cs="Times New Roman"/>
            <w:sz w:val="24"/>
            <w:szCs w:val="24"/>
          </w:rPr>
          <w:delText>animals</w:delText>
        </w:r>
        <w:r w:rsidR="0011538B" w:rsidRPr="000B4D61" w:rsidDel="004E42A8">
          <w:rPr>
            <w:rFonts w:ascii="Times New Roman" w:eastAsia="Times New Roman" w:hAnsi="Times New Roman" w:cs="Times New Roman"/>
            <w:sz w:val="24"/>
            <w:szCs w:val="24"/>
          </w:rPr>
          <w:delText xml:space="preserve"> to feed</w:delText>
        </w:r>
      </w:del>
      <w:del w:id="581" w:author="Jeremy Long" w:date="2023-08-28T16:01:00Z">
        <w:r w:rsidR="0011538B" w:rsidRPr="000B4D61" w:rsidDel="004E42A8">
          <w:rPr>
            <w:rFonts w:ascii="Times New Roman" w:eastAsia="Times New Roman" w:hAnsi="Times New Roman" w:cs="Times New Roman"/>
            <w:sz w:val="24"/>
            <w:szCs w:val="24"/>
          </w:rPr>
          <w:delText xml:space="preserve">. </w:delText>
        </w:r>
      </w:del>
      <w:r w:rsidR="0011538B" w:rsidRPr="000B4D61">
        <w:rPr>
          <w:rFonts w:ascii="Times New Roman" w:eastAsia="Times New Roman" w:hAnsi="Times New Roman" w:cs="Times New Roman"/>
          <w:sz w:val="24"/>
          <w:szCs w:val="24"/>
        </w:rPr>
        <w:t>All feeding assays were conducted in June 2019, with the exception of Black abalone (August 2019).</w:t>
      </w:r>
    </w:p>
    <w:p w14:paraId="415C3FB4" w14:textId="7914C2B8" w:rsidR="0011538B" w:rsidRPr="000B4D61"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We offered 3 turban snails (n=14), 3 hermit crabs (n=14), or a single shore crab (n=15) a choice of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and kelp in plastic containers (190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160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110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Container walls included six 35mm holes lined with window screen (2</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openings) to improve water exchange. Black abalone were housed individually in 280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230</w:t>
      </w:r>
      <w:r w:rsidR="00A1158E"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x</w:t>
      </w:r>
      <w:r w:rsidR="00A1158E" w:rsidRPr="000B4D61">
        <w:rPr>
          <w:rFonts w:ascii="Times New Roman" w:eastAsia="Times New Roman" w:hAnsi="Times New Roman" w:cs="Times New Roman"/>
          <w:sz w:val="24"/>
          <w:szCs w:val="24"/>
        </w:rPr>
        <w:t xml:space="preserve"> 1</w:t>
      </w:r>
      <w:r w:rsidRPr="000B4D61">
        <w:rPr>
          <w:rFonts w:ascii="Times New Roman" w:eastAsia="Times New Roman" w:hAnsi="Times New Roman" w:cs="Times New Roman"/>
          <w:sz w:val="24"/>
          <w:szCs w:val="24"/>
        </w:rPr>
        <w:t>80</w:t>
      </w:r>
      <w:r w:rsidR="003F3719"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mesh-lined (5</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mm), PVC-framed cages with a Plexiglas</w:t>
      </w:r>
      <w:r w:rsidR="00A1158E" w:rsidRPr="000B4D61">
        <w:rPr>
          <w:rFonts w:ascii="Times New Roman" w:eastAsia="Times New Roman" w:hAnsi="Times New Roman" w:cs="Times New Roman"/>
          <w:sz w:val="24"/>
          <w:szCs w:val="24"/>
        </w:rPr>
        <w:t>®</w:t>
      </w:r>
      <w:r w:rsidRPr="000B4D61">
        <w:rPr>
          <w:rFonts w:ascii="Times New Roman" w:eastAsia="Times New Roman" w:hAnsi="Times New Roman" w:cs="Times New Roman"/>
          <w:sz w:val="24"/>
          <w:szCs w:val="24"/>
        </w:rPr>
        <w:t xml:space="preserve"> floor. 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 equivalent biomass of </w:t>
      </w:r>
      <w:r w:rsidR="003F3719" w:rsidRPr="000B4D61">
        <w:rPr>
          <w:rFonts w:ascii="Times New Roman" w:eastAsia="Times New Roman" w:hAnsi="Times New Roman" w:cs="Times New Roman"/>
          <w:sz w:val="24"/>
          <w:szCs w:val="24"/>
        </w:rPr>
        <w:t>kelp</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proofErr w:type="spellStart"/>
      <w:r w:rsidR="003F3719"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and we anchored</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iCs/>
          <w:sz w:val="24"/>
          <w:szCs w:val="24"/>
        </w:rPr>
        <w:t xml:space="preserve">these </w:t>
      </w:r>
      <w:r w:rsidRPr="000B4D61">
        <w:rPr>
          <w:rFonts w:ascii="Times New Roman" w:eastAsia="Times New Roman" w:hAnsi="Times New Roman" w:cs="Times New Roman"/>
          <w:sz w:val="24"/>
          <w:szCs w:val="24"/>
        </w:rPr>
        <w:t>with binder clips (mean ± SE: 7.</w:t>
      </w:r>
      <w:del w:id="582" w:author="Jeremy Long" w:date="2023-08-28T16:07:00Z">
        <w:r w:rsidRPr="000B4D61" w:rsidDel="00D25110">
          <w:rPr>
            <w:rFonts w:ascii="Times New Roman" w:eastAsia="Times New Roman" w:hAnsi="Times New Roman" w:cs="Times New Roman"/>
            <w:sz w:val="24"/>
            <w:szCs w:val="24"/>
          </w:rPr>
          <w:delText xml:space="preserve">48 </w:delText>
        </w:r>
      </w:del>
      <w:ins w:id="583" w:author="Jeremy Long" w:date="2023-08-28T16:07:00Z">
        <w:r w:rsidR="00D25110">
          <w:rPr>
            <w:rFonts w:ascii="Times New Roman" w:eastAsia="Times New Roman" w:hAnsi="Times New Roman" w:cs="Times New Roman"/>
            <w:sz w:val="24"/>
            <w:szCs w:val="24"/>
          </w:rPr>
          <w:t>5</w:t>
        </w:r>
        <w:r w:rsidR="00D25110" w:rsidRPr="000B4D61">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 0.4</w:t>
      </w:r>
      <w:del w:id="584" w:author="Jeremy Long" w:date="2023-08-28T16:07:00Z">
        <w:r w:rsidRPr="000B4D61" w:rsidDel="00D25110">
          <w:rPr>
            <w:rFonts w:ascii="Times New Roman" w:eastAsia="Times New Roman" w:hAnsi="Times New Roman" w:cs="Times New Roman"/>
            <w:sz w:val="24"/>
            <w:szCs w:val="24"/>
          </w:rPr>
          <w:delText>0</w:delText>
        </w:r>
      </w:del>
      <w:r w:rsidRPr="000B4D61">
        <w:rPr>
          <w:rFonts w:ascii="Times New Roman" w:eastAsia="Times New Roman" w:hAnsi="Times New Roman" w:cs="Times New Roman"/>
          <w:sz w:val="24"/>
          <w:szCs w:val="24"/>
        </w:rPr>
        <w:t xml:space="preserve"> g for</w:t>
      </w:r>
      <w:commentRangeStart w:id="585"/>
      <w:r w:rsidRPr="000B4D61">
        <w:rPr>
          <w:rFonts w:ascii="Times New Roman" w:eastAsia="Times New Roman" w:hAnsi="Times New Roman" w:cs="Times New Roman"/>
          <w:sz w:val="24"/>
          <w:szCs w:val="24"/>
        </w:rPr>
        <w:t xml:space="preserve"> hermit crabs, 7.</w:t>
      </w:r>
      <w:del w:id="586" w:author="Jeremy Long" w:date="2023-08-28T16:08:00Z">
        <w:r w:rsidRPr="000B4D61" w:rsidDel="00D25110">
          <w:rPr>
            <w:rFonts w:ascii="Times New Roman" w:eastAsia="Times New Roman" w:hAnsi="Times New Roman" w:cs="Times New Roman"/>
            <w:sz w:val="24"/>
            <w:szCs w:val="24"/>
          </w:rPr>
          <w:delText xml:space="preserve">48 </w:delText>
        </w:r>
      </w:del>
      <w:ins w:id="587" w:author="Jeremy Long" w:date="2023-08-28T16:08:00Z">
        <w:r w:rsidR="00D25110">
          <w:rPr>
            <w:rFonts w:ascii="Times New Roman" w:eastAsia="Times New Roman" w:hAnsi="Times New Roman" w:cs="Times New Roman"/>
            <w:sz w:val="24"/>
            <w:szCs w:val="24"/>
          </w:rPr>
          <w:t>5</w:t>
        </w:r>
        <w:r w:rsidR="00D25110" w:rsidRPr="000B4D61">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 0.3</w:t>
      </w:r>
      <w:del w:id="588" w:author="Jeremy Long" w:date="2023-08-28T16:08:00Z">
        <w:r w:rsidRPr="000B4D61" w:rsidDel="00D25110">
          <w:rPr>
            <w:rFonts w:ascii="Times New Roman" w:eastAsia="Times New Roman" w:hAnsi="Times New Roman" w:cs="Times New Roman"/>
            <w:sz w:val="24"/>
            <w:szCs w:val="24"/>
          </w:rPr>
          <w:delText>3</w:delText>
        </w:r>
      </w:del>
      <w:r w:rsidRPr="000B4D61">
        <w:rPr>
          <w:rFonts w:ascii="Times New Roman" w:eastAsia="Times New Roman" w:hAnsi="Times New Roman" w:cs="Times New Roman"/>
          <w:sz w:val="24"/>
          <w:szCs w:val="24"/>
        </w:rPr>
        <w:t xml:space="preserve"> g for shore crabs, 6.5</w:t>
      </w:r>
      <w:del w:id="589" w:author="Jeremy Long" w:date="2023-08-28T16:08:00Z">
        <w:r w:rsidRPr="000B4D61" w:rsidDel="00D25110">
          <w:rPr>
            <w:rFonts w:ascii="Times New Roman" w:eastAsia="Times New Roman" w:hAnsi="Times New Roman" w:cs="Times New Roman"/>
            <w:sz w:val="24"/>
            <w:szCs w:val="24"/>
          </w:rPr>
          <w:delText>1</w:delText>
        </w:r>
      </w:del>
      <w:r w:rsidRPr="000B4D61">
        <w:rPr>
          <w:rFonts w:ascii="Times New Roman" w:eastAsia="Times New Roman" w:hAnsi="Times New Roman" w:cs="Times New Roman"/>
          <w:sz w:val="24"/>
          <w:szCs w:val="24"/>
        </w:rPr>
        <w:t xml:space="preserve"> ± 0.3</w:t>
      </w:r>
      <w:del w:id="590" w:author="Jeremy Long" w:date="2023-08-28T16:08:00Z">
        <w:r w:rsidRPr="000B4D61" w:rsidDel="00D25110">
          <w:rPr>
            <w:rFonts w:ascii="Times New Roman" w:eastAsia="Times New Roman" w:hAnsi="Times New Roman" w:cs="Times New Roman"/>
            <w:sz w:val="24"/>
            <w:szCs w:val="24"/>
          </w:rPr>
          <w:delText>2</w:delText>
        </w:r>
      </w:del>
      <w:r w:rsidRPr="000B4D61">
        <w:rPr>
          <w:rFonts w:ascii="Times New Roman" w:eastAsia="Times New Roman" w:hAnsi="Times New Roman" w:cs="Times New Roman"/>
          <w:sz w:val="24"/>
          <w:szCs w:val="24"/>
        </w:rPr>
        <w:t xml:space="preserve"> g for turban snails, 2</w:t>
      </w:r>
      <w:del w:id="591" w:author="Jeremy Long" w:date="2023-08-28T16:08:00Z">
        <w:r w:rsidRPr="000B4D61" w:rsidDel="00D25110">
          <w:rPr>
            <w:rFonts w:ascii="Times New Roman" w:eastAsia="Times New Roman" w:hAnsi="Times New Roman" w:cs="Times New Roman"/>
            <w:sz w:val="24"/>
            <w:szCs w:val="24"/>
          </w:rPr>
          <w:delText xml:space="preserve">0.66 </w:delText>
        </w:r>
      </w:del>
      <w:ins w:id="592" w:author="Jeremy Long" w:date="2023-08-28T16:08:00Z">
        <w:r w:rsidR="00D25110">
          <w:rPr>
            <w:rFonts w:ascii="Times New Roman" w:eastAsia="Times New Roman" w:hAnsi="Times New Roman" w:cs="Times New Roman"/>
            <w:sz w:val="24"/>
            <w:szCs w:val="24"/>
          </w:rPr>
          <w:t>1</w:t>
        </w:r>
      </w:ins>
      <w:r w:rsidRPr="000B4D61">
        <w:rPr>
          <w:rFonts w:ascii="Times New Roman" w:eastAsia="Times New Roman" w:hAnsi="Times New Roman" w:cs="Times New Roman"/>
          <w:sz w:val="24"/>
          <w:szCs w:val="24"/>
        </w:rPr>
        <w:t>± 0.</w:t>
      </w:r>
      <w:del w:id="593" w:author="Jeremy Long" w:date="2023-08-28T16:08:00Z">
        <w:r w:rsidRPr="000B4D61" w:rsidDel="00D25110">
          <w:rPr>
            <w:rFonts w:ascii="Times New Roman" w:eastAsia="Times New Roman" w:hAnsi="Times New Roman" w:cs="Times New Roman"/>
            <w:sz w:val="24"/>
            <w:szCs w:val="24"/>
          </w:rPr>
          <w:delText xml:space="preserve">35 </w:delText>
        </w:r>
      </w:del>
      <w:ins w:id="594" w:author="Jeremy Long" w:date="2023-08-28T16:08:00Z">
        <w:r w:rsidR="00D25110">
          <w:rPr>
            <w:rFonts w:ascii="Times New Roman" w:eastAsia="Times New Roman" w:hAnsi="Times New Roman" w:cs="Times New Roman"/>
            <w:sz w:val="24"/>
            <w:szCs w:val="24"/>
          </w:rPr>
          <w:t>4</w:t>
        </w:r>
        <w:r w:rsidR="00D25110" w:rsidRPr="000B4D61">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g for black abalone</w:t>
      </w:r>
      <w:commentRangeEnd w:id="585"/>
      <w:r w:rsidR="00D25110">
        <w:rPr>
          <w:rStyle w:val="CommentReference"/>
        </w:rPr>
        <w:commentReference w:id="585"/>
      </w:r>
      <w:r w:rsidRPr="000B4D61">
        <w:rPr>
          <w:rFonts w:ascii="Times New Roman" w:eastAsia="Times New Roman" w:hAnsi="Times New Roman" w:cs="Times New Roman"/>
          <w:sz w:val="24"/>
          <w:szCs w:val="24"/>
        </w:rPr>
        <w:t>). All replicates were paired with no-</w:t>
      </w:r>
      <w:r w:rsidR="00BE580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controls to account for changes in mass unrelated to consumption</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{"citationID":"1lZ2Q30i","properties":{"formattedCitation":"(Dolecal and Long 2013)","plainCitation":"(Dolecal and Long 2013)","noteIndex":0},"citationItems":[{"id":359,"uris":["http://zotero.org/users/6486635/items/HKV33CWI"],"itemData":{"id":359,"type":"article-journal","abstract":"Although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Individual replicates were stopped when ~3/4 of either seaweed was consumed or after 6 days. All remaining seaweed and seaweed fragments were blotted dry and weighed. We adjusted for autogenic growth using the equation </w:t>
      </w:r>
      <w:proofErr w:type="spellStart"/>
      <w:r w:rsidRPr="000B4D61">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vertAlign w:val="subscript"/>
        </w:rPr>
        <w:t>i</w:t>
      </w:r>
      <w:proofErr w:type="spellEnd"/>
      <w:r w:rsidRPr="000B4D61">
        <w:rPr>
          <w:rFonts w:ascii="Times New Roman" w:eastAsia="Times New Roman" w:hAnsi="Times New Roman" w:cs="Times New Roman"/>
          <w:sz w:val="24"/>
          <w:szCs w:val="24"/>
          <w:vertAlign w:val="subscript"/>
        </w:rPr>
        <w:t xml:space="preserve"> </w:t>
      </w:r>
      <w:r w:rsidRPr="000B4D61">
        <w:rPr>
          <w:rFonts w:ascii="Times New Roman" w:eastAsia="Times New Roman" w:hAnsi="Times New Roman" w:cs="Times New Roman"/>
          <w:sz w:val="24"/>
          <w:szCs w:val="24"/>
        </w:rPr>
        <w:t>(C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/C</w:t>
      </w:r>
      <w:r w:rsidRPr="000B4D61">
        <w:rPr>
          <w:rFonts w:ascii="Times New Roman" w:eastAsia="Times New Roman" w:hAnsi="Times New Roman" w:cs="Times New Roman"/>
          <w:sz w:val="24"/>
          <w:szCs w:val="24"/>
          <w:vertAlign w:val="subscript"/>
        </w:rPr>
        <w:t>i</w:t>
      </w:r>
      <w:r w:rsidRPr="000B4D61">
        <w:rPr>
          <w:rFonts w:ascii="Times New Roman" w:eastAsia="Times New Roman" w:hAnsi="Times New Roman" w:cs="Times New Roman"/>
          <w:sz w:val="24"/>
          <w:szCs w:val="24"/>
        </w:rPr>
        <w:t xml:space="preserve">) – </w:t>
      </w:r>
      <w:proofErr w:type="spellStart"/>
      <w:r w:rsidRPr="000B4D61">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vertAlign w:val="subscript"/>
        </w:rPr>
        <w:t>f</w:t>
      </w:r>
      <w:proofErr w:type="spellEnd"/>
      <w:r w:rsidRPr="000B4D61">
        <w:rPr>
          <w:rFonts w:ascii="Times New Roman" w:eastAsia="Times New Roman" w:hAnsi="Times New Roman" w:cs="Times New Roman"/>
          <w:sz w:val="24"/>
          <w:szCs w:val="24"/>
        </w:rPr>
        <w:t xml:space="preserve">, where </w:t>
      </w:r>
      <w:proofErr w:type="spellStart"/>
      <w:r w:rsidRPr="000B4D61">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vertAlign w:val="subscript"/>
        </w:rPr>
        <w:t>i</w:t>
      </w:r>
      <w:proofErr w:type="spellEnd"/>
      <w:r w:rsidRPr="000B4D61">
        <w:rPr>
          <w:rFonts w:ascii="Times New Roman" w:eastAsia="Times New Roman" w:hAnsi="Times New Roman" w:cs="Times New Roman"/>
          <w:sz w:val="24"/>
          <w:szCs w:val="24"/>
        </w:rPr>
        <w:t xml:space="preserve"> and </w:t>
      </w:r>
      <w:proofErr w:type="spellStart"/>
      <w:r w:rsidRPr="000B4D61">
        <w:rPr>
          <w:rFonts w:ascii="Times New Roman" w:eastAsia="Times New Roman" w:hAnsi="Times New Roman" w:cs="Times New Roman"/>
          <w:sz w:val="24"/>
          <w:szCs w:val="24"/>
        </w:rPr>
        <w:t>T</w:t>
      </w:r>
      <w:r w:rsidRPr="000B4D61">
        <w:rPr>
          <w:rFonts w:ascii="Times New Roman" w:eastAsia="Times New Roman" w:hAnsi="Times New Roman" w:cs="Times New Roman"/>
          <w:sz w:val="24"/>
          <w:szCs w:val="24"/>
          <w:vertAlign w:val="subscript"/>
        </w:rPr>
        <w:t>f</w:t>
      </w:r>
      <w:proofErr w:type="spellEnd"/>
      <w:r w:rsidRPr="000B4D61">
        <w:rPr>
          <w:rFonts w:ascii="Times New Roman" w:eastAsia="Times New Roman" w:hAnsi="Times New Roman" w:cs="Times New Roman"/>
          <w:sz w:val="24"/>
          <w:szCs w:val="24"/>
        </w:rPr>
        <w:t xml:space="preserve"> represent the seaweed masses of the experimental treatments and C</w:t>
      </w:r>
      <w:r w:rsidRPr="000B4D61">
        <w:rPr>
          <w:rFonts w:ascii="Times New Roman" w:eastAsia="Times New Roman" w:hAnsi="Times New Roman" w:cs="Times New Roman"/>
          <w:sz w:val="24"/>
          <w:szCs w:val="24"/>
          <w:vertAlign w:val="subscript"/>
        </w:rPr>
        <w:t>f</w:t>
      </w:r>
      <w:r w:rsidRPr="000B4D61">
        <w:rPr>
          <w:rFonts w:ascii="Times New Roman" w:eastAsia="Times New Roman" w:hAnsi="Times New Roman" w:cs="Times New Roman"/>
          <w:sz w:val="24"/>
          <w:szCs w:val="24"/>
        </w:rPr>
        <w:t xml:space="preserve"> and C</w:t>
      </w:r>
      <w:r w:rsidRPr="000B4D61">
        <w:rPr>
          <w:rFonts w:ascii="Times New Roman" w:eastAsia="Times New Roman" w:hAnsi="Times New Roman" w:cs="Times New Roman"/>
          <w:sz w:val="24"/>
          <w:szCs w:val="24"/>
          <w:vertAlign w:val="subscript"/>
        </w:rPr>
        <w:t>i</w:t>
      </w:r>
      <w:r w:rsidR="00A1158E" w:rsidRPr="000B4D61">
        <w:rPr>
          <w:rFonts w:ascii="Times New Roman" w:eastAsia="Times New Roman" w:hAnsi="Times New Roman" w:cs="Times New Roman"/>
          <w:sz w:val="24"/>
          <w:szCs w:val="24"/>
          <w:vertAlign w:val="subscript"/>
        </w:rPr>
        <w:t xml:space="preserve"> </w:t>
      </w:r>
      <w:r w:rsidRPr="000B4D61">
        <w:rPr>
          <w:rFonts w:ascii="Times New Roman" w:eastAsia="Times New Roman" w:hAnsi="Times New Roman" w:cs="Times New Roman"/>
          <w:sz w:val="24"/>
          <w:szCs w:val="24"/>
        </w:rPr>
        <w:t>represent the seaweed masses in control treatments before (</w:t>
      </w:r>
      <w:proofErr w:type="spellStart"/>
      <w:r w:rsidR="00A1158E" w:rsidRPr="000B4D61">
        <w:rPr>
          <w:rFonts w:ascii="Times New Roman" w:eastAsia="Times New Roman" w:hAnsi="Times New Roman" w:cs="Times New Roman"/>
          <w:sz w:val="24"/>
          <w:szCs w:val="24"/>
        </w:rPr>
        <w:t>i</w:t>
      </w:r>
      <w:proofErr w:type="spellEnd"/>
      <w:r w:rsidRPr="000B4D61">
        <w:rPr>
          <w:rFonts w:ascii="Times New Roman" w:eastAsia="Times New Roman" w:hAnsi="Times New Roman" w:cs="Times New Roman"/>
          <w:sz w:val="24"/>
          <w:szCs w:val="24"/>
        </w:rPr>
        <w:t>) and after (f) the assay</w:t>
      </w:r>
      <w:r w:rsidR="00A1158E" w:rsidRPr="000B4D61">
        <w:rPr>
          <w:rFonts w:ascii="Times New Roman" w:hAnsi="Times New Roman" w:cs="Times New Roman"/>
          <w:sz w:val="24"/>
          <w:szCs w:val="24"/>
        </w:rPr>
        <w:t xml:space="preserve"> </w:t>
      </w:r>
      <w:r w:rsidR="00A1158E" w:rsidRPr="000B4D61">
        <w:rPr>
          <w:rFonts w:ascii="Times New Roman" w:hAnsi="Times New Roman" w:cs="Times New Roman"/>
          <w:sz w:val="24"/>
          <w:szCs w:val="24"/>
        </w:rPr>
        <w:fldChar w:fldCharType="begin"/>
      </w:r>
      <w:r w:rsidR="00A1158E" w:rsidRPr="000B4D61">
        <w:rPr>
          <w:rFonts w:ascii="Times New Roman" w:hAnsi="Times New Roman" w:cs="Times New Roman"/>
          <w:sz w:val="24"/>
          <w:szCs w:val="24"/>
        </w:rPr>
        <w:instrText xml:space="preserve"> ADDIN ZOTERO_ITEM CSL_CITATION {"citationID":"y3iTB7HA","properties":{"formattedCitation":"(Sotka and Hay 2002, Dolecal and Long 2013)","plainCitation":"(Sotka and Hay 2002, Dolecal and Long 2013)","noteIndex":0},"citationItems":[{"id":315,"uris":["http://zotero.org/users/6486635/items/C5E3WMLE"],"itemData":{"id":315,"type":"article-journal","abstract":"Previous investigations have shown that the sedentary amphipod Ampithoe longimana escapes consumers by selectively living on and eating chemically defended seaweeds in the genus Dictyota. However, A. longimana and Dictyota overlap only in the southern portion of the amphipod’s range; Dictyota is not available to amphipods from more northerly regions. We used this disjunction in distribution to test the hypothesis that A. longimana populations co-occurring with Dictyota would have greater tolerance for the seaweed’s chemical defenses and would display higher feeding preference for, and ﬁtness on, the seaweed than would more northerly populations. We also evaluated the genetic vs. phenotypic basis of these patterns and attempted to detect trade-offs between tolerance for Dictyota and ability to use other plants as foods. Such geographic studies of herbivory have been conducted using terrestrial insects, but few studies have focused on other herbivores, and this is especially true for marine systems. In multiple-choice feeding assays with both ﬁeld-collected and laboratory-reared adults, a North Carolina population of A. longimana sympatric with Dictyota more readily fed on Dictyota and was more resistant to Dictyota’s deterrent chemistry than was a Connecticut population from outside of Dictyota’s geographic range. When raised on Dictyota menstrualis and D. ciliolata, A. longimana juveniles from North Carolina grew faster, matured faster, and produced more reproductive females than did Connecticut juveniles. The differential tolerance for Dictyota has a genetic basis, as it was maintained through two generations grown to maturity in a common environment. When several northern and southern populations were assayed, they displayed similar regional differences in feeding preferences.","issue":"10","language":"en","page":"15","source":"Zotero","title":"GEOGRAPHIC VARIATION AMONG HERBIVORE POPULATIONS IN TOLERANCE FOR A CHEMICALLY RICH SEAWEED","volume":"83","author":[{"family":"Sotka","given":"Erik E"},{"family":"Hay","given":"Mark E"}],"issued":{"date-parts":[["2002"]]}}},{"id":359,"uris":["http://zotero.org/users/6486635/items/HKV33CWI"],"itemData":{"id":359,"type":"article-journal","abstract":"Although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A1158E" w:rsidRPr="000B4D61">
        <w:rPr>
          <w:rFonts w:ascii="Times New Roman" w:hAnsi="Times New Roman" w:cs="Times New Roman"/>
          <w:sz w:val="24"/>
          <w:szCs w:val="24"/>
        </w:rPr>
        <w:fldChar w:fldCharType="separate"/>
      </w:r>
      <w:r w:rsidR="00A1158E" w:rsidRPr="000B4D61">
        <w:rPr>
          <w:rFonts w:ascii="Times New Roman" w:hAnsi="Times New Roman" w:cs="Times New Roman"/>
          <w:noProof/>
          <w:sz w:val="24"/>
          <w:szCs w:val="24"/>
        </w:rPr>
        <w:t>(Sotka and Hay 2002, Dolecal and Long 2013)</w:t>
      </w:r>
      <w:r w:rsidR="00A1158E" w:rsidRPr="000B4D61">
        <w:rPr>
          <w:rFonts w:ascii="Times New Roman" w:hAnsi="Times New Roman" w:cs="Times New Roman"/>
          <w:sz w:val="24"/>
          <w:szCs w:val="24"/>
        </w:rPr>
        <w:fldChar w:fldCharType="end"/>
      </w:r>
      <w:r w:rsidRPr="000B4D61">
        <w:rPr>
          <w:rFonts w:ascii="Times New Roman" w:eastAsia="Times New Roman" w:hAnsi="Times New Roman" w:cs="Times New Roman"/>
          <w:sz w:val="24"/>
          <w:szCs w:val="24"/>
        </w:rPr>
        <w:t xml:space="preserve">. </w:t>
      </w:r>
    </w:p>
    <w:p w14:paraId="43A23CBC" w14:textId="77777777" w:rsidR="00FE7306" w:rsidRPr="000B4D61" w:rsidRDefault="00FE7306" w:rsidP="000B4D61">
      <w:pPr>
        <w:spacing w:line="480" w:lineRule="auto"/>
        <w:jc w:val="both"/>
        <w:rPr>
          <w:rFonts w:ascii="Times New Roman" w:eastAsia="Times New Roman" w:hAnsi="Times New Roman" w:cs="Times New Roman"/>
          <w:sz w:val="24"/>
          <w:szCs w:val="24"/>
        </w:rPr>
      </w:pPr>
    </w:p>
    <w:p w14:paraId="5691FD51" w14:textId="77777777"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012E7D85" w14:textId="513FF3F6" w:rsidR="004D120D" w:rsidRDefault="00FE7306" w:rsidP="001B5D6B">
      <w:pPr>
        <w:spacing w:line="480" w:lineRule="auto"/>
        <w:ind w:firstLine="720"/>
        <w:jc w:val="both"/>
        <w:rPr>
          <w:ins w:id="595" w:author="Jeremy Long" w:date="2023-08-25T13:40:00Z"/>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To understand if shifts in wrack composition (e.g., from kelp to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cause intertidal </w:t>
      </w:r>
      <w:r w:rsidR="00AD1A4E"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to change consumption of native benthic seaweeds, we offered an assemblage of intertidal </w:t>
      </w:r>
      <w:ins w:id="596" w:author="Jeremy Long" w:date="2023-09-24T10:05:00Z">
        <w:r w:rsidR="009942BA">
          <w:rPr>
            <w:rFonts w:ascii="Times New Roman" w:eastAsia="Times New Roman" w:hAnsi="Times New Roman" w:cs="Times New Roman"/>
            <w:sz w:val="24"/>
            <w:szCs w:val="24"/>
          </w:rPr>
          <w:t>consumers k</w:t>
        </w:r>
      </w:ins>
      <w:ins w:id="597" w:author="Jeremy Long" w:date="2023-09-24T10:06:00Z">
        <w:r w:rsidR="009942BA">
          <w:rPr>
            <w:rFonts w:ascii="Times New Roman" w:eastAsia="Times New Roman" w:hAnsi="Times New Roman" w:cs="Times New Roman"/>
            <w:sz w:val="24"/>
            <w:szCs w:val="24"/>
          </w:rPr>
          <w:t xml:space="preserve">nown to eat </w:t>
        </w:r>
      </w:ins>
      <w:r w:rsidR="00AD1A4E" w:rsidRPr="000B4D61">
        <w:rPr>
          <w:rFonts w:ascii="Times New Roman" w:eastAsia="Times New Roman" w:hAnsi="Times New Roman" w:cs="Times New Roman"/>
          <w:sz w:val="24"/>
          <w:szCs w:val="24"/>
        </w:rPr>
        <w:t>seaweed and wrack</w:t>
      </w:r>
      <w:del w:id="598" w:author="Jeremy Long" w:date="2023-09-24T10:06:00Z">
        <w:r w:rsidR="00AD1A4E" w:rsidRPr="000B4D61" w:rsidDel="009942BA">
          <w:rPr>
            <w:rFonts w:ascii="Times New Roman" w:eastAsia="Times New Roman" w:hAnsi="Times New Roman" w:cs="Times New Roman"/>
            <w:sz w:val="24"/>
            <w:szCs w:val="24"/>
          </w:rPr>
          <w:delText xml:space="preserve"> consumers</w:delText>
        </w:r>
      </w:del>
      <w:ins w:id="599" w:author="Jeremy Long" w:date="2023-09-24T10:06:00Z">
        <w:r w:rsidR="009942BA">
          <w:rPr>
            <w:rFonts w:ascii="Times New Roman" w:eastAsia="Times New Roman" w:hAnsi="Times New Roman" w:cs="Times New Roman"/>
            <w:sz w:val="24"/>
            <w:szCs w:val="24"/>
          </w:rPr>
          <w:t>,</w:t>
        </w:r>
      </w:ins>
      <w:r w:rsidRPr="000B4D61">
        <w:rPr>
          <w:rFonts w:ascii="Times New Roman" w:eastAsia="Times New Roman" w:hAnsi="Times New Roman" w:cs="Times New Roman"/>
          <w:sz w:val="24"/>
          <w:szCs w:val="24"/>
        </w:rPr>
        <w:t xml:space="preserve"> a choice of native benthic seaweeds in the presence of either kelp or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w:t>
      </w:r>
      <w:ins w:id="600" w:author="Jeremy Long" w:date="2023-08-28T16:12:00Z">
        <w:r w:rsidR="001B5D6B">
          <w:rPr>
            <w:rFonts w:ascii="Times New Roman" w:eastAsia="Times New Roman" w:hAnsi="Times New Roman" w:cs="Times New Roman"/>
            <w:sz w:val="24"/>
            <w:szCs w:val="24"/>
          </w:rPr>
          <w:t>To create realistic assemblages of wrack consumers, w</w:t>
        </w:r>
      </w:ins>
      <w:ins w:id="601" w:author="Jeremy Long" w:date="2023-08-25T13:40:00Z">
        <w:r w:rsidR="004D120D" w:rsidRPr="000B4D61">
          <w:rPr>
            <w:rFonts w:ascii="Times New Roman" w:eastAsia="Times New Roman" w:hAnsi="Times New Roman" w:cs="Times New Roman"/>
            <w:sz w:val="24"/>
            <w:szCs w:val="24"/>
          </w:rPr>
          <w:t xml:space="preserve">e surveyed </w:t>
        </w:r>
        <w:r w:rsidR="004D120D">
          <w:rPr>
            <w:rFonts w:ascii="Times New Roman" w:eastAsia="Times New Roman" w:hAnsi="Times New Roman" w:cs="Times New Roman"/>
            <w:sz w:val="24"/>
            <w:szCs w:val="24"/>
          </w:rPr>
          <w:t xml:space="preserve">the abundance of </w:t>
        </w:r>
        <w:r w:rsidR="004D120D" w:rsidRPr="000B4D61">
          <w:rPr>
            <w:rFonts w:ascii="Times New Roman" w:eastAsia="Times New Roman" w:hAnsi="Times New Roman" w:cs="Times New Roman"/>
            <w:sz w:val="24"/>
            <w:szCs w:val="24"/>
          </w:rPr>
          <w:t xml:space="preserve">rocky intertidal </w:t>
        </w:r>
        <w:proofErr w:type="spellStart"/>
        <w:r w:rsidR="004D120D">
          <w:rPr>
            <w:rFonts w:ascii="Times New Roman" w:eastAsia="Times New Roman" w:hAnsi="Times New Roman" w:cs="Times New Roman"/>
            <w:sz w:val="24"/>
            <w:szCs w:val="24"/>
          </w:rPr>
          <w:t>detritivorous</w:t>
        </w:r>
        <w:proofErr w:type="spellEnd"/>
        <w:r w:rsidR="004D120D">
          <w:rPr>
            <w:rFonts w:ascii="Times New Roman" w:eastAsia="Times New Roman" w:hAnsi="Times New Roman" w:cs="Times New Roman"/>
            <w:sz w:val="24"/>
            <w:szCs w:val="24"/>
          </w:rPr>
          <w:t xml:space="preserve"> invertebrates</w:t>
        </w:r>
        <w:r w:rsidR="004D120D" w:rsidRPr="000B4D61">
          <w:rPr>
            <w:rFonts w:ascii="Times New Roman" w:eastAsia="Times New Roman" w:hAnsi="Times New Roman" w:cs="Times New Roman"/>
            <w:sz w:val="24"/>
            <w:szCs w:val="24"/>
          </w:rPr>
          <w:t xml:space="preserve"> at Sunset Cliffs Natural Park </w:t>
        </w:r>
        <w:r w:rsidR="004D120D" w:rsidRPr="000B4D61">
          <w:rPr>
            <w:rFonts w:ascii="Times New Roman" w:eastAsia="Times New Roman" w:hAnsi="Times New Roman" w:cs="Times New Roman"/>
            <w:sz w:val="24"/>
            <w:szCs w:val="24"/>
          </w:rPr>
          <w:lastRenderedPageBreak/>
          <w:t>(32.71972° N, -117.25725° W) in August 2019. We recorded all snails and crabs found within a 0.50 x 0.50 m quadrat that was flipped end over end and parallel to shore (n=10). This procedure was repeated in the low, mid, and high intertidal zones. Although this technique accurately sampled turban snails and hermit crabs, it did not sample mobile shore crabs.</w:t>
        </w:r>
      </w:ins>
      <w:ins w:id="602" w:author="Jeremy Long" w:date="2023-08-28T16:17:00Z">
        <w:r w:rsidR="001B5D6B" w:rsidRPr="001B5D6B">
          <w:rPr>
            <w:rFonts w:ascii="Times New Roman" w:eastAsia="Times New Roman" w:hAnsi="Times New Roman" w:cs="Times New Roman"/>
            <w:sz w:val="24"/>
            <w:szCs w:val="24"/>
          </w:rPr>
          <w:t xml:space="preserve"> </w:t>
        </w:r>
        <w:r w:rsidR="001B5D6B" w:rsidRPr="000B4D61">
          <w:rPr>
            <w:rFonts w:ascii="Times New Roman" w:eastAsia="Times New Roman" w:hAnsi="Times New Roman" w:cs="Times New Roman"/>
            <w:sz w:val="24"/>
            <w:szCs w:val="24"/>
          </w:rPr>
          <w:t xml:space="preserve">To determine </w:t>
        </w:r>
        <w:r w:rsidR="001B5D6B">
          <w:rPr>
            <w:rFonts w:ascii="Times New Roman" w:eastAsia="Times New Roman" w:hAnsi="Times New Roman" w:cs="Times New Roman"/>
            <w:sz w:val="24"/>
            <w:szCs w:val="24"/>
          </w:rPr>
          <w:t>a realistic</w:t>
        </w:r>
        <w:r w:rsidR="001B5D6B" w:rsidRPr="000B4D61">
          <w:rPr>
            <w:rFonts w:ascii="Times New Roman" w:eastAsia="Times New Roman" w:hAnsi="Times New Roman" w:cs="Times New Roman"/>
            <w:sz w:val="24"/>
            <w:szCs w:val="24"/>
          </w:rPr>
          <w:t xml:space="preserve"> number of animals to add to our experiments, we multiplied field densities by the floor area of the plastic containers used in the assay. </w:t>
        </w:r>
      </w:ins>
      <w:ins w:id="603" w:author="Jeremy Long" w:date="2023-08-28T16:18:00Z">
        <w:r w:rsidR="001B5D6B">
          <w:rPr>
            <w:rFonts w:ascii="Times New Roman" w:eastAsia="Times New Roman" w:hAnsi="Times New Roman" w:cs="Times New Roman"/>
            <w:sz w:val="24"/>
            <w:szCs w:val="24"/>
          </w:rPr>
          <w:t>Because we did not have density data for shore crabs, we added a single individual to each replicate.</w:t>
        </w:r>
      </w:ins>
      <w:ins w:id="604" w:author="Jeremy Long" w:date="2023-09-24T10:07:00Z">
        <w:r w:rsidR="009942BA">
          <w:rPr>
            <w:rFonts w:ascii="Times New Roman" w:eastAsia="Times New Roman" w:hAnsi="Times New Roman" w:cs="Times New Roman"/>
            <w:sz w:val="24"/>
            <w:szCs w:val="24"/>
          </w:rPr>
          <w:t xml:space="preserve"> We recognize this approach </w:t>
        </w:r>
      </w:ins>
      <w:ins w:id="605" w:author="Jeremy Long" w:date="2023-09-24T10:08:00Z">
        <w:r w:rsidR="009942BA">
          <w:rPr>
            <w:rFonts w:ascii="Times New Roman" w:eastAsia="Times New Roman" w:hAnsi="Times New Roman" w:cs="Times New Roman"/>
            <w:sz w:val="24"/>
            <w:szCs w:val="24"/>
          </w:rPr>
          <w:t xml:space="preserve">creates an assemblage with relatively more abundant shore crabs and therefore </w:t>
        </w:r>
      </w:ins>
      <w:ins w:id="606" w:author="Jeremy Long" w:date="2023-09-24T10:07:00Z">
        <w:r w:rsidR="009942BA">
          <w:rPr>
            <w:rFonts w:ascii="Times New Roman" w:eastAsia="Times New Roman" w:hAnsi="Times New Roman" w:cs="Times New Roman"/>
            <w:sz w:val="24"/>
            <w:szCs w:val="24"/>
          </w:rPr>
          <w:t>might overestimate the role of shore c</w:t>
        </w:r>
      </w:ins>
      <w:ins w:id="607" w:author="Jeremy Long" w:date="2023-09-24T10:08:00Z">
        <w:r w:rsidR="009942BA">
          <w:rPr>
            <w:rFonts w:ascii="Times New Roman" w:eastAsia="Times New Roman" w:hAnsi="Times New Roman" w:cs="Times New Roman"/>
            <w:sz w:val="24"/>
            <w:szCs w:val="24"/>
          </w:rPr>
          <w:t>rabs.</w:t>
        </w:r>
      </w:ins>
    </w:p>
    <w:p w14:paraId="39AFF0AE" w14:textId="39940E73" w:rsidR="00FE7306" w:rsidRPr="000B4D61" w:rsidDel="00881A63" w:rsidRDefault="00FE7306" w:rsidP="000B4D61">
      <w:pPr>
        <w:spacing w:line="480" w:lineRule="auto"/>
        <w:ind w:firstLine="720"/>
        <w:jc w:val="both"/>
        <w:rPr>
          <w:del w:id="608" w:author="Jeremy Long" w:date="2023-08-28T16:25:00Z"/>
          <w:rFonts w:ascii="Times New Roman" w:eastAsia="Times New Roman" w:hAnsi="Times New Roman" w:cs="Times New Roman"/>
          <w:i/>
          <w:sz w:val="24"/>
          <w:szCs w:val="24"/>
        </w:rPr>
      </w:pPr>
      <w:del w:id="609" w:author="Jeremy Long" w:date="2023-08-28T16:19:00Z">
        <w:r w:rsidRPr="000B4D61" w:rsidDel="001B5D6B">
          <w:rPr>
            <w:rFonts w:ascii="Times New Roman" w:eastAsia="Times New Roman" w:hAnsi="Times New Roman" w:cs="Times New Roman"/>
            <w:sz w:val="24"/>
            <w:szCs w:val="24"/>
          </w:rPr>
          <w:delText xml:space="preserve">This could occur given that shifts in the wrack composition might change the relative palatability of the wrack and the native benthic seaweeds. </w:delText>
        </w:r>
      </w:del>
      <w:r w:rsidRPr="000B4D61">
        <w:rPr>
          <w:rFonts w:ascii="Times New Roman" w:eastAsia="Times New Roman" w:hAnsi="Times New Roman" w:cs="Times New Roman"/>
          <w:sz w:val="24"/>
          <w:szCs w:val="24"/>
        </w:rPr>
        <w:t xml:space="preserve">We collected all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and seaweed from Sunset Cliffs Natural Park and transported them to CMIL. </w:t>
      </w:r>
      <w:del w:id="610" w:author="Jeremy Long" w:date="2023-08-28T16:19:00Z">
        <w:r w:rsidR="00BE5804" w:rsidRPr="000B4D61" w:rsidDel="001B5D6B">
          <w:rPr>
            <w:rFonts w:ascii="Times New Roman" w:eastAsia="Times New Roman" w:hAnsi="Times New Roman" w:cs="Times New Roman"/>
            <w:sz w:val="24"/>
            <w:szCs w:val="24"/>
          </w:rPr>
          <w:delText>Animal</w:delText>
        </w:r>
        <w:r w:rsidRPr="000B4D61" w:rsidDel="001B5D6B">
          <w:rPr>
            <w:rFonts w:ascii="Times New Roman" w:eastAsia="Times New Roman" w:hAnsi="Times New Roman" w:cs="Times New Roman"/>
            <w:sz w:val="24"/>
            <w:szCs w:val="24"/>
          </w:rPr>
          <w:delText xml:space="preserve"> densities in this assay were determined based on the survey described above (turban snails n=3, hermit crabs n=6, </w:delText>
        </w:r>
        <w:r w:rsidR="00D646FB" w:rsidRPr="000B4D61" w:rsidDel="001B5D6B">
          <w:rPr>
            <w:rFonts w:ascii="Times New Roman" w:eastAsia="Times New Roman" w:hAnsi="Times New Roman" w:cs="Times New Roman"/>
            <w:sz w:val="24"/>
            <w:szCs w:val="24"/>
          </w:rPr>
          <w:delText>s</w:delText>
        </w:r>
        <w:r w:rsidRPr="000B4D61" w:rsidDel="001B5D6B">
          <w:rPr>
            <w:rFonts w:ascii="Times New Roman" w:eastAsia="Times New Roman" w:hAnsi="Times New Roman" w:cs="Times New Roman"/>
            <w:sz w:val="24"/>
            <w:szCs w:val="24"/>
          </w:rPr>
          <w:delText xml:space="preserve">hore crabs n=1). </w:delText>
        </w:r>
      </w:del>
      <w:r w:rsidRPr="000B4D61">
        <w:rPr>
          <w:rFonts w:ascii="Times New Roman" w:eastAsia="Times New Roman" w:hAnsi="Times New Roman" w:cs="Times New Roman"/>
          <w:sz w:val="24"/>
          <w:szCs w:val="24"/>
        </w:rPr>
        <w:t xml:space="preserve">We offered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a choice between </w:t>
      </w:r>
      <w:ins w:id="611" w:author="Jeremy Long" w:date="2023-08-28T16:24:00Z">
        <w:r w:rsidR="00881A63">
          <w:rPr>
            <w:rFonts w:ascii="Times New Roman" w:eastAsia="Times New Roman" w:hAnsi="Times New Roman" w:cs="Times New Roman"/>
            <w:sz w:val="24"/>
            <w:szCs w:val="24"/>
          </w:rPr>
          <w:t xml:space="preserve">artificial </w:t>
        </w:r>
      </w:ins>
      <w:r w:rsidRPr="000B4D61">
        <w:rPr>
          <w:rFonts w:ascii="Times New Roman" w:eastAsia="Times New Roman" w:hAnsi="Times New Roman" w:cs="Times New Roman"/>
          <w:sz w:val="24"/>
          <w:szCs w:val="24"/>
        </w:rPr>
        <w:t>foods made from</w:t>
      </w:r>
      <w:r w:rsidR="00D646FB" w:rsidRPr="000B4D61">
        <w:rPr>
          <w:rFonts w:ascii="Times New Roman" w:eastAsia="Times New Roman" w:hAnsi="Times New Roman" w:cs="Times New Roman"/>
          <w:sz w:val="24"/>
          <w:szCs w:val="24"/>
        </w:rPr>
        <w:t xml:space="preserve"> </w:t>
      </w:r>
      <w:ins w:id="612" w:author="Jeremy Long" w:date="2023-08-29T09:41:00Z">
        <w:r w:rsidR="001E1433">
          <w:rPr>
            <w:rFonts w:ascii="Times New Roman" w:eastAsia="Times New Roman" w:hAnsi="Times New Roman" w:cs="Times New Roman"/>
            <w:sz w:val="24"/>
            <w:szCs w:val="24"/>
          </w:rPr>
          <w:t>three</w:t>
        </w:r>
      </w:ins>
      <w:ins w:id="613" w:author="Jeremy Long" w:date="2023-08-29T09:40:00Z">
        <w:r w:rsidR="001E1433">
          <w:rPr>
            <w:rFonts w:ascii="Times New Roman" w:eastAsia="Times New Roman" w:hAnsi="Times New Roman" w:cs="Times New Roman"/>
            <w:sz w:val="24"/>
            <w:szCs w:val="24"/>
          </w:rPr>
          <w:t xml:space="preserve"> native benthic seaweeds (</w:t>
        </w:r>
      </w:ins>
      <w:del w:id="614" w:author="Jeremy Long" w:date="2023-08-29T09:39:00Z">
        <w:r w:rsidR="00D646FB" w:rsidRPr="000B4D61" w:rsidDel="001E1433">
          <w:rPr>
            <w:rFonts w:ascii="Times New Roman" w:eastAsia="Times New Roman" w:hAnsi="Times New Roman" w:cs="Times New Roman"/>
            <w:sz w:val="24"/>
            <w:szCs w:val="24"/>
          </w:rPr>
          <w:delText>green benthic seaweed</w:delText>
        </w:r>
        <w:r w:rsidRPr="000B4D61" w:rsidDel="001E1433">
          <w:rPr>
            <w:rFonts w:ascii="Times New Roman" w:eastAsia="Times New Roman" w:hAnsi="Times New Roman" w:cs="Times New Roman"/>
            <w:sz w:val="24"/>
            <w:szCs w:val="24"/>
          </w:rPr>
          <w:delText xml:space="preserve"> (</w:delText>
        </w:r>
      </w:del>
      <w:r w:rsidRPr="000B4D61">
        <w:rPr>
          <w:rFonts w:ascii="Times New Roman" w:eastAsia="Times New Roman" w:hAnsi="Times New Roman" w:cs="Times New Roman"/>
          <w:i/>
          <w:sz w:val="24"/>
          <w:szCs w:val="24"/>
        </w:rPr>
        <w:t>Ulva spp.</w:t>
      </w:r>
      <w:del w:id="615" w:author="Jeremy Long" w:date="2023-08-29T09:40:00Z">
        <w:r w:rsidRPr="000B4D61" w:rsidDel="001E1433">
          <w:rPr>
            <w:rFonts w:ascii="Times New Roman" w:eastAsia="Times New Roman" w:hAnsi="Times New Roman" w:cs="Times New Roman"/>
            <w:sz w:val="24"/>
            <w:szCs w:val="24"/>
          </w:rPr>
          <w:delText>)</w:delText>
        </w:r>
      </w:del>
      <w:r w:rsidRPr="000B4D61">
        <w:rPr>
          <w:rFonts w:ascii="Times New Roman" w:eastAsia="Times New Roman" w:hAnsi="Times New Roman" w:cs="Times New Roman"/>
          <w:i/>
          <w:sz w:val="24"/>
          <w:szCs w:val="24"/>
        </w:rPr>
        <w:t xml:space="preserve">, </w:t>
      </w:r>
      <w:del w:id="616" w:author="Jeremy Long" w:date="2023-08-29T09:40:00Z">
        <w:r w:rsidRPr="000B4D61" w:rsidDel="001E1433">
          <w:rPr>
            <w:rFonts w:ascii="Times New Roman" w:eastAsia="Times New Roman" w:hAnsi="Times New Roman" w:cs="Times New Roman"/>
            <w:sz w:val="24"/>
            <w:szCs w:val="24"/>
          </w:rPr>
          <w:delText>brown rockweed (</w:delText>
        </w:r>
      </w:del>
      <w:proofErr w:type="spellStart"/>
      <w:r w:rsidRPr="000B4D61">
        <w:rPr>
          <w:rFonts w:ascii="Times New Roman" w:eastAsia="Times New Roman" w:hAnsi="Times New Roman" w:cs="Times New Roman"/>
          <w:i/>
          <w:sz w:val="24"/>
          <w:szCs w:val="24"/>
        </w:rPr>
        <w:t>Silvetia</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compressa</w:t>
      </w:r>
      <w:proofErr w:type="spellEnd"/>
      <w:ins w:id="617" w:author="Jeremy Long" w:date="2023-08-29T09:40:00Z">
        <w:r w:rsidR="001E1433">
          <w:rPr>
            <w:rFonts w:ascii="Times New Roman" w:eastAsia="Times New Roman" w:hAnsi="Times New Roman" w:cs="Times New Roman"/>
            <w:i/>
            <w:sz w:val="24"/>
            <w:szCs w:val="24"/>
          </w:rPr>
          <w:t>,</w:t>
        </w:r>
      </w:ins>
      <w:del w:id="618" w:author="Jeremy Long" w:date="2023-08-29T09:40:00Z">
        <w:r w:rsidRPr="000B4D61" w:rsidDel="001E1433">
          <w:rPr>
            <w:rFonts w:ascii="Times New Roman" w:eastAsia="Times New Roman" w:hAnsi="Times New Roman" w:cs="Times New Roman"/>
            <w:sz w:val="24"/>
            <w:szCs w:val="24"/>
          </w:rPr>
          <w:delText>)</w:delText>
        </w:r>
        <w:r w:rsidRPr="000B4D61" w:rsidDel="001E1433">
          <w:rPr>
            <w:rFonts w:ascii="Times New Roman" w:eastAsia="Times New Roman" w:hAnsi="Times New Roman" w:cs="Times New Roman"/>
            <w:i/>
            <w:sz w:val="24"/>
            <w:szCs w:val="24"/>
          </w:rPr>
          <w:delText>,</w:delText>
        </w:r>
      </w:del>
      <w:r w:rsidRPr="000B4D61">
        <w:rPr>
          <w:rFonts w:ascii="Times New Roman" w:eastAsia="Times New Roman" w:hAnsi="Times New Roman" w:cs="Times New Roman"/>
          <w:i/>
          <w:sz w:val="24"/>
          <w:szCs w:val="24"/>
        </w:rPr>
        <w:t xml:space="preserve"> </w:t>
      </w:r>
      <w:ins w:id="619" w:author="Jeremy Long" w:date="2023-08-29T09:41:00Z">
        <w:r w:rsidR="001E1433">
          <w:rPr>
            <w:rFonts w:ascii="Times New Roman" w:eastAsia="Times New Roman" w:hAnsi="Times New Roman" w:cs="Times New Roman"/>
            <w:iCs/>
            <w:sz w:val="24"/>
            <w:szCs w:val="24"/>
          </w:rPr>
          <w:t xml:space="preserve">and </w:t>
        </w:r>
      </w:ins>
      <w:del w:id="620" w:author="Jeremy Long" w:date="2023-08-28T16:24:00Z">
        <w:r w:rsidRPr="000B4D61" w:rsidDel="00881A63">
          <w:rPr>
            <w:rFonts w:ascii="Times New Roman" w:eastAsia="Times New Roman" w:hAnsi="Times New Roman" w:cs="Times New Roman"/>
            <w:sz w:val="24"/>
            <w:szCs w:val="24"/>
          </w:rPr>
          <w:delText xml:space="preserve">and </w:delText>
        </w:r>
      </w:del>
      <w:del w:id="621" w:author="Jeremy Long" w:date="2023-08-29T09:40:00Z">
        <w:r w:rsidRPr="000B4D61" w:rsidDel="001E1433">
          <w:rPr>
            <w:rFonts w:ascii="Times New Roman" w:eastAsia="Times New Roman" w:hAnsi="Times New Roman" w:cs="Times New Roman"/>
            <w:sz w:val="24"/>
            <w:szCs w:val="24"/>
          </w:rPr>
          <w:delText>red benthic seaweed (</w:delText>
        </w:r>
      </w:del>
      <w:proofErr w:type="spellStart"/>
      <w:r w:rsidRPr="000B4D61">
        <w:rPr>
          <w:rFonts w:ascii="Times New Roman" w:eastAsia="Times New Roman" w:hAnsi="Times New Roman" w:cs="Times New Roman"/>
          <w:i/>
          <w:sz w:val="24"/>
          <w:szCs w:val="24"/>
        </w:rPr>
        <w:t>Centroceras</w:t>
      </w:r>
      <w:proofErr w:type="spellEnd"/>
      <w:r w:rsidRPr="000B4D61">
        <w:rPr>
          <w:rFonts w:ascii="Times New Roman" w:eastAsia="Times New Roman" w:hAnsi="Times New Roman" w:cs="Times New Roman"/>
          <w:i/>
          <w:sz w:val="24"/>
          <w:szCs w:val="24"/>
        </w:rPr>
        <w:t xml:space="preserve"> </w:t>
      </w:r>
      <w:proofErr w:type="spellStart"/>
      <w:r w:rsidRPr="000B4D61">
        <w:rPr>
          <w:rFonts w:ascii="Times New Roman" w:eastAsia="Times New Roman" w:hAnsi="Times New Roman" w:cs="Times New Roman"/>
          <w:i/>
          <w:sz w:val="24"/>
          <w:szCs w:val="24"/>
        </w:rPr>
        <w:t>clavulatum</w:t>
      </w:r>
      <w:proofErr w:type="spellEnd"/>
      <w:r w:rsidRPr="000B4D61">
        <w:rPr>
          <w:rFonts w:ascii="Times New Roman" w:eastAsia="Times New Roman" w:hAnsi="Times New Roman" w:cs="Times New Roman"/>
          <w:sz w:val="24"/>
          <w:szCs w:val="24"/>
        </w:rPr>
        <w:t>),</w:t>
      </w:r>
      <w:r w:rsidRPr="000B4D61">
        <w:rPr>
          <w:rFonts w:ascii="Times New Roman" w:eastAsia="Times New Roman" w:hAnsi="Times New Roman" w:cs="Times New Roman"/>
          <w:i/>
          <w:sz w:val="24"/>
          <w:szCs w:val="24"/>
        </w:rPr>
        <w:t xml:space="preserve"> </w:t>
      </w:r>
      <w:r w:rsidRPr="000B4D61">
        <w:rPr>
          <w:rFonts w:ascii="Times New Roman" w:eastAsia="Times New Roman" w:hAnsi="Times New Roman" w:cs="Times New Roman"/>
          <w:sz w:val="24"/>
          <w:szCs w:val="24"/>
        </w:rPr>
        <w:t xml:space="preserve">and </w:t>
      </w:r>
      <w:ins w:id="622" w:author="Jeremy Long" w:date="2023-08-29T09:41:00Z">
        <w:r w:rsidR="001E1433">
          <w:rPr>
            <w:rFonts w:ascii="Times New Roman" w:eastAsia="Times New Roman" w:hAnsi="Times New Roman" w:cs="Times New Roman"/>
            <w:sz w:val="24"/>
            <w:szCs w:val="24"/>
          </w:rPr>
          <w:t>a wrack seaweed (</w:t>
        </w:r>
      </w:ins>
      <w:r w:rsidRPr="000B4D61">
        <w:rPr>
          <w:rFonts w:ascii="Times New Roman" w:eastAsia="Times New Roman" w:hAnsi="Times New Roman" w:cs="Times New Roman"/>
          <w:sz w:val="24"/>
          <w:szCs w:val="24"/>
        </w:rPr>
        <w:t xml:space="preserve">either </w:t>
      </w:r>
      <w:proofErr w:type="spellStart"/>
      <w:r w:rsidRPr="000B4D61">
        <w:rPr>
          <w:rFonts w:ascii="Times New Roman" w:eastAsia="Times New Roman" w:hAnsi="Times New Roman" w:cs="Times New Roman"/>
          <w:sz w:val="24"/>
          <w:szCs w:val="24"/>
        </w:rPr>
        <w:t>devilweed</w:t>
      </w:r>
      <w:proofErr w:type="spellEnd"/>
      <w:r w:rsidRPr="000B4D61">
        <w:rPr>
          <w:rFonts w:ascii="Times New Roman" w:eastAsia="Times New Roman" w:hAnsi="Times New Roman" w:cs="Times New Roman"/>
          <w:sz w:val="24"/>
          <w:szCs w:val="24"/>
        </w:rPr>
        <w:t xml:space="preserve"> or kelp</w:t>
      </w:r>
      <w:ins w:id="623" w:author="Jeremy Long" w:date="2023-08-29T09:41:00Z">
        <w:r w:rsidR="001E1433">
          <w:rPr>
            <w:rFonts w:ascii="Times New Roman" w:eastAsia="Times New Roman" w:hAnsi="Times New Roman" w:cs="Times New Roman"/>
            <w:sz w:val="24"/>
            <w:szCs w:val="24"/>
          </w:rPr>
          <w:t>)</w:t>
        </w:r>
      </w:ins>
      <w:r w:rsidRPr="000B4D61">
        <w:rPr>
          <w:rFonts w:ascii="Times New Roman" w:eastAsia="Times New Roman" w:hAnsi="Times New Roman" w:cs="Times New Roman"/>
          <w:i/>
          <w:sz w:val="24"/>
          <w:szCs w:val="24"/>
        </w:rPr>
        <w:t xml:space="preserve">. </w:t>
      </w:r>
    </w:p>
    <w:p w14:paraId="2DB11E66" w14:textId="77777777" w:rsidR="00FE7306" w:rsidRPr="000B4D61" w:rsidDel="00881A63" w:rsidRDefault="00FE7306" w:rsidP="00881A63">
      <w:pPr>
        <w:spacing w:line="480" w:lineRule="auto"/>
        <w:ind w:firstLine="720"/>
        <w:jc w:val="both"/>
        <w:rPr>
          <w:del w:id="624" w:author="Jeremy Long" w:date="2023-08-28T16:25:00Z"/>
          <w:rFonts w:ascii="Times New Roman" w:eastAsia="Times New Roman" w:hAnsi="Times New Roman" w:cs="Times New Roman"/>
          <w:sz w:val="24"/>
          <w:szCs w:val="24"/>
        </w:rPr>
        <w:pPrChange w:id="625" w:author="Jeremy Long" w:date="2023-08-28T16:25:00Z">
          <w:pPr>
            <w:spacing w:line="480" w:lineRule="auto"/>
            <w:jc w:val="both"/>
          </w:pPr>
        </w:pPrChange>
      </w:pPr>
      <w:del w:id="626" w:author="Jeremy Long" w:date="2023-08-28T16:25:00Z">
        <w:r w:rsidRPr="000B4D61" w:rsidDel="00881A63">
          <w:rPr>
            <w:rFonts w:ascii="Times New Roman" w:eastAsia="Times New Roman" w:hAnsi="Times New Roman" w:cs="Times New Roman"/>
            <w:sz w:val="24"/>
            <w:szCs w:val="24"/>
          </w:rPr>
          <w:delText xml:space="preserve"> </w:delText>
        </w:r>
      </w:del>
    </w:p>
    <w:p w14:paraId="107AC97B" w14:textId="7F8488C9" w:rsidR="00D646FB" w:rsidRPr="000B4D61" w:rsidRDefault="00FE7306" w:rsidP="00881A63">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Because we were unable to collect all of our seaweeds at the same time and we were concerned about changes to palatability while maintaining seaweeds in </w:t>
      </w:r>
      <w:del w:id="627" w:author="Jeremy Long" w:date="2023-09-24T10:09:00Z">
        <w:r w:rsidRPr="000B4D61" w:rsidDel="009942BA">
          <w:rPr>
            <w:rFonts w:ascii="Times New Roman" w:eastAsia="Times New Roman" w:hAnsi="Times New Roman" w:cs="Times New Roman"/>
            <w:sz w:val="24"/>
            <w:szCs w:val="24"/>
          </w:rPr>
          <w:delText xml:space="preserve">our </w:delText>
        </w:r>
      </w:del>
      <w:ins w:id="628" w:author="Jeremy Long" w:date="2023-09-24T10:09:00Z">
        <w:r w:rsidR="009942BA">
          <w:rPr>
            <w:rFonts w:ascii="Times New Roman" w:eastAsia="Times New Roman" w:hAnsi="Times New Roman" w:cs="Times New Roman"/>
            <w:sz w:val="24"/>
            <w:szCs w:val="24"/>
          </w:rPr>
          <w:t>the</w:t>
        </w:r>
        <w:r w:rsidR="009942BA" w:rsidRPr="000B4D61">
          <w:rPr>
            <w:rFonts w:ascii="Times New Roman" w:eastAsia="Times New Roman" w:hAnsi="Times New Roman" w:cs="Times New Roman"/>
            <w:sz w:val="24"/>
            <w:szCs w:val="24"/>
          </w:rPr>
          <w:t xml:space="preserve"> </w:t>
        </w:r>
      </w:ins>
      <w:r w:rsidRPr="000B4D61">
        <w:rPr>
          <w:rFonts w:ascii="Times New Roman" w:eastAsia="Times New Roman" w:hAnsi="Times New Roman" w:cs="Times New Roman"/>
          <w:sz w:val="24"/>
          <w:szCs w:val="24"/>
        </w:rPr>
        <w:t xml:space="preserve">lab, we fed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t>
      </w:r>
      <w:ins w:id="629" w:author="Jeremy Long" w:date="2023-08-29T09:41:00Z">
        <w:r w:rsidR="001E1433">
          <w:rPr>
            <w:rFonts w:ascii="Times New Roman" w:eastAsia="Times New Roman" w:hAnsi="Times New Roman" w:cs="Times New Roman"/>
            <w:sz w:val="24"/>
            <w:szCs w:val="24"/>
          </w:rPr>
          <w:t xml:space="preserve">artificial, </w:t>
        </w:r>
      </w:ins>
      <w:r w:rsidRPr="000B4D61">
        <w:rPr>
          <w:rFonts w:ascii="Times New Roman" w:eastAsia="Times New Roman" w:hAnsi="Times New Roman" w:cs="Times New Roman"/>
          <w:sz w:val="24"/>
          <w:szCs w:val="24"/>
        </w:rPr>
        <w:t>agar-based foods made from freeze-dried, homogenized seaweeds. We note that this process maintains chemical traits while removing morphological traits that may also impact palatability. Following methods adopted from previous studies</w:t>
      </w:r>
      <w:r w:rsidR="00D646FB" w:rsidRPr="000B4D61">
        <w:rPr>
          <w:rFonts w:ascii="Times New Roman" w:eastAsia="Times New Roman" w:hAnsi="Times New Roman" w:cs="Times New Roman"/>
          <w:sz w:val="24"/>
          <w:szCs w:val="24"/>
        </w:rPr>
        <w:t xml:space="preserve"> </w:t>
      </w:r>
      <w:r w:rsidR="00D646FB" w:rsidRPr="000B4D61">
        <w:rPr>
          <w:rFonts w:ascii="Times New Roman" w:eastAsia="Times New Roman" w:hAnsi="Times New Roman" w:cs="Times New Roman"/>
          <w:sz w:val="24"/>
          <w:szCs w:val="24"/>
        </w:rPr>
        <w:fldChar w:fldCharType="begin"/>
      </w:r>
      <w:r w:rsidR="00D646FB" w:rsidRPr="000B4D61">
        <w:rPr>
          <w:rFonts w:ascii="Times New Roman" w:eastAsia="Times New Roman" w:hAnsi="Times New Roman" w:cs="Times New Roman"/>
          <w:sz w:val="24"/>
          <w:szCs w:val="24"/>
        </w:rPr>
        <w:instrText xml:space="preserve"> ADDIN ZOTERO_ITEM CSL_CITATION {"citationID":"swXJOfe7","properties":{"formattedCitation":"(Bolser and Hay 1996, Thornber et al. 2008, Dolecal and Long 2013)","plainCitation":"(Bolser and Hay 1996, Thornber et al. 2008, Dolecal and Long 2013)","noteIndex":0},"citationItems":[{"id":384,"uris":["http://zotero.org/users/6486635/items/4DCU7Q4F"],"itemData":{"id":384,"type":"article-journal","abstract":"Investigators working in both terrestrial and marine systems hypothesize that prey defenses are better developed in tropical than in temperate habitats because tropical consumers are more active and diverse. To investigate the hypothesis that chemical defenses are more potent in tropical than in temperate seaweeds, we conducted 38 feeding assays involving seven genera of algae. We offered tropical and temperate sea urchins the choice of a temperate alga from North Carolina or a closely related tropical alga from the Bahamas. Plants were freeze-dried, ground to a fine powder, embedded in agar, and presented in congeneric pairs (North Carolina species vs. Bahamian species), or same-species pairs, to the temperate urchin Arbacia punctulata and the tropical urchin Lytechinus variegatus. For the genera we tested (the red alga Amphiroa, the green alga Udotea, and the brown algae Dictyopteris, Dictyota, Lobophora, Padina, and Sargassum), we documented a general pattern in which the mean amount of North Carolina seaweeds eaten was approximately twice that of their Bahamian congeners. Dictyota was an exception to the overall pattern, in that mean consumption of temperate and tropical species was equivalent. In addition to showing a latitudinal difference in seaweed palatability, we found that some species exhibited significant, between-population variation in herbivore resistance on a local scale. The most notable example was Dictyota menstrualis from North Carolina. When collected from a shallow inshore site, this species was significantly more palatable than tropical species of Dictyota in four of six contrasts. When collected from a deeper offshore site, it was significantly less palatable than the tropical species in four of six contrasts. Thus, for this species, the between-population variance in palatability within a geographic region (North Carolina) bracketed the variance in palatability that we found among species and between regions.","container-title":"Ecology","DOI":"10.2307/2265730","ISSN":"00129658","issue":"8","language":"en","page":"2269-2286","source":"DOI.org (Crossref)","title":"Are Tropical Plants Better Defended? Palatability and Defenses of Temperate vs. Tropical Seaweeds","title-short":"Are Tropical Plants Better Defended?","volume":"77","author":[{"family":"Bolser","given":"Robin C."},{"family":"Hay","given":"Mark E."}],"issued":{"date-parts":[["1996",12]]}}},{"id":296,"uris":["http://zotero.org/users/6486635/items/ZNSAMNPB"],"itemData":{"id":296,"type":"article-journal","abstract":"Primary producers such as plants and macroalgae can vary in palatability to their herbivorous grazers; this leads to variation in the intensity of herbivory, which can play an important role in setting the composition and diversity of producer assemblages. However, despite strong gradients in the composition and abundance of herbivores across intertidal gradients, little is known about how macroalgal palatability and associated herbivore defenses vary across strong vertical gradients in marine rocky intertidal zones. Plant defense theory predicts that decreasing intensity of herbivory with increasing tidal elevation should result in higher intertidal species being more palatable and less defended than their lower intertidal counterparts. In this study, we examined the relative palatability of 9 pairs of closely related macroalgal species that occupy different elevations across this vertical gradient, to 3 of the most common local herbivores. We conducted controlled paired-choice feeding assays for every herbivore-algal species combination. Although we found no evidence for a vertical gradient in palatability consistent across all 3 herbivores, there were many significant, species-specific herbivore preferences driven by morphological and/or chemical properties of the macroalgae. In general, herbivores consumed more of the algae that they did not co-occur with: the lower intertidal herbivores Strongylocentrotus purpuratus and Tegula brunnea preferred higher intertidal algae overall, and the higher intertidal herbivore Tegula funebralis preferred lower intertidal algae. Our results suggest that the intensity of herbivory may change with tidal elevation in more complex ways than previously suspected, and that studies of macroalgal palatability and antiherbivore defenses in these systems will need to examine the relative impacts of a range of herbivores on algal community structure.","container-title":"Marine Ecology Progress Series","DOI":"10.3354/meps07406","ISSN":"0171-8630, 1616-1599","journalAbbreviation":"Mar. Ecol. Prog. Ser.","language":"en","page":"51-62","source":"DOI.org (Crossref)","title":"Differences in herbivore feeding preferences across a vertical rocky intertidal gradient","volume":"363","author":[{"family":"Thornber","given":"Cs"},{"family":"Jones","given":"E"},{"family":"Stachowicz","given":"Jj"}],"issued":{"date-parts":[["2008",7,15]]}}},{"id":359,"uris":["http://zotero.org/users/6486635/items/HKV33CWI"],"itemData":{"id":359,"type":"article-journal","abstract":"Although geographic variation in algal–herbivore interactions should be common, our appreciation of such variation remains incomplete. For example, feeding choice assays examining variation in palatability of algae typically compare multiple algal species or genera from a single location or a single alga from multiple locations. Unfortunately, most studies have not compared the interaction of herbivores with multiple algae from multiple locations, thus tests of variation of relative palatability are lacking. To examine spatial variation in algal palatability we determined the feeding preferences of the periwinkle snail Littorina littorea when offered multiple algal genera at the same time from two regions in choice assays. Multi-choice experiments were repeated throughout the year to examine temporal variation in feeding preferences. Consistent with previous studies, L. littorea preferred to feed on ephemeral algae compared to perennial species. Importantly, the relative palatability of the two ephemeral genera, Ulva and Porphyra, varied greatly between regions and seasons. Under certain conditions, Ulva only represented 24% of consumed algal wet mass in choice assays, while under other conditions, Ulva was eaten almost exclusively. Preferences for Ulva or Porphyra were unrelated to differences in morphology. Variation in the relative palatability of algae could inﬂuence consumer behavior leading to shifts in algal communities across broad geographic scales.","container-title":"Journal of Experimental Marine Biology and Ecology","DOI":"10.1016/j.jembe.2012.12.009","ISSN":"00220981","journalAbbreviation":"Journal of Experimental Marine Biology and Ecology","language":"en","page":"233-237","source":"DOI.org (Crossref)","title":"Ephemeral macroalgae display spatial variation in relative palatability","volume":"440","author":[{"family":"Dolecal","given":"Renee E."},{"family":"Long","given":"Jeremy D."}],"issued":{"date-parts":[["2013",2]]}}}],"schema":"https://github.com/citation-style-language/schema/raw/master/csl-citation.json"} </w:instrText>
      </w:r>
      <w:r w:rsidR="00D646FB" w:rsidRPr="000B4D61">
        <w:rPr>
          <w:rFonts w:ascii="Times New Roman" w:eastAsia="Times New Roman" w:hAnsi="Times New Roman" w:cs="Times New Roman"/>
          <w:sz w:val="24"/>
          <w:szCs w:val="24"/>
        </w:rPr>
        <w:fldChar w:fldCharType="separate"/>
      </w:r>
      <w:r w:rsidR="00D646FB" w:rsidRPr="000B4D61">
        <w:rPr>
          <w:rFonts w:ascii="Times New Roman" w:eastAsia="Times New Roman" w:hAnsi="Times New Roman" w:cs="Times New Roman"/>
          <w:noProof/>
          <w:sz w:val="24"/>
          <w:szCs w:val="24"/>
        </w:rPr>
        <w:t>(Bolser and Hay 1996, Thornber et al. 2008, Dolecal and Long 2013)</w:t>
      </w:r>
      <w:r w:rsidR="00D646FB" w:rsidRPr="000B4D61">
        <w:rPr>
          <w:rFonts w:ascii="Times New Roman" w:eastAsia="Times New Roman" w:hAnsi="Times New Roman" w:cs="Times New Roman"/>
          <w:sz w:val="24"/>
          <w:szCs w:val="24"/>
        </w:rPr>
        <w:fldChar w:fldCharType="end"/>
      </w:r>
      <w:ins w:id="630" w:author="Jeremy Long" w:date="2023-08-28T16:25:00Z">
        <w:r w:rsidR="00881A63">
          <w:rPr>
            <w:rFonts w:ascii="Times New Roman" w:eastAsia="Times New Roman" w:hAnsi="Times New Roman" w:cs="Times New Roman"/>
            <w:sz w:val="24"/>
            <w:szCs w:val="24"/>
          </w:rPr>
          <w:t>,</w:t>
        </w:r>
      </w:ins>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we mixed homogenized </w:t>
      </w:r>
      <w:ins w:id="631" w:author="Jeremy Long" w:date="2023-08-29T09:42:00Z">
        <w:r w:rsidR="001E1433">
          <w:rPr>
            <w:rFonts w:ascii="Times New Roman" w:eastAsia="Times New Roman" w:hAnsi="Times New Roman" w:cs="Times New Roman"/>
            <w:sz w:val="24"/>
            <w:szCs w:val="24"/>
          </w:rPr>
          <w:t xml:space="preserve">freeze-dried </w:t>
        </w:r>
      </w:ins>
      <w:r w:rsidRPr="000B4D61">
        <w:rPr>
          <w:rFonts w:ascii="Times New Roman" w:eastAsia="Times New Roman" w:hAnsi="Times New Roman" w:cs="Times New Roman"/>
          <w:sz w:val="24"/>
          <w:szCs w:val="24"/>
        </w:rPr>
        <w:t xml:space="preserve">seaweed (5.6%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xml:space="preserve">) into a heated agar solution (2.0% </w:t>
      </w:r>
      <w:proofErr w:type="spellStart"/>
      <w:r w:rsidRPr="000B4D61">
        <w:rPr>
          <w:rFonts w:ascii="Times New Roman" w:eastAsia="Times New Roman" w:hAnsi="Times New Roman" w:cs="Times New Roman"/>
          <w:sz w:val="24"/>
          <w:szCs w:val="24"/>
        </w:rPr>
        <w:t>w:v</w:t>
      </w:r>
      <w:proofErr w:type="spellEnd"/>
      <w:r w:rsidRPr="000B4D61">
        <w:rPr>
          <w:rFonts w:ascii="Times New Roman" w:eastAsia="Times New Roman" w:hAnsi="Times New Roman" w:cs="Times New Roman"/>
          <w:sz w:val="24"/>
          <w:szCs w:val="24"/>
        </w:rPr>
        <w:t>). This mixture was poured into polypropylene petri dishes (50 mm) and allowed to cool for ~30</w:t>
      </w:r>
      <w:r w:rsidR="00D646FB" w:rsidRPr="000B4D61">
        <w:rPr>
          <w:rFonts w:ascii="Times New Roman" w:eastAsia="Times New Roman" w:hAnsi="Times New Roman" w:cs="Times New Roman"/>
          <w:sz w:val="24"/>
          <w:szCs w:val="24"/>
        </w:rPr>
        <w:t xml:space="preserve"> </w:t>
      </w:r>
      <w:r w:rsidRPr="000B4D61">
        <w:rPr>
          <w:rFonts w:ascii="Times New Roman" w:eastAsia="Times New Roman" w:hAnsi="Times New Roman" w:cs="Times New Roman"/>
          <w:sz w:val="24"/>
          <w:szCs w:val="24"/>
        </w:rPr>
        <w:t xml:space="preserve">min. Once </w:t>
      </w:r>
      <w:del w:id="632" w:author="Jeremy Long" w:date="2023-08-29T09:42:00Z">
        <w:r w:rsidRPr="000B4D61" w:rsidDel="001E1433">
          <w:rPr>
            <w:rFonts w:ascii="Times New Roman" w:eastAsia="Times New Roman" w:hAnsi="Times New Roman" w:cs="Times New Roman"/>
            <w:sz w:val="24"/>
            <w:szCs w:val="24"/>
          </w:rPr>
          <w:delText>ready</w:delText>
        </w:r>
      </w:del>
      <w:ins w:id="633" w:author="Jeremy Long" w:date="2023-08-29T09:42:00Z">
        <w:r w:rsidR="001E1433">
          <w:rPr>
            <w:rFonts w:ascii="Times New Roman" w:eastAsia="Times New Roman" w:hAnsi="Times New Roman" w:cs="Times New Roman"/>
            <w:sz w:val="24"/>
            <w:szCs w:val="24"/>
          </w:rPr>
          <w:t>the food was solidified</w:t>
        </w:r>
      </w:ins>
      <w:r w:rsidRPr="000B4D61">
        <w:rPr>
          <w:rFonts w:ascii="Times New Roman" w:eastAsia="Times New Roman" w:hAnsi="Times New Roman" w:cs="Times New Roman"/>
          <w:sz w:val="24"/>
          <w:szCs w:val="24"/>
        </w:rPr>
        <w:t xml:space="preserve">, the agar-foods were blotted </w:t>
      </w:r>
      <w:proofErr w:type="spellStart"/>
      <w:r w:rsidRPr="000B4D61">
        <w:rPr>
          <w:rFonts w:ascii="Times New Roman" w:eastAsia="Times New Roman" w:hAnsi="Times New Roman" w:cs="Times New Roman"/>
          <w:sz w:val="24"/>
          <w:szCs w:val="24"/>
        </w:rPr>
        <w:t>dry</w:t>
      </w:r>
      <w:del w:id="634" w:author="Jeremy Long" w:date="2023-08-29T09:43:00Z">
        <w:r w:rsidRPr="000B4D61" w:rsidDel="001E1433">
          <w:rPr>
            <w:rFonts w:ascii="Times New Roman" w:eastAsia="Times New Roman" w:hAnsi="Times New Roman" w:cs="Times New Roman"/>
            <w:sz w:val="24"/>
            <w:szCs w:val="24"/>
          </w:rPr>
          <w:delText xml:space="preserve"> and </w:delText>
        </w:r>
      </w:del>
      <w:ins w:id="635" w:author="Jeremy Long" w:date="2023-08-29T09:43:00Z">
        <w:r w:rsidR="001E1433">
          <w:rPr>
            <w:rFonts w:ascii="Times New Roman" w:eastAsia="Times New Roman" w:hAnsi="Times New Roman" w:cs="Times New Roman"/>
            <w:sz w:val="24"/>
            <w:szCs w:val="24"/>
          </w:rPr>
          <w:t>,</w:t>
        </w:r>
      </w:ins>
      <w:r w:rsidRPr="000B4D61">
        <w:rPr>
          <w:rFonts w:ascii="Times New Roman" w:eastAsia="Times New Roman" w:hAnsi="Times New Roman" w:cs="Times New Roman"/>
          <w:sz w:val="24"/>
          <w:szCs w:val="24"/>
        </w:rPr>
        <w:t>weighed</w:t>
      </w:r>
      <w:proofErr w:type="spellEnd"/>
      <w:ins w:id="636" w:author="Jeremy Long" w:date="2023-08-29T09:43:00Z">
        <w:r w:rsidR="001E1433">
          <w:rPr>
            <w:rFonts w:ascii="Times New Roman" w:eastAsia="Times New Roman" w:hAnsi="Times New Roman" w:cs="Times New Roman"/>
            <w:sz w:val="24"/>
            <w:szCs w:val="24"/>
          </w:rPr>
          <w:t>, and then</w:t>
        </w:r>
      </w:ins>
      <w:r w:rsidRPr="000B4D61">
        <w:rPr>
          <w:rFonts w:ascii="Times New Roman" w:eastAsia="Times New Roman" w:hAnsi="Times New Roman" w:cs="Times New Roman"/>
          <w:sz w:val="24"/>
          <w:szCs w:val="24"/>
        </w:rPr>
        <w:t xml:space="preserve"> </w:t>
      </w:r>
      <w:del w:id="637" w:author="Jeremy Long" w:date="2023-08-29T09:43:00Z">
        <w:r w:rsidRPr="000B4D61" w:rsidDel="001E1433">
          <w:rPr>
            <w:rFonts w:ascii="Times New Roman" w:eastAsia="Times New Roman" w:hAnsi="Times New Roman" w:cs="Times New Roman"/>
            <w:sz w:val="24"/>
            <w:szCs w:val="24"/>
          </w:rPr>
          <w:delText xml:space="preserve">before being </w:delText>
        </w:r>
      </w:del>
      <w:r w:rsidRPr="000B4D61">
        <w:rPr>
          <w:rFonts w:ascii="Times New Roman" w:eastAsia="Times New Roman" w:hAnsi="Times New Roman" w:cs="Times New Roman"/>
          <w:sz w:val="24"/>
          <w:szCs w:val="24"/>
        </w:rPr>
        <w:t xml:space="preserve">offered to </w:t>
      </w:r>
      <w:r w:rsidR="00EF7DB4" w:rsidRPr="000B4D61">
        <w:rPr>
          <w:rFonts w:ascii="Times New Roman" w:eastAsia="Times New Roman" w:hAnsi="Times New Roman" w:cs="Times New Roman"/>
          <w:sz w:val="24"/>
          <w:szCs w:val="24"/>
        </w:rPr>
        <w:t>consumers</w:t>
      </w:r>
      <w:r w:rsidRPr="000B4D61">
        <w:rPr>
          <w:rFonts w:ascii="Times New Roman" w:eastAsia="Times New Roman" w:hAnsi="Times New Roman" w:cs="Times New Roman"/>
          <w:sz w:val="24"/>
          <w:szCs w:val="24"/>
        </w:rPr>
        <w:t xml:space="preserve">. </w:t>
      </w:r>
    </w:p>
    <w:p w14:paraId="0B04A4B3" w14:textId="64244DC2" w:rsidR="0011538B" w:rsidRPr="000B4D61" w:rsidRDefault="00FE7306" w:rsidP="000B4D61">
      <w:pPr>
        <w:spacing w:line="480" w:lineRule="auto"/>
        <w:ind w:firstLine="720"/>
        <w:jc w:val="both"/>
        <w:rPr>
          <w:rFonts w:ascii="Times New Roman" w:eastAsia="Times New Roman" w:hAnsi="Times New Roman" w:cs="Times New Roman"/>
          <w:sz w:val="24"/>
          <w:szCs w:val="24"/>
        </w:rPr>
      </w:pPr>
      <w:del w:id="638" w:author="Jeremy Long" w:date="2023-08-29T09:43:00Z">
        <w:r w:rsidRPr="000B4D61" w:rsidDel="001E1433">
          <w:rPr>
            <w:rFonts w:ascii="Times New Roman" w:eastAsia="Times New Roman" w:hAnsi="Times New Roman" w:cs="Times New Roman"/>
            <w:sz w:val="24"/>
            <w:szCs w:val="24"/>
          </w:rPr>
          <w:delText>Based on</w:delText>
        </w:r>
      </w:del>
      <w:del w:id="639" w:author="Jeremy Long" w:date="2023-08-29T09:45:00Z">
        <w:r w:rsidRPr="000B4D61" w:rsidDel="001E1433">
          <w:rPr>
            <w:rFonts w:ascii="Times New Roman" w:eastAsia="Times New Roman" w:hAnsi="Times New Roman" w:cs="Times New Roman"/>
            <w:sz w:val="24"/>
            <w:szCs w:val="24"/>
          </w:rPr>
          <w:delText xml:space="preserve"> previous experiments </w:delText>
        </w:r>
      </w:del>
      <w:del w:id="640" w:author="Jeremy Long" w:date="2023-08-29T09:43:00Z">
        <w:r w:rsidRPr="000B4D61" w:rsidDel="001E1433">
          <w:rPr>
            <w:rFonts w:ascii="Times New Roman" w:eastAsia="Times New Roman" w:hAnsi="Times New Roman" w:cs="Times New Roman"/>
            <w:sz w:val="24"/>
            <w:szCs w:val="24"/>
          </w:rPr>
          <w:delText xml:space="preserve">showing </w:delText>
        </w:r>
      </w:del>
      <w:del w:id="641" w:author="Jeremy Long" w:date="2023-08-29T09:45:00Z">
        <w:r w:rsidRPr="000B4D61" w:rsidDel="001E1433">
          <w:rPr>
            <w:rFonts w:ascii="Times New Roman" w:eastAsia="Times New Roman" w:hAnsi="Times New Roman" w:cs="Times New Roman"/>
            <w:sz w:val="24"/>
            <w:szCs w:val="24"/>
          </w:rPr>
          <w:delText xml:space="preserve">negligible autogenic growth in agar-based foods </w:delText>
        </w:r>
      </w:del>
      <w:del w:id="642" w:author="Jeremy Long" w:date="2023-08-29T09:44:00Z">
        <w:r w:rsidRPr="000B4D61" w:rsidDel="001E1433">
          <w:rPr>
            <w:rFonts w:ascii="Times New Roman" w:eastAsia="Times New Roman" w:hAnsi="Times New Roman" w:cs="Times New Roman"/>
            <w:sz w:val="24"/>
            <w:szCs w:val="24"/>
          </w:rPr>
          <w:delText>and due to tank space limitations</w:delText>
        </w:r>
      </w:del>
      <w:del w:id="643" w:author="Jeremy Long" w:date="2023-08-29T09:45:00Z">
        <w:r w:rsidRPr="000B4D61" w:rsidDel="001E1433">
          <w:rPr>
            <w:rFonts w:ascii="Times New Roman" w:eastAsia="Times New Roman" w:hAnsi="Times New Roman" w:cs="Times New Roman"/>
            <w:sz w:val="24"/>
            <w:szCs w:val="24"/>
          </w:rPr>
          <w:delText>, we reduced the number of controls to one control for every two experimental replicate</w:delText>
        </w:r>
        <w:r w:rsidR="00B56303" w:rsidRPr="000B4D61" w:rsidDel="001E1433">
          <w:rPr>
            <w:rFonts w:ascii="Times New Roman" w:eastAsia="Times New Roman" w:hAnsi="Times New Roman" w:cs="Times New Roman"/>
            <w:sz w:val="24"/>
            <w:szCs w:val="24"/>
          </w:rPr>
          <w:delText>s</w:delText>
        </w:r>
        <w:r w:rsidRPr="000B4D61" w:rsidDel="001E1433">
          <w:rPr>
            <w:rFonts w:ascii="Times New Roman" w:eastAsia="Times New Roman" w:hAnsi="Times New Roman" w:cs="Times New Roman"/>
            <w:sz w:val="24"/>
            <w:szCs w:val="24"/>
          </w:rPr>
          <w:delText xml:space="preserve">. </w:delText>
        </w:r>
      </w:del>
      <w:r w:rsidRPr="000B4D61">
        <w:rPr>
          <w:rFonts w:ascii="Times New Roman" w:eastAsia="Times New Roman" w:hAnsi="Times New Roman" w:cs="Times New Roman"/>
          <w:sz w:val="24"/>
          <w:szCs w:val="24"/>
        </w:rPr>
        <w:t xml:space="preserve">We </w:t>
      </w:r>
      <w:del w:id="644" w:author="Jeremy Long" w:date="2023-08-29T09:45:00Z">
        <w:r w:rsidRPr="000B4D61" w:rsidDel="001E1433">
          <w:rPr>
            <w:rFonts w:ascii="Times New Roman" w:eastAsia="Times New Roman" w:hAnsi="Times New Roman" w:cs="Times New Roman"/>
            <w:sz w:val="24"/>
            <w:szCs w:val="24"/>
          </w:rPr>
          <w:delText xml:space="preserve">used thermoplastic adhesive to </w:delText>
        </w:r>
      </w:del>
      <w:r w:rsidRPr="000B4D61">
        <w:rPr>
          <w:rFonts w:ascii="Times New Roman" w:eastAsia="Times New Roman" w:hAnsi="Times New Roman" w:cs="Times New Roman"/>
          <w:sz w:val="24"/>
          <w:szCs w:val="24"/>
        </w:rPr>
        <w:t>secure</w:t>
      </w:r>
      <w:ins w:id="645" w:author="Jeremy Long" w:date="2023-08-29T09:45:00Z">
        <w:r w:rsidR="001E1433">
          <w:rPr>
            <w:rFonts w:ascii="Times New Roman" w:eastAsia="Times New Roman" w:hAnsi="Times New Roman" w:cs="Times New Roman"/>
            <w:sz w:val="24"/>
            <w:szCs w:val="24"/>
          </w:rPr>
          <w:t>d</w:t>
        </w:r>
      </w:ins>
      <w:r w:rsidRPr="000B4D61">
        <w:rPr>
          <w:rFonts w:ascii="Times New Roman" w:eastAsia="Times New Roman" w:hAnsi="Times New Roman" w:cs="Times New Roman"/>
          <w:sz w:val="24"/>
          <w:szCs w:val="24"/>
        </w:rPr>
        <w:t xml:space="preserve"> the petri dishes containing agar-based foods in random order along the length of 330 x 190 x 108 mm containers with mesh (</w:t>
      </w:r>
      <w:r w:rsidR="00380168" w:rsidRPr="000B4D61">
        <w:rPr>
          <w:rFonts w:ascii="Times New Roman" w:eastAsia="Times New Roman" w:hAnsi="Times New Roman" w:cs="Times New Roman"/>
          <w:sz w:val="24"/>
          <w:szCs w:val="24"/>
        </w:rPr>
        <w:t xml:space="preserve">2 </w:t>
      </w:r>
      <w:r w:rsidRPr="000B4D61">
        <w:rPr>
          <w:rFonts w:ascii="Times New Roman" w:eastAsia="Times New Roman" w:hAnsi="Times New Roman" w:cs="Times New Roman"/>
          <w:sz w:val="24"/>
          <w:szCs w:val="24"/>
        </w:rPr>
        <w:t xml:space="preserve">mm) covered tops (n=20, and n=10 controls). </w:t>
      </w:r>
      <w:ins w:id="646" w:author="Jeremy Long" w:date="2023-08-29T09:45:00Z">
        <w:r w:rsidR="001E1433">
          <w:rPr>
            <w:rFonts w:ascii="Times New Roman" w:eastAsia="Times New Roman" w:hAnsi="Times New Roman" w:cs="Times New Roman"/>
            <w:sz w:val="24"/>
            <w:szCs w:val="24"/>
          </w:rPr>
          <w:lastRenderedPageBreak/>
          <w:t>Because</w:t>
        </w:r>
        <w:r w:rsidR="001E1433" w:rsidRPr="000B4D61">
          <w:rPr>
            <w:rFonts w:ascii="Times New Roman" w:eastAsia="Times New Roman" w:hAnsi="Times New Roman" w:cs="Times New Roman"/>
            <w:sz w:val="24"/>
            <w:szCs w:val="24"/>
          </w:rPr>
          <w:t xml:space="preserve"> </w:t>
        </w:r>
        <w:r w:rsidR="001E1433">
          <w:rPr>
            <w:rFonts w:ascii="Times New Roman" w:eastAsia="Times New Roman" w:hAnsi="Times New Roman" w:cs="Times New Roman"/>
            <w:sz w:val="24"/>
            <w:szCs w:val="24"/>
          </w:rPr>
          <w:t xml:space="preserve">our </w:t>
        </w:r>
        <w:r w:rsidR="001E1433" w:rsidRPr="000B4D61">
          <w:rPr>
            <w:rFonts w:ascii="Times New Roman" w:eastAsia="Times New Roman" w:hAnsi="Times New Roman" w:cs="Times New Roman"/>
            <w:sz w:val="24"/>
            <w:szCs w:val="24"/>
          </w:rPr>
          <w:t xml:space="preserve">previous experiments </w:t>
        </w:r>
        <w:r w:rsidR="001E1433">
          <w:rPr>
            <w:rFonts w:ascii="Times New Roman" w:eastAsia="Times New Roman" w:hAnsi="Times New Roman" w:cs="Times New Roman"/>
            <w:sz w:val="24"/>
            <w:szCs w:val="24"/>
          </w:rPr>
          <w:t>found</w:t>
        </w:r>
        <w:r w:rsidR="001E1433" w:rsidRPr="000B4D61">
          <w:rPr>
            <w:rFonts w:ascii="Times New Roman" w:eastAsia="Times New Roman" w:hAnsi="Times New Roman" w:cs="Times New Roman"/>
            <w:sz w:val="24"/>
            <w:szCs w:val="24"/>
          </w:rPr>
          <w:t xml:space="preserve"> negligible autogenic growth in agar-based foods </w:t>
        </w:r>
        <w:r w:rsidR="001E1433">
          <w:rPr>
            <w:rFonts w:ascii="Times New Roman" w:eastAsia="Times New Roman" w:hAnsi="Times New Roman" w:cs="Times New Roman"/>
            <w:sz w:val="24"/>
            <w:szCs w:val="24"/>
          </w:rPr>
          <w:t>not exposed to consumers</w:t>
        </w:r>
        <w:r w:rsidR="001E1433" w:rsidRPr="000B4D61">
          <w:rPr>
            <w:rFonts w:ascii="Times New Roman" w:eastAsia="Times New Roman" w:hAnsi="Times New Roman" w:cs="Times New Roman"/>
            <w:sz w:val="24"/>
            <w:szCs w:val="24"/>
          </w:rPr>
          <w:t xml:space="preserve">, we reduced the number of controls to one control for every two experimental replicates. </w:t>
        </w:r>
      </w:ins>
      <w:r w:rsidRPr="000B4D61">
        <w:rPr>
          <w:rFonts w:ascii="Times New Roman" w:eastAsia="Times New Roman" w:hAnsi="Times New Roman" w:cs="Times New Roman"/>
          <w:sz w:val="24"/>
          <w:szCs w:val="24"/>
        </w:rPr>
        <w:t xml:space="preserve">The </w:t>
      </w:r>
      <w:r w:rsidR="00AD1A4E" w:rsidRPr="000B4D61">
        <w:rPr>
          <w:rFonts w:ascii="Times New Roman" w:eastAsia="Times New Roman" w:hAnsi="Times New Roman" w:cs="Times New Roman"/>
          <w:sz w:val="24"/>
          <w:szCs w:val="24"/>
        </w:rPr>
        <w:t>animals</w:t>
      </w:r>
      <w:r w:rsidRPr="000B4D61">
        <w:rPr>
          <w:rFonts w:ascii="Times New Roman" w:eastAsia="Times New Roman" w:hAnsi="Times New Roman" w:cs="Times New Roman"/>
          <w:sz w:val="24"/>
          <w:szCs w:val="24"/>
        </w:rPr>
        <w:t xml:space="preserve"> were placed on the opposite side of the container and allowed to feed. These assays began simultaneously on November 11, 2019. After ~36 hours, all petri dishes were removed from the replicate, blotted dry, and reweighed. We calculated changes in mass using the </w:t>
      </w:r>
      <w:del w:id="647" w:author="Jeremy Long" w:date="2023-08-29T09:46:00Z">
        <w:r w:rsidRPr="000B4D61" w:rsidDel="001E1433">
          <w:rPr>
            <w:rFonts w:ascii="Times New Roman" w:eastAsia="Times New Roman" w:hAnsi="Times New Roman" w:cs="Times New Roman"/>
            <w:sz w:val="24"/>
            <w:szCs w:val="24"/>
          </w:rPr>
          <w:delText>autogenic growth formula with the average correction factor from controls</w:delText>
        </w:r>
      </w:del>
      <w:ins w:id="648" w:author="Jeremy Long" w:date="2023-08-29T09:46:00Z">
        <w:r w:rsidR="001E1433">
          <w:rPr>
            <w:rFonts w:ascii="Times New Roman" w:eastAsia="Times New Roman" w:hAnsi="Times New Roman" w:cs="Times New Roman"/>
            <w:sz w:val="24"/>
            <w:szCs w:val="24"/>
          </w:rPr>
          <w:t>previous formula</w:t>
        </w:r>
      </w:ins>
      <w:r w:rsidRPr="000B4D61">
        <w:rPr>
          <w:rFonts w:ascii="Times New Roman" w:eastAsia="Times New Roman" w:hAnsi="Times New Roman" w:cs="Times New Roman"/>
          <w:sz w:val="24"/>
          <w:szCs w:val="24"/>
        </w:rPr>
        <w:t>.</w:t>
      </w:r>
    </w:p>
    <w:p w14:paraId="52C02920"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25B32C8A" w14:textId="5F05EF42" w:rsidR="00214DEC" w:rsidRPr="000B4D61" w:rsidRDefault="0011538B" w:rsidP="000B4D61">
      <w:pPr>
        <w:spacing w:line="480" w:lineRule="auto"/>
        <w:jc w:val="both"/>
        <w:rPr>
          <w:rFonts w:ascii="Times New Roman" w:eastAsia="Times New Roman" w:hAnsi="Times New Roman" w:cs="Times New Roman"/>
          <w:b/>
          <w:sz w:val="24"/>
          <w:szCs w:val="24"/>
        </w:rPr>
      </w:pPr>
      <w:r w:rsidRPr="000B4D61">
        <w:rPr>
          <w:rFonts w:ascii="Times New Roman" w:eastAsia="Times New Roman" w:hAnsi="Times New Roman" w:cs="Times New Roman"/>
          <w:b/>
          <w:sz w:val="24"/>
          <w:szCs w:val="24"/>
        </w:rPr>
        <w:t>Statistical Analyses</w:t>
      </w:r>
    </w:p>
    <w:p w14:paraId="6779F6F4" w14:textId="66580FAC" w:rsidR="009B3814" w:rsidRDefault="0011538B"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All statistical analyses </w:t>
      </w:r>
      <w:r w:rsidR="009B3814">
        <w:rPr>
          <w:rFonts w:ascii="Times New Roman" w:eastAsia="Times New Roman" w:hAnsi="Times New Roman" w:cs="Times New Roman"/>
          <w:sz w:val="24"/>
          <w:szCs w:val="24"/>
        </w:rPr>
        <w:t xml:space="preserve">and visualizations </w:t>
      </w:r>
      <w:r w:rsidRPr="000B4D61">
        <w:rPr>
          <w:rFonts w:ascii="Times New Roman" w:eastAsia="Times New Roman" w:hAnsi="Times New Roman" w:cs="Times New Roman"/>
          <w:sz w:val="24"/>
          <w:szCs w:val="24"/>
        </w:rPr>
        <w:t xml:space="preserve">were conducted using </w:t>
      </w:r>
      <w:r w:rsidR="009B3814">
        <w:rPr>
          <w:rFonts w:ascii="Times New Roman" w:eastAsia="Times New Roman" w:hAnsi="Times New Roman" w:cs="Times New Roman"/>
          <w:sz w:val="24"/>
          <w:szCs w:val="24"/>
        </w:rPr>
        <w:t xml:space="preserve">the </w:t>
      </w:r>
      <w:r w:rsidRPr="000B4D61">
        <w:rPr>
          <w:rFonts w:ascii="Times New Roman" w:eastAsia="Times New Roman" w:hAnsi="Times New Roman" w:cs="Times New Roman"/>
          <w:sz w:val="24"/>
          <w:szCs w:val="24"/>
        </w:rPr>
        <w:t xml:space="preserve">R </w:t>
      </w:r>
      <w:r w:rsidR="009B3814">
        <w:rPr>
          <w:rFonts w:ascii="Times New Roman" w:eastAsia="Times New Roman" w:hAnsi="Times New Roman" w:cs="Times New Roman"/>
          <w:sz w:val="24"/>
          <w:szCs w:val="24"/>
        </w:rPr>
        <w:t>Programming Language</w:t>
      </w:r>
      <w:r w:rsidRPr="000B4D61">
        <w:rPr>
          <w:rFonts w:ascii="Times New Roman" w:eastAsia="Times New Roman" w:hAnsi="Times New Roman" w:cs="Times New Roman"/>
          <w:sz w:val="24"/>
          <w:szCs w:val="24"/>
        </w:rPr>
        <w:t xml:space="preserve"> (</w:t>
      </w:r>
      <w:r w:rsidR="009B3814">
        <w:rPr>
          <w:rFonts w:ascii="Times New Roman" w:eastAsia="Times New Roman" w:hAnsi="Times New Roman" w:cs="Times New Roman"/>
          <w:sz w:val="24"/>
          <w:szCs w:val="24"/>
        </w:rPr>
        <w:t>R Core Team, 2023</w:t>
      </w:r>
      <w:r w:rsidRPr="000B4D61">
        <w:rPr>
          <w:rFonts w:ascii="Times New Roman" w:eastAsia="Times New Roman" w:hAnsi="Times New Roman" w:cs="Times New Roman"/>
          <w:sz w:val="24"/>
          <w:szCs w:val="24"/>
        </w:rPr>
        <w:t xml:space="preserve">). </w:t>
      </w:r>
      <w:r w:rsidR="009B3814">
        <w:rPr>
          <w:rFonts w:ascii="Times New Roman" w:eastAsia="Times New Roman" w:hAnsi="Times New Roman" w:cs="Times New Roman"/>
          <w:sz w:val="24"/>
          <w:szCs w:val="24"/>
        </w:rPr>
        <w:t xml:space="preserve">Linear and mixed effect models were conducted using the R base and </w:t>
      </w:r>
      <w:proofErr w:type="spellStart"/>
      <w:r w:rsidR="009B3814">
        <w:rPr>
          <w:rFonts w:ascii="Times New Roman" w:eastAsia="Times New Roman" w:hAnsi="Times New Roman" w:cs="Times New Roman"/>
          <w:sz w:val="24"/>
          <w:szCs w:val="24"/>
        </w:rPr>
        <w:t>nlme</w:t>
      </w:r>
      <w:proofErr w:type="spellEnd"/>
      <w:r w:rsidR="009B3814">
        <w:rPr>
          <w:rFonts w:ascii="Times New Roman" w:eastAsia="Times New Roman" w:hAnsi="Times New Roman" w:cs="Times New Roman"/>
          <w:sz w:val="24"/>
          <w:szCs w:val="24"/>
        </w:rPr>
        <w:t xml:space="preserve"> packages.</w:t>
      </w:r>
      <w:r w:rsidR="008F6DA9">
        <w:rPr>
          <w:rFonts w:ascii="Times New Roman" w:eastAsia="Times New Roman" w:hAnsi="Times New Roman" w:cs="Times New Roman"/>
          <w:sz w:val="24"/>
          <w:szCs w:val="24"/>
        </w:rPr>
        <w:t xml:space="preserve"> </w:t>
      </w:r>
      <w:r w:rsidR="008F6DA9" w:rsidRPr="008F6DA9">
        <w:rPr>
          <w:rFonts w:ascii="Times New Roman" w:hAnsi="Times New Roman" w:cs="Times New Roman"/>
          <w:sz w:val="24"/>
          <w:szCs w:val="24"/>
        </w:rPr>
        <w:t xml:space="preserve">We tested significance of fixed effects </w:t>
      </w:r>
      <w:r w:rsidR="008F6DA9">
        <w:rPr>
          <w:rFonts w:ascii="Times New Roman" w:hAnsi="Times New Roman" w:cs="Times New Roman"/>
          <w:sz w:val="24"/>
          <w:szCs w:val="24"/>
        </w:rPr>
        <w:t xml:space="preserve">and interactions with </w:t>
      </w:r>
      <w:r w:rsidR="008F6DA9" w:rsidRPr="008F6DA9">
        <w:rPr>
          <w:rFonts w:ascii="Times New Roman" w:hAnsi="Times New Roman" w:cs="Times New Roman"/>
          <w:sz w:val="24"/>
          <w:szCs w:val="24"/>
        </w:rPr>
        <w:t xml:space="preserve">type III sums of squares using the </w:t>
      </w:r>
      <w:proofErr w:type="spellStart"/>
      <w:r w:rsidR="008F6DA9" w:rsidRPr="008F6DA9">
        <w:rPr>
          <w:rFonts w:ascii="Times New Roman" w:hAnsi="Times New Roman" w:cs="Times New Roman"/>
          <w:i/>
          <w:iCs/>
          <w:sz w:val="24"/>
          <w:szCs w:val="24"/>
        </w:rPr>
        <w:t>Anova</w:t>
      </w:r>
      <w:proofErr w:type="spellEnd"/>
      <w:r w:rsidR="008F6DA9" w:rsidRPr="008F6DA9">
        <w:rPr>
          <w:rFonts w:ascii="Times New Roman" w:hAnsi="Times New Roman" w:cs="Times New Roman"/>
          <w:i/>
          <w:iCs/>
          <w:sz w:val="24"/>
          <w:szCs w:val="24"/>
        </w:rPr>
        <w:t xml:space="preserve"> </w:t>
      </w:r>
      <w:r w:rsidR="008F6DA9" w:rsidRPr="008F6DA9">
        <w:rPr>
          <w:rFonts w:ascii="Times New Roman" w:hAnsi="Times New Roman" w:cs="Times New Roman"/>
          <w:sz w:val="24"/>
          <w:szCs w:val="24"/>
        </w:rPr>
        <w:t>function in the car</w:t>
      </w:r>
      <w:r w:rsidR="008F6DA9" w:rsidRPr="008F6DA9">
        <w:rPr>
          <w:rFonts w:ascii="Times New Roman" w:hAnsi="Times New Roman" w:cs="Times New Roman"/>
          <w:i/>
          <w:iCs/>
          <w:sz w:val="24"/>
          <w:szCs w:val="24"/>
        </w:rPr>
        <w:t xml:space="preserve"> </w:t>
      </w:r>
      <w:r w:rsidR="008F6DA9" w:rsidRPr="008F6DA9">
        <w:rPr>
          <w:rFonts w:ascii="Times New Roman" w:hAnsi="Times New Roman" w:cs="Times New Roman"/>
          <w:sz w:val="24"/>
          <w:szCs w:val="24"/>
        </w:rPr>
        <w:t>package.</w:t>
      </w:r>
      <w:r w:rsidR="008F6DA9">
        <w:rPr>
          <w:rFonts w:ascii="Times New Roman" w:hAnsi="Times New Roman" w:cs="Times New Roman"/>
          <w:sz w:val="24"/>
          <w:szCs w:val="24"/>
        </w:rPr>
        <w:t xml:space="preserve"> </w:t>
      </w:r>
      <w:r w:rsidRPr="008F6DA9">
        <w:rPr>
          <w:rFonts w:ascii="Times New Roman" w:eastAsia="Times New Roman" w:hAnsi="Times New Roman" w:cs="Times New Roman"/>
          <w:sz w:val="24"/>
          <w:szCs w:val="24"/>
        </w:rPr>
        <w:t>Necessary assumptions</w:t>
      </w:r>
      <w:r w:rsidRPr="000B4D61">
        <w:rPr>
          <w:rFonts w:ascii="Times New Roman" w:eastAsia="Times New Roman" w:hAnsi="Times New Roman" w:cs="Times New Roman"/>
          <w:sz w:val="24"/>
          <w:szCs w:val="24"/>
        </w:rPr>
        <w:t xml:space="preserve"> were met for statistical analyses and post-hoc tests were conducted as needed. </w:t>
      </w:r>
    </w:p>
    <w:p w14:paraId="6A80DB2A" w14:textId="119C3B2D" w:rsidR="00623738" w:rsidRPr="000B4D61" w:rsidRDefault="00623738"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 xml:space="preserve">For the performance assays, </w:t>
      </w:r>
      <w:del w:id="649" w:author="Jeremy Long" w:date="2023-08-29T11:42:00Z">
        <w:r w:rsidRPr="000B4D61" w:rsidDel="00F774CD">
          <w:rPr>
            <w:rFonts w:ascii="Times New Roman" w:eastAsia="Times New Roman" w:hAnsi="Times New Roman" w:cs="Times New Roman"/>
            <w:sz w:val="24"/>
            <w:szCs w:val="24"/>
          </w:rPr>
          <w:delText xml:space="preserve">we estimated initial dry soft tissue masses using linear regression models. </w:delText>
        </w:r>
      </w:del>
      <w:moveToRangeStart w:id="650" w:author="Jeremy Long" w:date="2023-08-29T11:42:00Z" w:name="move144201739"/>
      <w:commentRangeStart w:id="651"/>
      <w:moveTo w:id="652" w:author="Jeremy Long" w:date="2023-08-29T11:42:00Z">
        <w:del w:id="653" w:author="Jeremy Long" w:date="2023-08-29T11:42:00Z">
          <w:r w:rsidR="00F774CD" w:rsidRPr="000B4D61" w:rsidDel="00F774CD">
            <w:rPr>
              <w:rFonts w:ascii="Times New Roman" w:eastAsia="Times New Roman" w:hAnsi="Times New Roman" w:cs="Times New Roman"/>
              <w:sz w:val="24"/>
              <w:szCs w:val="24"/>
            </w:rPr>
            <w:delText xml:space="preserve">Because </w:delText>
          </w:r>
        </w:del>
        <w:r w:rsidR="00F774CD" w:rsidRPr="000B4D61">
          <w:rPr>
            <w:rFonts w:ascii="Times New Roman" w:eastAsia="Times New Roman" w:hAnsi="Times New Roman" w:cs="Times New Roman"/>
            <w:sz w:val="24"/>
            <w:szCs w:val="24"/>
          </w:rPr>
          <w:t>the relationship between maximum shell length and dry tissue mass was strong and linear for both turban snails (R</w:t>
        </w:r>
        <w:r w:rsidR="00F774CD" w:rsidRPr="000B4D61">
          <w:rPr>
            <w:rFonts w:ascii="Times New Roman" w:eastAsia="Times New Roman" w:hAnsi="Times New Roman" w:cs="Times New Roman"/>
            <w:sz w:val="24"/>
            <w:szCs w:val="24"/>
            <w:vertAlign w:val="superscript"/>
          </w:rPr>
          <w:t>2</w:t>
        </w:r>
        <w:r w:rsidR="00F774CD" w:rsidRPr="000B4D61">
          <w:rPr>
            <w:rFonts w:ascii="Times New Roman" w:eastAsia="Times New Roman" w:hAnsi="Times New Roman" w:cs="Times New Roman"/>
            <w:sz w:val="24"/>
            <w:szCs w:val="24"/>
          </w:rPr>
          <w:t xml:space="preserve"> = 0.89, F</w:t>
        </w:r>
        <w:r w:rsidR="00F774CD" w:rsidRPr="000B4D61">
          <w:rPr>
            <w:rFonts w:ascii="Times New Roman" w:eastAsia="Times New Roman" w:hAnsi="Times New Roman" w:cs="Times New Roman"/>
            <w:sz w:val="24"/>
            <w:szCs w:val="24"/>
            <w:vertAlign w:val="subscript"/>
          </w:rPr>
          <w:t>(1,18)</w:t>
        </w:r>
        <w:r w:rsidR="00F774CD" w:rsidRPr="000B4D61">
          <w:rPr>
            <w:rFonts w:ascii="Times New Roman" w:eastAsia="Times New Roman" w:hAnsi="Times New Roman" w:cs="Times New Roman"/>
            <w:sz w:val="24"/>
            <w:szCs w:val="24"/>
          </w:rPr>
          <w:t>=148.20, p&lt;0.001)</w:t>
        </w:r>
        <w:r w:rsidR="00F774CD" w:rsidRPr="000B4D61">
          <w:rPr>
            <w:rFonts w:ascii="Times New Roman" w:eastAsia="Times New Roman" w:hAnsi="Times New Roman" w:cs="Times New Roman"/>
            <w:i/>
            <w:sz w:val="24"/>
            <w:szCs w:val="24"/>
          </w:rPr>
          <w:t xml:space="preserve"> </w:t>
        </w:r>
        <w:r w:rsidR="00F774CD" w:rsidRPr="000B4D61">
          <w:rPr>
            <w:rFonts w:ascii="Times New Roman" w:eastAsia="Times New Roman" w:hAnsi="Times New Roman" w:cs="Times New Roman"/>
            <w:sz w:val="24"/>
            <w:szCs w:val="24"/>
          </w:rPr>
          <w:t>and Red abalone</w:t>
        </w:r>
        <w:r w:rsidR="00F774CD" w:rsidRPr="000B4D61">
          <w:rPr>
            <w:rFonts w:ascii="Times New Roman" w:eastAsia="Times New Roman" w:hAnsi="Times New Roman" w:cs="Times New Roman"/>
            <w:i/>
            <w:sz w:val="24"/>
            <w:szCs w:val="24"/>
          </w:rPr>
          <w:t xml:space="preserve"> </w:t>
        </w:r>
        <w:r w:rsidR="00F774CD" w:rsidRPr="000B4D61">
          <w:rPr>
            <w:rFonts w:ascii="Times New Roman" w:eastAsia="Times New Roman" w:hAnsi="Times New Roman" w:cs="Times New Roman"/>
            <w:sz w:val="24"/>
            <w:szCs w:val="24"/>
          </w:rPr>
          <w:t>(R</w:t>
        </w:r>
        <w:r w:rsidR="00F774CD" w:rsidRPr="000B4D61">
          <w:rPr>
            <w:rFonts w:ascii="Times New Roman" w:eastAsia="Times New Roman" w:hAnsi="Times New Roman" w:cs="Times New Roman"/>
            <w:sz w:val="24"/>
            <w:szCs w:val="24"/>
            <w:vertAlign w:val="superscript"/>
          </w:rPr>
          <w:t>2</w:t>
        </w:r>
        <w:r w:rsidR="00F774CD" w:rsidRPr="000B4D61">
          <w:rPr>
            <w:rFonts w:ascii="Times New Roman" w:eastAsia="Times New Roman" w:hAnsi="Times New Roman" w:cs="Times New Roman"/>
            <w:sz w:val="24"/>
            <w:szCs w:val="24"/>
          </w:rPr>
          <w:t xml:space="preserve"> = 0.89, F</w:t>
        </w:r>
        <w:r w:rsidR="00F774CD" w:rsidRPr="000B4D61">
          <w:rPr>
            <w:rFonts w:ascii="Times New Roman" w:eastAsia="Times New Roman" w:hAnsi="Times New Roman" w:cs="Times New Roman"/>
            <w:sz w:val="24"/>
            <w:szCs w:val="24"/>
            <w:vertAlign w:val="subscript"/>
          </w:rPr>
          <w:t>(1,18)</w:t>
        </w:r>
        <w:r w:rsidR="00F774CD" w:rsidRPr="000B4D61">
          <w:rPr>
            <w:rFonts w:ascii="Times New Roman" w:eastAsia="Times New Roman" w:hAnsi="Times New Roman" w:cs="Times New Roman"/>
            <w:sz w:val="24"/>
            <w:szCs w:val="24"/>
          </w:rPr>
          <w:t>=160.71, p&lt;0.001)</w:t>
        </w:r>
      </w:moveTo>
      <w:ins w:id="654" w:author="Jeremy Long" w:date="2023-08-29T11:43:00Z">
        <w:r w:rsidR="00F774CD">
          <w:rPr>
            <w:rFonts w:ascii="Times New Roman" w:eastAsia="Times New Roman" w:hAnsi="Times New Roman" w:cs="Times New Roman"/>
            <w:iCs/>
            <w:sz w:val="24"/>
            <w:szCs w:val="24"/>
          </w:rPr>
          <w:t>. Thus,</w:t>
        </w:r>
      </w:ins>
      <w:moveTo w:id="655" w:author="Jeremy Long" w:date="2023-08-29T11:42:00Z">
        <w:del w:id="656" w:author="Jeremy Long" w:date="2023-08-29T11:43:00Z">
          <w:r w:rsidR="00F774CD" w:rsidRPr="000B4D61" w:rsidDel="00F774CD">
            <w:rPr>
              <w:rFonts w:ascii="Times New Roman" w:eastAsia="Times New Roman" w:hAnsi="Times New Roman" w:cs="Times New Roman"/>
              <w:i/>
              <w:sz w:val="24"/>
              <w:szCs w:val="24"/>
            </w:rPr>
            <w:delText>,</w:delText>
          </w:r>
        </w:del>
        <w:r w:rsidR="00F774CD" w:rsidRPr="000B4D61">
          <w:rPr>
            <w:rFonts w:ascii="Times New Roman" w:eastAsia="Times New Roman" w:hAnsi="Times New Roman" w:cs="Times New Roman"/>
            <w:i/>
            <w:sz w:val="24"/>
            <w:szCs w:val="24"/>
          </w:rPr>
          <w:t xml:space="preserve"> </w:t>
        </w:r>
        <w:r w:rsidR="00F774CD" w:rsidRPr="000B4D61">
          <w:rPr>
            <w:rFonts w:ascii="Times New Roman" w:eastAsia="Times New Roman" w:hAnsi="Times New Roman" w:cs="Times New Roman"/>
            <w:iCs/>
            <w:sz w:val="24"/>
            <w:szCs w:val="24"/>
          </w:rPr>
          <w:t xml:space="preserve">we estimated initial dry tissue mass from initial maximum shell length and included this estimate </w:t>
        </w:r>
        <w:r w:rsidR="00F774CD" w:rsidRPr="000B4D61">
          <w:rPr>
            <w:rFonts w:ascii="Times New Roman" w:eastAsia="Times New Roman" w:hAnsi="Times New Roman" w:cs="Times New Roman"/>
            <w:sz w:val="24"/>
            <w:szCs w:val="24"/>
          </w:rPr>
          <w:t xml:space="preserve">as a covariate in our growth analysis. </w:t>
        </w:r>
        <w:commentRangeEnd w:id="651"/>
        <w:r w:rsidR="00F774CD">
          <w:rPr>
            <w:rStyle w:val="CommentReference"/>
          </w:rPr>
          <w:commentReference w:id="651"/>
        </w:r>
      </w:moveTo>
      <w:moveToRangeEnd w:id="650"/>
      <w:r w:rsidRPr="000B4D61">
        <w:rPr>
          <w:rFonts w:ascii="Times New Roman" w:eastAsia="Times New Roman" w:hAnsi="Times New Roman" w:cs="Times New Roman"/>
          <w:sz w:val="24"/>
          <w:szCs w:val="24"/>
        </w:rPr>
        <w:t xml:space="preserve">To test the effect of all diet treatments including seaweeds (i.e., all but “starved” treatment) on final dry tissue </w:t>
      </w:r>
      <w:del w:id="657" w:author="Jeremy Long" w:date="2023-08-29T11:44:00Z">
        <w:r w:rsidRPr="000B4D61" w:rsidDel="00DF1CEE">
          <w:rPr>
            <w:rFonts w:ascii="Times New Roman" w:eastAsia="Times New Roman" w:hAnsi="Times New Roman" w:cs="Times New Roman"/>
            <w:sz w:val="24"/>
            <w:szCs w:val="24"/>
          </w:rPr>
          <w:delText>growth</w:delText>
        </w:r>
      </w:del>
      <w:ins w:id="658" w:author="Jeremy Long" w:date="2023-08-29T11:44:00Z">
        <w:r w:rsidR="00DF1CEE">
          <w:rPr>
            <w:rFonts w:ascii="Times New Roman" w:eastAsia="Times New Roman" w:hAnsi="Times New Roman" w:cs="Times New Roman"/>
            <w:sz w:val="24"/>
            <w:szCs w:val="24"/>
          </w:rPr>
          <w:t>mass</w:t>
        </w:r>
      </w:ins>
      <w:r w:rsidRPr="000B4D61">
        <w:rPr>
          <w:rFonts w:ascii="Times New Roman" w:eastAsia="Times New Roman" w:hAnsi="Times New Roman" w:cs="Times New Roman"/>
          <w:sz w:val="24"/>
          <w:szCs w:val="24"/>
        </w:rPr>
        <w:t xml:space="preserve">, we analyzed </w:t>
      </w:r>
      <w:commentRangeStart w:id="659"/>
      <w:r w:rsidR="00EF7DB4" w:rsidRPr="000B4D61">
        <w:rPr>
          <w:rFonts w:ascii="Times New Roman" w:eastAsia="Times New Roman" w:hAnsi="Times New Roman" w:cs="Times New Roman"/>
          <w:sz w:val="24"/>
          <w:szCs w:val="24"/>
        </w:rPr>
        <w:t>consumer</w:t>
      </w:r>
      <w:r w:rsidRPr="000B4D61">
        <w:rPr>
          <w:rFonts w:ascii="Times New Roman" w:eastAsia="Times New Roman" w:hAnsi="Times New Roman" w:cs="Times New Roman"/>
          <w:sz w:val="24"/>
          <w:szCs w:val="24"/>
        </w:rPr>
        <w:t xml:space="preserve"> species independently </w:t>
      </w:r>
      <w:commentRangeEnd w:id="659"/>
      <w:r w:rsidR="00F774CD">
        <w:rPr>
          <w:rStyle w:val="CommentReference"/>
        </w:rPr>
        <w:commentReference w:id="659"/>
      </w:r>
      <w:r w:rsidRPr="000B4D61">
        <w:rPr>
          <w:rFonts w:ascii="Times New Roman" w:eastAsia="Times New Roman" w:hAnsi="Times New Roman" w:cs="Times New Roman"/>
          <w:sz w:val="24"/>
          <w:szCs w:val="24"/>
        </w:rPr>
        <w:t xml:space="preserve">with Analysis of Covariance (ANCOVA). </w:t>
      </w:r>
      <w:commentRangeStart w:id="660"/>
      <w:r w:rsidRPr="000B4D61">
        <w:rPr>
          <w:rFonts w:ascii="Times New Roman" w:eastAsia="Times New Roman" w:hAnsi="Times New Roman" w:cs="Times New Roman"/>
          <w:sz w:val="24"/>
          <w:szCs w:val="24"/>
        </w:rPr>
        <w:t>Starvation treatments were included for reference.</w:t>
      </w:r>
      <w:commentRangeEnd w:id="660"/>
      <w:r w:rsidRPr="000B4D61">
        <w:rPr>
          <w:rFonts w:ascii="Times New Roman" w:hAnsi="Times New Roman" w:cs="Times New Roman"/>
          <w:sz w:val="24"/>
          <w:szCs w:val="24"/>
        </w:rPr>
        <w:commentReference w:id="660"/>
      </w:r>
      <w:r w:rsidRPr="000B4D61">
        <w:rPr>
          <w:rFonts w:ascii="Times New Roman" w:eastAsia="Times New Roman" w:hAnsi="Times New Roman" w:cs="Times New Roman"/>
          <w:sz w:val="24"/>
          <w:szCs w:val="24"/>
        </w:rPr>
        <w:t xml:space="preserve"> Initial soft tissue dry mass estimates were included as a covariate. We also used ANCOVA to examine the effects of diet on final abalone righting times</w:t>
      </w:r>
      <w:del w:id="661" w:author="Jeremy Long" w:date="2023-08-29T09:55:00Z">
        <w:r w:rsidRPr="000B4D61" w:rsidDel="007A23CC">
          <w:rPr>
            <w:rFonts w:ascii="Times New Roman" w:eastAsia="Times New Roman" w:hAnsi="Times New Roman" w:cs="Times New Roman"/>
            <w:sz w:val="24"/>
            <w:szCs w:val="24"/>
          </w:rPr>
          <w:delText>. This model used initial</w:delText>
        </w:r>
      </w:del>
      <w:ins w:id="662" w:author="Jeremy Long" w:date="2023-08-29T09:55:00Z">
        <w:r w:rsidR="007A23CC">
          <w:rPr>
            <w:rFonts w:ascii="Times New Roman" w:eastAsia="Times New Roman" w:hAnsi="Times New Roman" w:cs="Times New Roman"/>
            <w:sz w:val="24"/>
            <w:szCs w:val="24"/>
          </w:rPr>
          <w:t xml:space="preserve"> with initial</w:t>
        </w:r>
      </w:ins>
      <w:r w:rsidRPr="000B4D61">
        <w:rPr>
          <w:rFonts w:ascii="Times New Roman" w:eastAsia="Times New Roman" w:hAnsi="Times New Roman" w:cs="Times New Roman"/>
          <w:sz w:val="24"/>
          <w:szCs w:val="24"/>
        </w:rPr>
        <w:t xml:space="preserve"> righting time as a covariate. The model included the interaction between both factors as well as a residual term to account for variability unrelated to the two predictors. </w:t>
      </w:r>
    </w:p>
    <w:p w14:paraId="3E80B6D2" w14:textId="54F1CEAC" w:rsidR="00FE7306" w:rsidRPr="000B4D61" w:rsidRDefault="00E31F3F"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lastRenderedPageBreak/>
        <w:t xml:space="preserve">For preference </w:t>
      </w:r>
      <w:r w:rsidR="0011538B" w:rsidRPr="000B4D61">
        <w:rPr>
          <w:rFonts w:ascii="Times New Roman" w:eastAsia="Times New Roman" w:hAnsi="Times New Roman" w:cs="Times New Roman"/>
          <w:sz w:val="24"/>
          <w:szCs w:val="24"/>
        </w:rPr>
        <w:t xml:space="preserve">assays, we compared changes in seaweed mass, corrected for autogenic growth, using Paired t-tests for each </w:t>
      </w:r>
      <w:r w:rsidR="00EF7DB4" w:rsidRPr="000B4D61">
        <w:rPr>
          <w:rFonts w:ascii="Times New Roman" w:eastAsia="Times New Roman" w:hAnsi="Times New Roman" w:cs="Times New Roman"/>
          <w:sz w:val="24"/>
          <w:szCs w:val="24"/>
        </w:rPr>
        <w:t>consumer</w:t>
      </w:r>
      <w:r w:rsidR="0011538B" w:rsidRPr="000B4D61">
        <w:rPr>
          <w:rFonts w:ascii="Times New Roman" w:eastAsia="Times New Roman" w:hAnsi="Times New Roman" w:cs="Times New Roman"/>
          <w:sz w:val="24"/>
          <w:szCs w:val="24"/>
        </w:rPr>
        <w:t xml:space="preserve"> species</w:t>
      </w:r>
      <w:r w:rsidR="00FE7306" w:rsidRPr="000B4D61">
        <w:rPr>
          <w:rFonts w:ascii="Times New Roman" w:eastAsia="Times New Roman" w:hAnsi="Times New Roman" w:cs="Times New Roman"/>
          <w:sz w:val="24"/>
          <w:szCs w:val="24"/>
        </w:rPr>
        <w:t xml:space="preserve">. </w:t>
      </w:r>
      <w:ins w:id="663" w:author="Jeremy Long" w:date="2023-08-29T09:58:00Z">
        <w:r w:rsidR="007A23CC">
          <w:rPr>
            <w:rFonts w:ascii="Times New Roman" w:eastAsia="Times New Roman" w:hAnsi="Times New Roman" w:cs="Times New Roman"/>
            <w:sz w:val="24"/>
            <w:szCs w:val="24"/>
          </w:rPr>
          <w:t>For the native benthic seaweed assay, w</w:t>
        </w:r>
      </w:ins>
      <w:del w:id="664" w:author="Jeremy Long" w:date="2023-08-29T09:58:00Z">
        <w:r w:rsidR="00FE7306" w:rsidRPr="000B4D61" w:rsidDel="007A23CC">
          <w:rPr>
            <w:rFonts w:ascii="Times New Roman" w:eastAsia="Times New Roman" w:hAnsi="Times New Roman" w:cs="Times New Roman"/>
            <w:sz w:val="24"/>
            <w:szCs w:val="24"/>
          </w:rPr>
          <w:delText>W</w:delText>
        </w:r>
      </w:del>
      <w:r w:rsidR="00FE7306" w:rsidRPr="000B4D61">
        <w:rPr>
          <w:rFonts w:ascii="Times New Roman" w:eastAsia="Times New Roman" w:hAnsi="Times New Roman" w:cs="Times New Roman"/>
          <w:sz w:val="24"/>
          <w:szCs w:val="24"/>
        </w:rPr>
        <w:t xml:space="preserve">e used a Linear Mixed-Effects model to investigate the effects of wrack species and native benthic seaweeds on consumption. The model included wrack type (native vs. invasive; </w:t>
      </w:r>
      <w:proofErr w:type="gramStart"/>
      <w:r w:rsidR="00FE7306" w:rsidRPr="000B4D61">
        <w:rPr>
          <w:rFonts w:ascii="Times New Roman" w:eastAsia="Times New Roman" w:hAnsi="Times New Roman" w:cs="Times New Roman"/>
          <w:sz w:val="24"/>
          <w:szCs w:val="24"/>
        </w:rPr>
        <w:t>i.e.</w:t>
      </w:r>
      <w:proofErr w:type="gramEnd"/>
      <w:r w:rsidR="00FE7306" w:rsidRPr="000B4D61">
        <w:rPr>
          <w:rFonts w:ascii="Times New Roman" w:eastAsia="Times New Roman" w:hAnsi="Times New Roman" w:cs="Times New Roman"/>
          <w:sz w:val="24"/>
          <w:szCs w:val="24"/>
        </w:rPr>
        <w:t xml:space="preserve"> kelp vs. </w:t>
      </w:r>
      <w:proofErr w:type="spellStart"/>
      <w:r w:rsidR="00FE7306" w:rsidRPr="000B4D61">
        <w:rPr>
          <w:rFonts w:ascii="Times New Roman" w:eastAsia="Times New Roman" w:hAnsi="Times New Roman" w:cs="Times New Roman"/>
          <w:sz w:val="24"/>
          <w:szCs w:val="24"/>
        </w:rPr>
        <w:t>devilweed</w:t>
      </w:r>
      <w:proofErr w:type="spellEnd"/>
      <w:r w:rsidR="00FE7306" w:rsidRPr="000B4D61">
        <w:rPr>
          <w:rFonts w:ascii="Times New Roman" w:eastAsia="Times New Roman" w:hAnsi="Times New Roman" w:cs="Times New Roman"/>
          <w:sz w:val="24"/>
          <w:szCs w:val="24"/>
        </w:rPr>
        <w:t xml:space="preserve">, respectively) and seaweed species </w:t>
      </w:r>
      <w:ins w:id="665" w:author="Jeremy Long" w:date="2023-08-29T09:57:00Z">
        <w:r w:rsidR="007A23CC">
          <w:rPr>
            <w:rFonts w:ascii="Times New Roman" w:eastAsia="Times New Roman" w:hAnsi="Times New Roman" w:cs="Times New Roman"/>
            <w:sz w:val="24"/>
            <w:szCs w:val="24"/>
          </w:rPr>
          <w:t>(</w:t>
        </w:r>
      </w:ins>
      <w:ins w:id="666" w:author="Jeremy Long" w:date="2023-08-29T09:56:00Z">
        <w:r w:rsidR="007A23CC" w:rsidRPr="000B4D61">
          <w:rPr>
            <w:rFonts w:ascii="Times New Roman" w:eastAsia="Times New Roman" w:hAnsi="Times New Roman" w:cs="Times New Roman"/>
            <w:i/>
            <w:sz w:val="24"/>
            <w:szCs w:val="24"/>
          </w:rPr>
          <w:t xml:space="preserve">Ulva spp., </w:t>
        </w:r>
        <w:proofErr w:type="spellStart"/>
        <w:r w:rsidR="007A23CC" w:rsidRPr="000B4D61">
          <w:rPr>
            <w:rFonts w:ascii="Times New Roman" w:eastAsia="Times New Roman" w:hAnsi="Times New Roman" w:cs="Times New Roman"/>
            <w:i/>
            <w:sz w:val="24"/>
            <w:szCs w:val="24"/>
          </w:rPr>
          <w:t>Silvetia</w:t>
        </w:r>
        <w:proofErr w:type="spellEnd"/>
        <w:r w:rsidR="007A23CC" w:rsidRPr="000B4D61">
          <w:rPr>
            <w:rFonts w:ascii="Times New Roman" w:eastAsia="Times New Roman" w:hAnsi="Times New Roman" w:cs="Times New Roman"/>
            <w:i/>
            <w:sz w:val="24"/>
            <w:szCs w:val="24"/>
          </w:rPr>
          <w:t xml:space="preserve"> </w:t>
        </w:r>
        <w:proofErr w:type="spellStart"/>
        <w:r w:rsidR="007A23CC" w:rsidRPr="000B4D61">
          <w:rPr>
            <w:rFonts w:ascii="Times New Roman" w:eastAsia="Times New Roman" w:hAnsi="Times New Roman" w:cs="Times New Roman"/>
            <w:i/>
            <w:sz w:val="24"/>
            <w:szCs w:val="24"/>
          </w:rPr>
          <w:t>compressa</w:t>
        </w:r>
        <w:proofErr w:type="spellEnd"/>
        <w:r w:rsidR="007A23CC">
          <w:rPr>
            <w:rFonts w:ascii="Times New Roman" w:eastAsia="Times New Roman" w:hAnsi="Times New Roman" w:cs="Times New Roman"/>
            <w:i/>
            <w:sz w:val="24"/>
            <w:szCs w:val="24"/>
          </w:rPr>
          <w:t>,</w:t>
        </w:r>
        <w:r w:rsidR="007A23CC" w:rsidRPr="000B4D61">
          <w:rPr>
            <w:rFonts w:ascii="Times New Roman" w:eastAsia="Times New Roman" w:hAnsi="Times New Roman" w:cs="Times New Roman"/>
            <w:i/>
            <w:sz w:val="24"/>
            <w:szCs w:val="24"/>
          </w:rPr>
          <w:t xml:space="preserve"> </w:t>
        </w:r>
      </w:ins>
      <w:ins w:id="667" w:author="Jeremy Long" w:date="2023-08-29T09:57:00Z">
        <w:r w:rsidR="007A23CC">
          <w:rPr>
            <w:rFonts w:ascii="Times New Roman" w:eastAsia="Times New Roman" w:hAnsi="Times New Roman" w:cs="Times New Roman"/>
            <w:iCs/>
            <w:sz w:val="24"/>
            <w:szCs w:val="24"/>
          </w:rPr>
          <w:t>or</w:t>
        </w:r>
      </w:ins>
      <w:ins w:id="668" w:author="Jeremy Long" w:date="2023-08-29T09:56:00Z">
        <w:r w:rsidR="007A23CC">
          <w:rPr>
            <w:rFonts w:ascii="Times New Roman" w:eastAsia="Times New Roman" w:hAnsi="Times New Roman" w:cs="Times New Roman"/>
            <w:iCs/>
            <w:sz w:val="24"/>
            <w:szCs w:val="24"/>
          </w:rPr>
          <w:t xml:space="preserve"> </w:t>
        </w:r>
        <w:proofErr w:type="spellStart"/>
        <w:r w:rsidR="007A23CC" w:rsidRPr="000B4D61">
          <w:rPr>
            <w:rFonts w:ascii="Times New Roman" w:eastAsia="Times New Roman" w:hAnsi="Times New Roman" w:cs="Times New Roman"/>
            <w:i/>
            <w:sz w:val="24"/>
            <w:szCs w:val="24"/>
          </w:rPr>
          <w:t>Centroceras</w:t>
        </w:r>
        <w:proofErr w:type="spellEnd"/>
        <w:r w:rsidR="007A23CC" w:rsidRPr="000B4D61">
          <w:rPr>
            <w:rFonts w:ascii="Times New Roman" w:eastAsia="Times New Roman" w:hAnsi="Times New Roman" w:cs="Times New Roman"/>
            <w:i/>
            <w:sz w:val="24"/>
            <w:szCs w:val="24"/>
          </w:rPr>
          <w:t xml:space="preserve"> </w:t>
        </w:r>
        <w:proofErr w:type="spellStart"/>
        <w:r w:rsidR="007A23CC" w:rsidRPr="000B4D61">
          <w:rPr>
            <w:rFonts w:ascii="Times New Roman" w:eastAsia="Times New Roman" w:hAnsi="Times New Roman" w:cs="Times New Roman"/>
            <w:i/>
            <w:sz w:val="24"/>
            <w:szCs w:val="24"/>
          </w:rPr>
          <w:t>clavulatum</w:t>
        </w:r>
      </w:ins>
      <w:proofErr w:type="spellEnd"/>
      <w:ins w:id="669" w:author="Jeremy Long" w:date="2023-08-29T09:57:00Z">
        <w:r w:rsidR="007A23CC">
          <w:rPr>
            <w:rFonts w:ascii="Times New Roman" w:eastAsia="Times New Roman" w:hAnsi="Times New Roman" w:cs="Times New Roman"/>
            <w:sz w:val="24"/>
            <w:szCs w:val="24"/>
          </w:rPr>
          <w:t xml:space="preserve">) </w:t>
        </w:r>
      </w:ins>
      <w:r w:rsidR="00FE7306" w:rsidRPr="000B4D61">
        <w:rPr>
          <w:rFonts w:ascii="Times New Roman" w:eastAsia="Times New Roman" w:hAnsi="Times New Roman" w:cs="Times New Roman"/>
          <w:sz w:val="24"/>
          <w:szCs w:val="24"/>
        </w:rPr>
        <w:t>as fixed factors, and their interaction. We also included a random intercept for replicate number to account for non-independence</w:t>
      </w:r>
      <w:del w:id="670" w:author="Jeremy Long" w:date="2023-08-29T09:58:00Z">
        <w:r w:rsidR="00FE7306" w:rsidRPr="000B4D61" w:rsidDel="007A23CC">
          <w:rPr>
            <w:rFonts w:ascii="Times New Roman" w:eastAsia="Times New Roman" w:hAnsi="Times New Roman" w:cs="Times New Roman"/>
            <w:sz w:val="24"/>
            <w:szCs w:val="24"/>
          </w:rPr>
          <w:delText xml:space="preserve"> </w:delText>
        </w:r>
      </w:del>
      <w:ins w:id="671" w:author="Jeremy Long" w:date="2023-08-29T09:57:00Z">
        <w:r w:rsidR="007A23CC">
          <w:rPr>
            <w:rFonts w:ascii="Times New Roman" w:eastAsia="Times New Roman" w:hAnsi="Times New Roman" w:cs="Times New Roman"/>
            <w:sz w:val="24"/>
            <w:szCs w:val="24"/>
          </w:rPr>
          <w:t xml:space="preserve"> because </w:t>
        </w:r>
      </w:ins>
      <w:del w:id="672" w:author="Jeremy Long" w:date="2023-08-29T09:57:00Z">
        <w:r w:rsidR="00FE7306" w:rsidRPr="000B4D61" w:rsidDel="007A23CC">
          <w:rPr>
            <w:rFonts w:ascii="Times New Roman" w:eastAsia="Times New Roman" w:hAnsi="Times New Roman" w:cs="Times New Roman"/>
            <w:sz w:val="24"/>
            <w:szCs w:val="24"/>
          </w:rPr>
          <w:delText>(</w:delText>
        </w:r>
      </w:del>
      <w:r w:rsidR="00FE7306" w:rsidRPr="000B4D61">
        <w:rPr>
          <w:rFonts w:ascii="Times New Roman" w:eastAsia="Times New Roman" w:hAnsi="Times New Roman" w:cs="Times New Roman"/>
          <w:sz w:val="24"/>
          <w:szCs w:val="24"/>
        </w:rPr>
        <w:t>seaweed choice was not independent within replicates</w:t>
      </w:r>
      <w:del w:id="673" w:author="Jeremy Long" w:date="2023-08-29T09:57:00Z">
        <w:r w:rsidR="00FE7306" w:rsidRPr="000B4D61" w:rsidDel="007A23CC">
          <w:rPr>
            <w:rFonts w:ascii="Times New Roman" w:eastAsia="Times New Roman" w:hAnsi="Times New Roman" w:cs="Times New Roman"/>
            <w:sz w:val="24"/>
            <w:szCs w:val="24"/>
          </w:rPr>
          <w:delText>)</w:delText>
        </w:r>
      </w:del>
      <w:r w:rsidR="00FE7306" w:rsidRPr="000B4D61">
        <w:rPr>
          <w:rFonts w:ascii="Times New Roman" w:eastAsia="Times New Roman" w:hAnsi="Times New Roman" w:cs="Times New Roman"/>
          <w:sz w:val="24"/>
          <w:szCs w:val="24"/>
        </w:rPr>
        <w:t>.</w:t>
      </w:r>
      <w:r w:rsidR="009B3814">
        <w:rPr>
          <w:rFonts w:ascii="Times New Roman" w:eastAsia="Times New Roman" w:hAnsi="Times New Roman" w:cs="Times New Roman"/>
          <w:sz w:val="24"/>
          <w:szCs w:val="24"/>
        </w:rPr>
        <w:t xml:space="preserve"> </w:t>
      </w:r>
    </w:p>
    <w:p w14:paraId="19523A02" w14:textId="77777777" w:rsidR="00623738" w:rsidRPr="000B4D61" w:rsidRDefault="00623738" w:rsidP="000B4D61">
      <w:pPr>
        <w:spacing w:line="480" w:lineRule="auto"/>
        <w:ind w:firstLine="720"/>
        <w:jc w:val="both"/>
        <w:rPr>
          <w:rFonts w:ascii="Times New Roman" w:eastAsia="Times New Roman" w:hAnsi="Times New Roman" w:cs="Times New Roman"/>
          <w:sz w:val="24"/>
          <w:szCs w:val="24"/>
        </w:rPr>
      </w:pPr>
    </w:p>
    <w:p w14:paraId="182411D6" w14:textId="15DB4AB9" w:rsidR="0011538B" w:rsidRPr="000B4D61" w:rsidRDefault="0011538B" w:rsidP="000B4D61">
      <w:pPr>
        <w:spacing w:line="480" w:lineRule="auto"/>
        <w:jc w:val="both"/>
        <w:rPr>
          <w:rFonts w:ascii="Times New Roman" w:eastAsia="Times New Roman" w:hAnsi="Times New Roman" w:cs="Times New Roman"/>
          <w:b/>
          <w:sz w:val="24"/>
          <w:szCs w:val="24"/>
        </w:rPr>
      </w:pPr>
      <w:commentRangeStart w:id="674"/>
      <w:r w:rsidRPr="000B4D61">
        <w:rPr>
          <w:rFonts w:ascii="Times New Roman" w:eastAsia="Times New Roman" w:hAnsi="Times New Roman" w:cs="Times New Roman"/>
          <w:b/>
          <w:sz w:val="24"/>
          <w:szCs w:val="24"/>
        </w:rPr>
        <w:t>Results</w:t>
      </w:r>
      <w:commentRangeEnd w:id="674"/>
      <w:r w:rsidRPr="000B4D61">
        <w:rPr>
          <w:rFonts w:ascii="Times New Roman" w:hAnsi="Times New Roman" w:cs="Times New Roman"/>
          <w:sz w:val="24"/>
          <w:szCs w:val="24"/>
        </w:rPr>
        <w:commentReference w:id="674"/>
      </w:r>
    </w:p>
    <w:p w14:paraId="22D9FEED" w14:textId="77777777" w:rsidR="00E31F3F" w:rsidRPr="000B4D61" w:rsidRDefault="00E31F3F" w:rsidP="000B4D61">
      <w:pPr>
        <w:spacing w:line="480" w:lineRule="auto"/>
        <w:jc w:val="both"/>
        <w:rPr>
          <w:rFonts w:ascii="Times New Roman" w:eastAsia="Times New Roman" w:hAnsi="Times New Roman" w:cs="Times New Roman"/>
          <w:i/>
          <w:sz w:val="24"/>
          <w:szCs w:val="24"/>
        </w:rPr>
      </w:pPr>
      <w:r w:rsidRPr="000B4D61">
        <w:rPr>
          <w:rFonts w:ascii="Times New Roman" w:eastAsia="Times New Roman" w:hAnsi="Times New Roman" w:cs="Times New Roman"/>
          <w:i/>
          <w:sz w:val="24"/>
          <w:szCs w:val="24"/>
        </w:rPr>
        <w:t xml:space="preserve">Performance </w:t>
      </w:r>
    </w:p>
    <w:p w14:paraId="75360BA3" w14:textId="0A024F8B" w:rsidR="00CA66E4" w:rsidRDefault="00E31F3F" w:rsidP="000B4D61">
      <w:pPr>
        <w:spacing w:line="480" w:lineRule="auto"/>
        <w:ind w:firstLine="720"/>
        <w:jc w:val="both"/>
        <w:rPr>
          <w:ins w:id="675" w:author="Jeremy Long" w:date="2023-08-29T13:12:00Z"/>
          <w:rFonts w:ascii="Times New Roman" w:eastAsia="Times New Roman" w:hAnsi="Times New Roman" w:cs="Times New Roman"/>
          <w:sz w:val="24"/>
          <w:szCs w:val="24"/>
        </w:rPr>
      </w:pPr>
      <w:moveFromRangeStart w:id="676" w:author="Jeremy Long" w:date="2023-08-29T11:42:00Z" w:name="move144201739"/>
      <w:commentRangeStart w:id="677"/>
      <w:moveFrom w:id="678" w:author="Jeremy Long" w:date="2023-08-29T11:42:00Z">
        <w:r w:rsidRPr="000B4D61" w:rsidDel="00F774CD">
          <w:rPr>
            <w:rFonts w:ascii="Times New Roman" w:eastAsia="Times New Roman" w:hAnsi="Times New Roman" w:cs="Times New Roman"/>
            <w:sz w:val="24"/>
            <w:szCs w:val="24"/>
          </w:rPr>
          <w:t>Because the relationship between maximum shell length and dry tissue mass was strong and linear for both turban snails (R</w:t>
        </w:r>
        <w:r w:rsidRPr="000B4D61" w:rsidDel="00F774CD">
          <w:rPr>
            <w:rFonts w:ascii="Times New Roman" w:eastAsia="Times New Roman" w:hAnsi="Times New Roman" w:cs="Times New Roman"/>
            <w:sz w:val="24"/>
            <w:szCs w:val="24"/>
            <w:vertAlign w:val="superscript"/>
          </w:rPr>
          <w:t>2</w:t>
        </w:r>
        <w:r w:rsidRPr="000B4D61" w:rsidDel="00F774CD">
          <w:rPr>
            <w:rFonts w:ascii="Times New Roman" w:eastAsia="Times New Roman" w:hAnsi="Times New Roman" w:cs="Times New Roman"/>
            <w:sz w:val="24"/>
            <w:szCs w:val="24"/>
          </w:rPr>
          <w:t xml:space="preserve"> = 0.89, F</w:t>
        </w:r>
        <w:r w:rsidRPr="000B4D61" w:rsidDel="00F774CD">
          <w:rPr>
            <w:rFonts w:ascii="Times New Roman" w:eastAsia="Times New Roman" w:hAnsi="Times New Roman" w:cs="Times New Roman"/>
            <w:sz w:val="24"/>
            <w:szCs w:val="24"/>
            <w:vertAlign w:val="subscript"/>
          </w:rPr>
          <w:t>(1,18)</w:t>
        </w:r>
        <w:r w:rsidRPr="000B4D61" w:rsidDel="00F774CD">
          <w:rPr>
            <w:rFonts w:ascii="Times New Roman" w:eastAsia="Times New Roman" w:hAnsi="Times New Roman" w:cs="Times New Roman"/>
            <w:sz w:val="24"/>
            <w:szCs w:val="24"/>
          </w:rPr>
          <w:t>=148.20, p&lt;0.001)</w:t>
        </w:r>
        <w:r w:rsidRPr="000B4D61" w:rsidDel="00F774CD">
          <w:rPr>
            <w:rFonts w:ascii="Times New Roman" w:eastAsia="Times New Roman" w:hAnsi="Times New Roman" w:cs="Times New Roman"/>
            <w:i/>
            <w:sz w:val="24"/>
            <w:szCs w:val="24"/>
          </w:rPr>
          <w:t xml:space="preserve"> </w:t>
        </w:r>
        <w:r w:rsidRPr="000B4D61" w:rsidDel="00F774CD">
          <w:rPr>
            <w:rFonts w:ascii="Times New Roman" w:eastAsia="Times New Roman" w:hAnsi="Times New Roman" w:cs="Times New Roman"/>
            <w:sz w:val="24"/>
            <w:szCs w:val="24"/>
          </w:rPr>
          <w:t>and Red abalone</w:t>
        </w:r>
        <w:r w:rsidRPr="000B4D61" w:rsidDel="00F774CD">
          <w:rPr>
            <w:rFonts w:ascii="Times New Roman" w:eastAsia="Times New Roman" w:hAnsi="Times New Roman" w:cs="Times New Roman"/>
            <w:i/>
            <w:sz w:val="24"/>
            <w:szCs w:val="24"/>
          </w:rPr>
          <w:t xml:space="preserve"> </w:t>
        </w:r>
        <w:r w:rsidRPr="000B4D61" w:rsidDel="00F774CD">
          <w:rPr>
            <w:rFonts w:ascii="Times New Roman" w:eastAsia="Times New Roman" w:hAnsi="Times New Roman" w:cs="Times New Roman"/>
            <w:sz w:val="24"/>
            <w:szCs w:val="24"/>
          </w:rPr>
          <w:t>(R</w:t>
        </w:r>
        <w:r w:rsidRPr="000B4D61" w:rsidDel="00F774CD">
          <w:rPr>
            <w:rFonts w:ascii="Times New Roman" w:eastAsia="Times New Roman" w:hAnsi="Times New Roman" w:cs="Times New Roman"/>
            <w:sz w:val="24"/>
            <w:szCs w:val="24"/>
            <w:vertAlign w:val="superscript"/>
          </w:rPr>
          <w:t>2</w:t>
        </w:r>
        <w:r w:rsidRPr="000B4D61" w:rsidDel="00F774CD">
          <w:rPr>
            <w:rFonts w:ascii="Times New Roman" w:eastAsia="Times New Roman" w:hAnsi="Times New Roman" w:cs="Times New Roman"/>
            <w:sz w:val="24"/>
            <w:szCs w:val="24"/>
          </w:rPr>
          <w:t xml:space="preserve"> = 0.89, F</w:t>
        </w:r>
        <w:r w:rsidRPr="000B4D61" w:rsidDel="00F774CD">
          <w:rPr>
            <w:rFonts w:ascii="Times New Roman" w:eastAsia="Times New Roman" w:hAnsi="Times New Roman" w:cs="Times New Roman"/>
            <w:sz w:val="24"/>
            <w:szCs w:val="24"/>
            <w:vertAlign w:val="subscript"/>
          </w:rPr>
          <w:t>(1,18)</w:t>
        </w:r>
        <w:r w:rsidRPr="000B4D61" w:rsidDel="00F774CD">
          <w:rPr>
            <w:rFonts w:ascii="Times New Roman" w:eastAsia="Times New Roman" w:hAnsi="Times New Roman" w:cs="Times New Roman"/>
            <w:sz w:val="24"/>
            <w:szCs w:val="24"/>
          </w:rPr>
          <w:t>=160.71, p&lt;0.001)</w:t>
        </w:r>
        <w:r w:rsidRPr="000B4D61" w:rsidDel="00F774CD">
          <w:rPr>
            <w:rFonts w:ascii="Times New Roman" w:eastAsia="Times New Roman" w:hAnsi="Times New Roman" w:cs="Times New Roman"/>
            <w:i/>
            <w:sz w:val="24"/>
            <w:szCs w:val="24"/>
          </w:rPr>
          <w:t xml:space="preserve">, </w:t>
        </w:r>
        <w:r w:rsidRPr="000B4D61" w:rsidDel="00F774CD">
          <w:rPr>
            <w:rFonts w:ascii="Times New Roman" w:eastAsia="Times New Roman" w:hAnsi="Times New Roman" w:cs="Times New Roman"/>
            <w:iCs/>
            <w:sz w:val="24"/>
            <w:szCs w:val="24"/>
          </w:rPr>
          <w:t xml:space="preserve">we estimated initial dry tissue mass from initial maximum shell length and included this estimate </w:t>
        </w:r>
        <w:r w:rsidRPr="000B4D61" w:rsidDel="00F774CD">
          <w:rPr>
            <w:rFonts w:ascii="Times New Roman" w:eastAsia="Times New Roman" w:hAnsi="Times New Roman" w:cs="Times New Roman"/>
            <w:sz w:val="24"/>
            <w:szCs w:val="24"/>
          </w:rPr>
          <w:t xml:space="preserve">as a covariate in our growth analysis. </w:t>
        </w:r>
        <w:commentRangeEnd w:id="677"/>
        <w:r w:rsidR="00F774CD" w:rsidDel="00F774CD">
          <w:rPr>
            <w:rStyle w:val="CommentReference"/>
          </w:rPr>
          <w:commentReference w:id="677"/>
        </w:r>
      </w:moveFrom>
      <w:moveFromRangeEnd w:id="676"/>
      <w:r w:rsidRPr="000B4D61">
        <w:rPr>
          <w:rFonts w:ascii="Times New Roman" w:eastAsia="Times New Roman" w:hAnsi="Times New Roman" w:cs="Times New Roman"/>
          <w:sz w:val="24"/>
          <w:szCs w:val="24"/>
        </w:rPr>
        <w:t xml:space="preserve">After controlling for </w:t>
      </w:r>
      <w:ins w:id="679" w:author="Jeremy Long" w:date="2023-08-29T11:34:00Z">
        <w:r w:rsidR="00F774CD">
          <w:rPr>
            <w:rFonts w:ascii="Times New Roman" w:eastAsia="Times New Roman" w:hAnsi="Times New Roman" w:cs="Times New Roman"/>
            <w:sz w:val="24"/>
            <w:szCs w:val="24"/>
          </w:rPr>
          <w:t xml:space="preserve">estimated </w:t>
        </w:r>
      </w:ins>
      <w:r w:rsidRPr="000B4D61">
        <w:rPr>
          <w:rFonts w:ascii="Times New Roman" w:eastAsia="Times New Roman" w:hAnsi="Times New Roman" w:cs="Times New Roman"/>
          <w:sz w:val="24"/>
          <w:szCs w:val="24"/>
        </w:rPr>
        <w:t xml:space="preserve">initial dry tissue mass, wrack diet influenced </w:t>
      </w:r>
      <w:commentRangeStart w:id="680"/>
      <w:r w:rsidRPr="000B4D61">
        <w:rPr>
          <w:rFonts w:ascii="Times New Roman" w:eastAsia="Times New Roman" w:hAnsi="Times New Roman" w:cs="Times New Roman"/>
          <w:sz w:val="24"/>
          <w:szCs w:val="24"/>
        </w:rPr>
        <w:t xml:space="preserve">Red abalone and </w:t>
      </w:r>
      <w:del w:id="681" w:author="Jeremy Long" w:date="2023-08-29T11:36:00Z">
        <w:r w:rsidRPr="000B4D61" w:rsidDel="00F774CD">
          <w:rPr>
            <w:rFonts w:ascii="Times New Roman" w:eastAsia="Times New Roman" w:hAnsi="Times New Roman" w:cs="Times New Roman"/>
            <w:sz w:val="24"/>
            <w:szCs w:val="24"/>
          </w:rPr>
          <w:delText xml:space="preserve">turban </w:delText>
        </w:r>
      </w:del>
      <w:ins w:id="682" w:author="Jeremy Long" w:date="2023-08-29T11:36:00Z">
        <w:r w:rsidR="00F774CD">
          <w:rPr>
            <w:rFonts w:ascii="Times New Roman" w:eastAsia="Times New Roman" w:hAnsi="Times New Roman" w:cs="Times New Roman"/>
            <w:sz w:val="24"/>
            <w:szCs w:val="24"/>
          </w:rPr>
          <w:t>T</w:t>
        </w:r>
        <w:r w:rsidR="00F774CD" w:rsidRPr="000B4D61">
          <w:rPr>
            <w:rFonts w:ascii="Times New Roman" w:eastAsia="Times New Roman" w:hAnsi="Times New Roman" w:cs="Times New Roman"/>
            <w:sz w:val="24"/>
            <w:szCs w:val="24"/>
          </w:rPr>
          <w:t xml:space="preserve">urban </w:t>
        </w:r>
      </w:ins>
      <w:r w:rsidRPr="000B4D61">
        <w:rPr>
          <w:rFonts w:ascii="Times New Roman" w:eastAsia="Times New Roman" w:hAnsi="Times New Roman" w:cs="Times New Roman"/>
          <w:sz w:val="24"/>
          <w:szCs w:val="24"/>
        </w:rPr>
        <w:t xml:space="preserve">snail </w:t>
      </w:r>
      <w:commentRangeEnd w:id="680"/>
      <w:r w:rsidR="00F774CD">
        <w:rPr>
          <w:rStyle w:val="CommentReference"/>
        </w:rPr>
        <w:commentReference w:id="680"/>
      </w:r>
      <w:r w:rsidRPr="000B4D61">
        <w:rPr>
          <w:rFonts w:ascii="Times New Roman" w:eastAsia="Times New Roman" w:hAnsi="Times New Roman" w:cs="Times New Roman"/>
          <w:sz w:val="24"/>
          <w:szCs w:val="24"/>
        </w:rPr>
        <w:t>growth</w:t>
      </w:r>
      <w:ins w:id="683" w:author="Jeremy Long" w:date="2023-08-29T13:05:00Z">
        <w:r w:rsidR="00CA66E4">
          <w:rPr>
            <w:rFonts w:ascii="Times New Roman" w:eastAsia="Times New Roman" w:hAnsi="Times New Roman" w:cs="Times New Roman"/>
            <w:sz w:val="24"/>
            <w:szCs w:val="24"/>
          </w:rPr>
          <w:t xml:space="preserve"> </w:t>
        </w:r>
        <w:r w:rsidR="00CA66E4" w:rsidRPr="000B4D61">
          <w:rPr>
            <w:rFonts w:ascii="Times New Roman" w:eastAsia="Times New Roman" w:hAnsi="Times New Roman" w:cs="Times New Roman"/>
            <w:sz w:val="24"/>
            <w:szCs w:val="24"/>
          </w:rPr>
          <w:t>(</w:t>
        </w:r>
      </w:ins>
      <w:ins w:id="684" w:author="Jeremy Long" w:date="2023-08-29T13:12:00Z">
        <w:r w:rsidR="00CA66E4">
          <w:rPr>
            <w:rFonts w:ascii="Times New Roman" w:eastAsia="Times New Roman" w:hAnsi="Times New Roman" w:cs="Times New Roman"/>
            <w:sz w:val="24"/>
            <w:szCs w:val="24"/>
          </w:rPr>
          <w:t xml:space="preserve">Fig. 1: </w:t>
        </w:r>
      </w:ins>
      <w:ins w:id="685" w:author="Jeremy Long" w:date="2023-08-29T13:05:00Z">
        <w:r w:rsidR="00CA66E4" w:rsidRPr="000B4D61">
          <w:rPr>
            <w:rFonts w:ascii="Times New Roman" w:eastAsia="Times New Roman" w:hAnsi="Times New Roman" w:cs="Times New Roman"/>
            <w:sz w:val="24"/>
            <w:szCs w:val="24"/>
          </w:rPr>
          <w:t>F</w:t>
        </w:r>
        <w:r w:rsidR="00CA66E4" w:rsidRPr="000B4D61">
          <w:rPr>
            <w:rFonts w:ascii="Times New Roman" w:eastAsia="Times New Roman" w:hAnsi="Times New Roman" w:cs="Times New Roman"/>
            <w:sz w:val="24"/>
            <w:szCs w:val="24"/>
            <w:vertAlign w:val="subscript"/>
          </w:rPr>
          <w:t>2,54</w:t>
        </w:r>
        <w:r w:rsidR="00CA66E4" w:rsidRPr="000B4D61">
          <w:rPr>
            <w:rFonts w:ascii="Times New Roman" w:eastAsia="Times New Roman" w:hAnsi="Times New Roman" w:cs="Times New Roman"/>
            <w:i/>
            <w:sz w:val="24"/>
            <w:szCs w:val="24"/>
          </w:rPr>
          <w:t xml:space="preserve"> </w:t>
        </w:r>
        <w:r w:rsidR="00CA66E4" w:rsidRPr="000B4D61">
          <w:rPr>
            <w:rFonts w:ascii="Times New Roman" w:eastAsia="Times New Roman" w:hAnsi="Times New Roman" w:cs="Times New Roman"/>
            <w:sz w:val="24"/>
            <w:szCs w:val="24"/>
          </w:rPr>
          <w:t>= 3.88, p&lt;0.005, F</w:t>
        </w:r>
        <w:r w:rsidR="00CA66E4" w:rsidRPr="000B4D61">
          <w:rPr>
            <w:rFonts w:ascii="Times New Roman" w:eastAsia="Times New Roman" w:hAnsi="Times New Roman" w:cs="Times New Roman"/>
            <w:sz w:val="24"/>
            <w:szCs w:val="24"/>
            <w:vertAlign w:val="subscript"/>
          </w:rPr>
          <w:t>2,54</w:t>
        </w:r>
        <w:r w:rsidR="00CA66E4" w:rsidRPr="000B4D61">
          <w:rPr>
            <w:rFonts w:ascii="Times New Roman" w:eastAsia="Times New Roman" w:hAnsi="Times New Roman" w:cs="Times New Roman"/>
            <w:sz w:val="24"/>
            <w:szCs w:val="24"/>
          </w:rPr>
          <w:t>=3.939, p=0.02; respectively)</w:t>
        </w:r>
      </w:ins>
      <w:r w:rsidRPr="000B4D61">
        <w:rPr>
          <w:rFonts w:ascii="Times New Roman" w:eastAsia="Times New Roman" w:hAnsi="Times New Roman" w:cs="Times New Roman"/>
          <w:sz w:val="24"/>
          <w:szCs w:val="24"/>
        </w:rPr>
        <w:t>, but in opposing directions</w:t>
      </w:r>
      <w:del w:id="686" w:author="Jeremy Long" w:date="2023-08-29T13:05:00Z">
        <w:r w:rsidRPr="000B4D61" w:rsidDel="00CA66E4">
          <w:rPr>
            <w:rFonts w:ascii="Times New Roman" w:eastAsia="Times New Roman" w:hAnsi="Times New Roman" w:cs="Times New Roman"/>
            <w:sz w:val="24"/>
            <w:szCs w:val="24"/>
          </w:rPr>
          <w:delText xml:space="preserve"> (F</w:delText>
        </w:r>
        <w:r w:rsidRPr="000B4D61" w:rsidDel="00CA66E4">
          <w:rPr>
            <w:rFonts w:ascii="Times New Roman" w:eastAsia="Times New Roman" w:hAnsi="Times New Roman" w:cs="Times New Roman"/>
            <w:sz w:val="24"/>
            <w:szCs w:val="24"/>
            <w:vertAlign w:val="subscript"/>
          </w:rPr>
          <w:delText>2,54</w:delText>
        </w:r>
        <w:r w:rsidRPr="000B4D61" w:rsidDel="00CA66E4">
          <w:rPr>
            <w:rFonts w:ascii="Times New Roman" w:eastAsia="Times New Roman" w:hAnsi="Times New Roman" w:cs="Times New Roman"/>
            <w:i/>
            <w:sz w:val="24"/>
            <w:szCs w:val="24"/>
          </w:rPr>
          <w:delText xml:space="preserve"> </w:delText>
        </w:r>
        <w:r w:rsidRPr="000B4D61" w:rsidDel="00CA66E4">
          <w:rPr>
            <w:rFonts w:ascii="Times New Roman" w:eastAsia="Times New Roman" w:hAnsi="Times New Roman" w:cs="Times New Roman"/>
            <w:sz w:val="24"/>
            <w:szCs w:val="24"/>
          </w:rPr>
          <w:delText>= 3.88, p&lt;0.005, F</w:delText>
        </w:r>
        <w:r w:rsidRPr="000B4D61" w:rsidDel="00CA66E4">
          <w:rPr>
            <w:rFonts w:ascii="Times New Roman" w:eastAsia="Times New Roman" w:hAnsi="Times New Roman" w:cs="Times New Roman"/>
            <w:sz w:val="24"/>
            <w:szCs w:val="24"/>
            <w:vertAlign w:val="subscript"/>
          </w:rPr>
          <w:delText>2,54</w:delText>
        </w:r>
        <w:r w:rsidRPr="000B4D61" w:rsidDel="00CA66E4">
          <w:rPr>
            <w:rFonts w:ascii="Times New Roman" w:eastAsia="Times New Roman" w:hAnsi="Times New Roman" w:cs="Times New Roman"/>
            <w:sz w:val="24"/>
            <w:szCs w:val="24"/>
          </w:rPr>
          <w:delText>=3.939, p=0.02; respectively)</w:delText>
        </w:r>
      </w:del>
      <w:r w:rsidRPr="000B4D61">
        <w:rPr>
          <w:rFonts w:ascii="Times New Roman" w:eastAsia="Times New Roman" w:hAnsi="Times New Roman" w:cs="Times New Roman"/>
          <w:sz w:val="24"/>
          <w:szCs w:val="24"/>
        </w:rPr>
        <w:t xml:space="preserve">. </w:t>
      </w:r>
      <w:ins w:id="687" w:author="Jeremy Long" w:date="2023-08-29T13:12:00Z">
        <w:r w:rsidR="00CA66E4">
          <w:rPr>
            <w:rFonts w:ascii="Times New Roman" w:eastAsia="Times New Roman" w:hAnsi="Times New Roman" w:cs="Times New Roman"/>
            <w:sz w:val="24"/>
            <w:szCs w:val="24"/>
          </w:rPr>
          <w:t xml:space="preserve">Replacing kelp wrack with </w:t>
        </w:r>
        <w:proofErr w:type="spellStart"/>
        <w:r w:rsidR="00CA66E4">
          <w:rPr>
            <w:rFonts w:ascii="Times New Roman" w:eastAsia="Times New Roman" w:hAnsi="Times New Roman" w:cs="Times New Roman"/>
            <w:sz w:val="24"/>
            <w:szCs w:val="24"/>
          </w:rPr>
          <w:t>devilweed</w:t>
        </w:r>
      </w:ins>
      <w:proofErr w:type="spellEnd"/>
      <w:ins w:id="688" w:author="Jeremy Long" w:date="2023-08-29T13:13:00Z">
        <w:r w:rsidR="00CA66E4">
          <w:rPr>
            <w:rFonts w:ascii="Times New Roman" w:eastAsia="Times New Roman" w:hAnsi="Times New Roman" w:cs="Times New Roman"/>
            <w:sz w:val="24"/>
            <w:szCs w:val="24"/>
          </w:rPr>
          <w:t xml:space="preserve"> suppressed Red abalone </w:t>
        </w:r>
      </w:ins>
      <w:ins w:id="689" w:author="Jeremy Long" w:date="2023-08-29T13:14:00Z">
        <w:r w:rsidR="00CA66E4">
          <w:rPr>
            <w:rFonts w:ascii="Times New Roman" w:eastAsia="Times New Roman" w:hAnsi="Times New Roman" w:cs="Times New Roman"/>
            <w:sz w:val="24"/>
            <w:szCs w:val="24"/>
          </w:rPr>
          <w:t>tissue mass</w:t>
        </w:r>
      </w:ins>
      <w:ins w:id="690" w:author="Jeremy Long" w:date="2023-08-29T13:13:00Z">
        <w:r w:rsidR="00CA66E4">
          <w:rPr>
            <w:rFonts w:ascii="Times New Roman" w:eastAsia="Times New Roman" w:hAnsi="Times New Roman" w:cs="Times New Roman"/>
            <w:sz w:val="24"/>
            <w:szCs w:val="24"/>
          </w:rPr>
          <w:t xml:space="preserve"> by 25% but </w:t>
        </w:r>
      </w:ins>
      <w:ins w:id="691" w:author="Jeremy Long" w:date="2023-08-29T13:14:00Z">
        <w:r w:rsidR="00CA66E4">
          <w:rPr>
            <w:rFonts w:ascii="Times New Roman" w:eastAsia="Times New Roman" w:hAnsi="Times New Roman" w:cs="Times New Roman"/>
            <w:sz w:val="24"/>
            <w:szCs w:val="24"/>
          </w:rPr>
          <w:t>increased Turban snail tissue mass by 31%</w:t>
        </w:r>
      </w:ins>
      <w:ins w:id="692" w:author="Jeremy Long" w:date="2023-08-29T13:16:00Z">
        <w:r w:rsidR="00F41B94">
          <w:rPr>
            <w:rFonts w:ascii="Times New Roman" w:eastAsia="Times New Roman" w:hAnsi="Times New Roman" w:cs="Times New Roman"/>
            <w:sz w:val="24"/>
            <w:szCs w:val="24"/>
          </w:rPr>
          <w:t xml:space="preserve"> (Fig. 1)</w:t>
        </w:r>
      </w:ins>
      <w:ins w:id="693" w:author="Jeremy Long" w:date="2023-08-29T13:15:00Z">
        <w:r w:rsidR="00CA66E4">
          <w:rPr>
            <w:rFonts w:ascii="Times New Roman" w:eastAsia="Times New Roman" w:hAnsi="Times New Roman" w:cs="Times New Roman"/>
            <w:sz w:val="24"/>
            <w:szCs w:val="24"/>
          </w:rPr>
          <w:t>.</w:t>
        </w:r>
      </w:ins>
      <w:ins w:id="694" w:author="Jeremy Long" w:date="2023-08-29T13:16:00Z">
        <w:r w:rsidR="00F41B94">
          <w:rPr>
            <w:rFonts w:ascii="Times New Roman" w:eastAsia="Times New Roman" w:hAnsi="Times New Roman" w:cs="Times New Roman"/>
            <w:sz w:val="24"/>
            <w:szCs w:val="24"/>
          </w:rPr>
          <w:t xml:space="preserve"> The effect on Turban snails was not statistically significant.</w:t>
        </w:r>
      </w:ins>
      <w:ins w:id="695" w:author="Jeremy Long" w:date="2023-08-29T13:17:00Z">
        <w:r w:rsidR="00F41B94">
          <w:rPr>
            <w:rFonts w:ascii="Times New Roman" w:eastAsia="Times New Roman" w:hAnsi="Times New Roman" w:cs="Times New Roman"/>
            <w:sz w:val="24"/>
            <w:szCs w:val="24"/>
          </w:rPr>
          <w:t xml:space="preserve"> </w:t>
        </w:r>
        <w:commentRangeStart w:id="696"/>
        <w:r w:rsidR="00F41B94">
          <w:rPr>
            <w:rFonts w:ascii="Times New Roman" w:eastAsia="Times New Roman" w:hAnsi="Times New Roman" w:cs="Times New Roman"/>
            <w:sz w:val="24"/>
            <w:szCs w:val="24"/>
          </w:rPr>
          <w:t>Interestingly, the effect of the mixed diet treatment</w:t>
        </w:r>
      </w:ins>
      <w:ins w:id="697" w:author="Jeremy Long" w:date="2023-08-29T13:18:00Z">
        <w:r w:rsidR="00F41B94">
          <w:rPr>
            <w:rFonts w:ascii="Times New Roman" w:eastAsia="Times New Roman" w:hAnsi="Times New Roman" w:cs="Times New Roman"/>
            <w:sz w:val="24"/>
            <w:szCs w:val="24"/>
          </w:rPr>
          <w:t xml:space="preserve"> (</w:t>
        </w:r>
        <w:proofErr w:type="gramStart"/>
        <w:r w:rsidR="00F41B94">
          <w:rPr>
            <w:rFonts w:ascii="Times New Roman" w:eastAsia="Times New Roman" w:hAnsi="Times New Roman" w:cs="Times New Roman"/>
            <w:sz w:val="24"/>
            <w:szCs w:val="24"/>
          </w:rPr>
          <w:t>i.e.</w:t>
        </w:r>
        <w:proofErr w:type="gramEnd"/>
        <w:r w:rsidR="00F41B94">
          <w:rPr>
            <w:rFonts w:ascii="Times New Roman" w:eastAsia="Times New Roman" w:hAnsi="Times New Roman" w:cs="Times New Roman"/>
            <w:sz w:val="24"/>
            <w:szCs w:val="24"/>
          </w:rPr>
          <w:t xml:space="preserve"> offering consumers kelp and </w:t>
        </w:r>
        <w:proofErr w:type="spellStart"/>
        <w:r w:rsidR="00F41B94">
          <w:rPr>
            <w:rFonts w:ascii="Times New Roman" w:eastAsia="Times New Roman" w:hAnsi="Times New Roman" w:cs="Times New Roman"/>
            <w:sz w:val="24"/>
            <w:szCs w:val="24"/>
          </w:rPr>
          <w:t>devilweed</w:t>
        </w:r>
        <w:proofErr w:type="spellEnd"/>
        <w:r w:rsidR="00F41B94">
          <w:rPr>
            <w:rFonts w:ascii="Times New Roman" w:eastAsia="Times New Roman" w:hAnsi="Times New Roman" w:cs="Times New Roman"/>
            <w:sz w:val="24"/>
            <w:szCs w:val="24"/>
          </w:rPr>
          <w:t xml:space="preserve"> in a 1:1 ratio)</w:t>
        </w:r>
      </w:ins>
      <w:ins w:id="698" w:author="Jeremy Long" w:date="2023-08-29T13:17:00Z">
        <w:r w:rsidR="00F41B94">
          <w:rPr>
            <w:rFonts w:ascii="Times New Roman" w:eastAsia="Times New Roman" w:hAnsi="Times New Roman" w:cs="Times New Roman"/>
            <w:sz w:val="24"/>
            <w:szCs w:val="24"/>
          </w:rPr>
          <w:t xml:space="preserve"> was also consumer-specific.</w:t>
        </w:r>
      </w:ins>
      <w:ins w:id="699" w:author="Jeremy Long" w:date="2023-08-29T13:18:00Z">
        <w:r w:rsidR="00F41B94">
          <w:rPr>
            <w:rFonts w:ascii="Times New Roman" w:eastAsia="Times New Roman" w:hAnsi="Times New Roman" w:cs="Times New Roman"/>
            <w:sz w:val="24"/>
            <w:szCs w:val="24"/>
          </w:rPr>
          <w:t xml:space="preserve"> </w:t>
        </w:r>
      </w:ins>
      <w:ins w:id="700" w:author="Jeremy Long" w:date="2023-08-29T13:21:00Z">
        <w:r w:rsidR="00F41B94">
          <w:rPr>
            <w:rFonts w:ascii="Times New Roman" w:eastAsia="Times New Roman" w:hAnsi="Times New Roman" w:cs="Times New Roman"/>
            <w:sz w:val="24"/>
            <w:szCs w:val="24"/>
          </w:rPr>
          <w:t>For Red abalone, t</w:t>
        </w:r>
      </w:ins>
      <w:ins w:id="701" w:author="Jeremy Long" w:date="2023-08-29T13:20:00Z">
        <w:r w:rsidR="00F41B94">
          <w:rPr>
            <w:rFonts w:ascii="Times New Roman" w:eastAsia="Times New Roman" w:hAnsi="Times New Roman" w:cs="Times New Roman"/>
            <w:sz w:val="24"/>
            <w:szCs w:val="24"/>
          </w:rPr>
          <w:t xml:space="preserve">he mixed diet had an intermediate effect </w:t>
        </w:r>
      </w:ins>
      <w:ins w:id="702" w:author="Jeremy Long" w:date="2023-08-29T13:22:00Z">
        <w:r w:rsidR="00F41B94">
          <w:rPr>
            <w:rFonts w:ascii="Times New Roman" w:eastAsia="Times New Roman" w:hAnsi="Times New Roman" w:cs="Times New Roman"/>
            <w:sz w:val="24"/>
            <w:szCs w:val="24"/>
          </w:rPr>
          <w:t>on tissue mass compared to animals in the</w:t>
        </w:r>
      </w:ins>
      <w:ins w:id="703" w:author="Jeremy Long" w:date="2023-08-29T13:20:00Z">
        <w:r w:rsidR="00F41B94">
          <w:rPr>
            <w:rFonts w:ascii="Times New Roman" w:eastAsia="Times New Roman" w:hAnsi="Times New Roman" w:cs="Times New Roman"/>
            <w:sz w:val="24"/>
            <w:szCs w:val="24"/>
          </w:rPr>
          <w:t xml:space="preserve"> no-choice treatments (</w:t>
        </w:r>
        <w:proofErr w:type="gramStart"/>
        <w:r w:rsidR="00F41B94">
          <w:rPr>
            <w:rFonts w:ascii="Times New Roman" w:eastAsia="Times New Roman" w:hAnsi="Times New Roman" w:cs="Times New Roman"/>
            <w:sz w:val="24"/>
            <w:szCs w:val="24"/>
          </w:rPr>
          <w:t>i.e.</w:t>
        </w:r>
        <w:proofErr w:type="gramEnd"/>
        <w:r w:rsidR="00F41B94">
          <w:rPr>
            <w:rFonts w:ascii="Times New Roman" w:eastAsia="Times New Roman" w:hAnsi="Times New Roman" w:cs="Times New Roman"/>
            <w:sz w:val="24"/>
            <w:szCs w:val="24"/>
          </w:rPr>
          <w:t xml:space="preserve"> k</w:t>
        </w:r>
      </w:ins>
      <w:ins w:id="704" w:author="Jeremy Long" w:date="2023-08-29T13:21:00Z">
        <w:r w:rsidR="00F41B94">
          <w:rPr>
            <w:rFonts w:ascii="Times New Roman" w:eastAsia="Times New Roman" w:hAnsi="Times New Roman" w:cs="Times New Roman"/>
            <w:sz w:val="24"/>
            <w:szCs w:val="24"/>
          </w:rPr>
          <w:t xml:space="preserve">elp or </w:t>
        </w:r>
        <w:proofErr w:type="spellStart"/>
        <w:r w:rsidR="00F41B94">
          <w:rPr>
            <w:rFonts w:ascii="Times New Roman" w:eastAsia="Times New Roman" w:hAnsi="Times New Roman" w:cs="Times New Roman"/>
            <w:sz w:val="24"/>
            <w:szCs w:val="24"/>
          </w:rPr>
          <w:t>devilweed</w:t>
        </w:r>
        <w:proofErr w:type="spellEnd"/>
        <w:r w:rsidR="00F41B94">
          <w:rPr>
            <w:rFonts w:ascii="Times New Roman" w:eastAsia="Times New Roman" w:hAnsi="Times New Roman" w:cs="Times New Roman"/>
            <w:sz w:val="24"/>
            <w:szCs w:val="24"/>
          </w:rPr>
          <w:t xml:space="preserve"> only diets). In contrast, </w:t>
        </w:r>
      </w:ins>
      <w:ins w:id="705" w:author="Jeremy Long" w:date="2023-08-29T13:23:00Z">
        <w:r w:rsidR="00F41B94">
          <w:rPr>
            <w:rFonts w:ascii="Times New Roman" w:eastAsia="Times New Roman" w:hAnsi="Times New Roman" w:cs="Times New Roman"/>
            <w:sz w:val="24"/>
            <w:szCs w:val="24"/>
          </w:rPr>
          <w:t>Turban s</w:t>
        </w:r>
      </w:ins>
      <w:ins w:id="706" w:author="Jeremy Long" w:date="2023-08-29T13:24:00Z">
        <w:r w:rsidR="00F41B94">
          <w:rPr>
            <w:rFonts w:ascii="Times New Roman" w:eastAsia="Times New Roman" w:hAnsi="Times New Roman" w:cs="Times New Roman"/>
            <w:sz w:val="24"/>
            <w:szCs w:val="24"/>
          </w:rPr>
          <w:t xml:space="preserve">nails fed mixed diets grew similar to </w:t>
        </w:r>
        <w:proofErr w:type="spellStart"/>
        <w:r w:rsidR="00F41B94">
          <w:rPr>
            <w:rFonts w:ascii="Times New Roman" w:eastAsia="Times New Roman" w:hAnsi="Times New Roman" w:cs="Times New Roman"/>
            <w:sz w:val="24"/>
            <w:szCs w:val="24"/>
          </w:rPr>
          <w:t>devilweed</w:t>
        </w:r>
        <w:proofErr w:type="spellEnd"/>
        <w:r w:rsidR="00F41B94">
          <w:rPr>
            <w:rFonts w:ascii="Times New Roman" w:eastAsia="Times New Roman" w:hAnsi="Times New Roman" w:cs="Times New Roman"/>
            <w:sz w:val="24"/>
            <w:szCs w:val="24"/>
          </w:rPr>
          <w:t>-only treatments and better than kelp-only treatments.</w:t>
        </w:r>
        <w:commentRangeEnd w:id="696"/>
        <w:r w:rsidR="00F41B94">
          <w:rPr>
            <w:rStyle w:val="CommentReference"/>
          </w:rPr>
          <w:commentReference w:id="696"/>
        </w:r>
      </w:ins>
      <w:ins w:id="707" w:author="Jeremy Long" w:date="2023-08-29T14:08:00Z">
        <w:r w:rsidR="00AD1037">
          <w:rPr>
            <w:rFonts w:ascii="Times New Roman" w:eastAsia="Times New Roman" w:hAnsi="Times New Roman" w:cs="Times New Roman"/>
            <w:sz w:val="24"/>
            <w:szCs w:val="24"/>
          </w:rPr>
          <w:t xml:space="preserve"> </w:t>
        </w:r>
        <w:commentRangeStart w:id="708"/>
        <w:r w:rsidR="00AD1037">
          <w:rPr>
            <w:rFonts w:ascii="Times New Roman" w:eastAsia="Times New Roman" w:hAnsi="Times New Roman" w:cs="Times New Roman"/>
            <w:sz w:val="24"/>
            <w:szCs w:val="24"/>
          </w:rPr>
          <w:t xml:space="preserve">Because no choice was ever fully consumed, any mixed-diet effect could not be attributed </w:t>
        </w:r>
      </w:ins>
      <w:ins w:id="709" w:author="Jeremy Long" w:date="2023-08-29T14:09:00Z">
        <w:r w:rsidR="00AD1037">
          <w:rPr>
            <w:rFonts w:ascii="Times New Roman" w:eastAsia="Times New Roman" w:hAnsi="Times New Roman" w:cs="Times New Roman"/>
            <w:sz w:val="24"/>
            <w:szCs w:val="24"/>
          </w:rPr>
          <w:t xml:space="preserve">simply to </w:t>
        </w:r>
      </w:ins>
      <w:ins w:id="710" w:author="Jeremy Long" w:date="2023-10-11T17:50:00Z">
        <w:r w:rsidR="009942BA">
          <w:rPr>
            <w:rFonts w:ascii="Times New Roman" w:eastAsia="Times New Roman" w:hAnsi="Times New Roman" w:cs="Times New Roman"/>
            <w:sz w:val="24"/>
            <w:szCs w:val="24"/>
          </w:rPr>
          <w:t xml:space="preserve">a reduction in </w:t>
        </w:r>
      </w:ins>
      <w:ins w:id="711" w:author="Jeremy Long" w:date="2023-08-29T15:09:00Z">
        <w:r w:rsidR="00561908">
          <w:rPr>
            <w:rFonts w:ascii="Times New Roman" w:eastAsia="Times New Roman" w:hAnsi="Times New Roman" w:cs="Times New Roman"/>
            <w:sz w:val="24"/>
            <w:szCs w:val="24"/>
          </w:rPr>
          <w:t>the availability of a higher quality food.</w:t>
        </w:r>
        <w:commentRangeEnd w:id="708"/>
        <w:r w:rsidR="00561908">
          <w:rPr>
            <w:rStyle w:val="CommentReference"/>
          </w:rPr>
          <w:commentReference w:id="708"/>
        </w:r>
      </w:ins>
    </w:p>
    <w:p w14:paraId="201593FB" w14:textId="5DED8431" w:rsidR="00E31F3F" w:rsidRPr="000B4D61" w:rsidDel="006E3FDC" w:rsidRDefault="00E31F3F" w:rsidP="000B4D61">
      <w:pPr>
        <w:spacing w:line="480" w:lineRule="auto"/>
        <w:ind w:firstLine="720"/>
        <w:jc w:val="both"/>
        <w:rPr>
          <w:del w:id="712" w:author="Jeremy Long" w:date="2023-08-29T13:35:00Z"/>
          <w:rFonts w:ascii="Times New Roman" w:eastAsia="Times New Roman" w:hAnsi="Times New Roman" w:cs="Times New Roman"/>
          <w:sz w:val="24"/>
          <w:szCs w:val="24"/>
        </w:rPr>
      </w:pPr>
      <w:commentRangeStart w:id="713"/>
      <w:del w:id="714" w:author="Jeremy Long" w:date="2023-08-29T13:26:00Z">
        <w:r w:rsidRPr="000B4D61" w:rsidDel="006E3FDC">
          <w:rPr>
            <w:rFonts w:ascii="Times New Roman" w:eastAsia="Times New Roman" w:hAnsi="Times New Roman" w:cs="Times New Roman"/>
            <w:sz w:val="24"/>
            <w:szCs w:val="24"/>
          </w:rPr>
          <w:lastRenderedPageBreak/>
          <w:delText xml:space="preserve">For Red abalone, replacing kelp wrack with devilweed </w:delText>
        </w:r>
      </w:del>
      <w:del w:id="715" w:author="Jeremy Long" w:date="2023-08-29T13:08:00Z">
        <w:r w:rsidRPr="000B4D61" w:rsidDel="00CA66E4">
          <w:rPr>
            <w:rFonts w:ascii="Times New Roman" w:eastAsia="Times New Roman" w:hAnsi="Times New Roman" w:cs="Times New Roman"/>
            <w:sz w:val="24"/>
            <w:szCs w:val="24"/>
          </w:rPr>
          <w:delText xml:space="preserve">wrack </w:delText>
        </w:r>
      </w:del>
      <w:del w:id="716" w:author="Jeremy Long" w:date="2023-08-29T13:26:00Z">
        <w:r w:rsidRPr="000B4D61" w:rsidDel="006E3FDC">
          <w:rPr>
            <w:rFonts w:ascii="Times New Roman" w:eastAsia="Times New Roman" w:hAnsi="Times New Roman" w:cs="Times New Roman"/>
            <w:sz w:val="24"/>
            <w:szCs w:val="24"/>
          </w:rPr>
          <w:delText xml:space="preserve">reduced final dry tissue mass by </w:delText>
        </w:r>
        <w:r w:rsidR="00CD4632" w:rsidRPr="000B4D61" w:rsidDel="006E3FDC">
          <w:rPr>
            <w:rFonts w:ascii="Times New Roman" w:eastAsia="Times New Roman" w:hAnsi="Times New Roman" w:cs="Times New Roman"/>
            <w:sz w:val="24"/>
            <w:szCs w:val="24"/>
          </w:rPr>
          <w:delText>25%</w:delText>
        </w:r>
        <w:r w:rsidRPr="000B4D61" w:rsidDel="006E3FDC">
          <w:rPr>
            <w:rFonts w:ascii="Times New Roman" w:eastAsia="Times New Roman" w:hAnsi="Times New Roman" w:cs="Times New Roman"/>
            <w:sz w:val="24"/>
            <w:szCs w:val="24"/>
          </w:rPr>
          <w:delText xml:space="preserve"> (Fig. </w:delText>
        </w:r>
        <w:r w:rsidR="00613D84" w:rsidRPr="000B4D61" w:rsidDel="006E3FDC">
          <w:rPr>
            <w:rFonts w:ascii="Times New Roman" w:eastAsia="Times New Roman" w:hAnsi="Times New Roman" w:cs="Times New Roman"/>
            <w:sz w:val="24"/>
            <w:szCs w:val="24"/>
          </w:rPr>
          <w:delText>1</w:delText>
        </w:r>
        <w:r w:rsidRPr="000B4D61" w:rsidDel="006E3FDC">
          <w:rPr>
            <w:rFonts w:ascii="Times New Roman" w:eastAsia="Times New Roman" w:hAnsi="Times New Roman" w:cs="Times New Roman"/>
            <w:sz w:val="24"/>
            <w:szCs w:val="24"/>
          </w:rPr>
          <w:delText xml:space="preserve">a). Further, </w:delText>
        </w:r>
      </w:del>
      <w:del w:id="717" w:author="Jeremy Long" w:date="2023-08-29T13:08:00Z">
        <w:r w:rsidRPr="000B4D61" w:rsidDel="00CA66E4">
          <w:rPr>
            <w:rFonts w:ascii="Times New Roman" w:eastAsia="Times New Roman" w:hAnsi="Times New Roman" w:cs="Times New Roman"/>
            <w:sz w:val="24"/>
            <w:szCs w:val="24"/>
          </w:rPr>
          <w:delText xml:space="preserve">partially </w:delText>
        </w:r>
      </w:del>
      <w:del w:id="718" w:author="Jeremy Long" w:date="2023-08-29T13:26:00Z">
        <w:r w:rsidRPr="000B4D61" w:rsidDel="006E3FDC">
          <w:rPr>
            <w:rFonts w:ascii="Times New Roman" w:eastAsia="Times New Roman" w:hAnsi="Times New Roman" w:cs="Times New Roman"/>
            <w:sz w:val="24"/>
            <w:szCs w:val="24"/>
          </w:rPr>
          <w:delText>replacing kelp wrack with devilweed also reduced final dry tissue mass, but this effect was weaker than the complete replacement (</w:delText>
        </w:r>
        <w:r w:rsidR="00CD4632" w:rsidRPr="000B4D61" w:rsidDel="006E3FDC">
          <w:rPr>
            <w:rFonts w:ascii="Times New Roman" w:eastAsia="Times New Roman" w:hAnsi="Times New Roman" w:cs="Times New Roman"/>
            <w:sz w:val="24"/>
            <w:szCs w:val="24"/>
          </w:rPr>
          <w:delText>11%</w:delText>
        </w:r>
        <w:r w:rsidRPr="000B4D61" w:rsidDel="006E3FDC">
          <w:rPr>
            <w:rFonts w:ascii="Times New Roman" w:eastAsia="Times New Roman" w:hAnsi="Times New Roman" w:cs="Times New Roman"/>
            <w:sz w:val="24"/>
            <w:szCs w:val="24"/>
          </w:rPr>
          <w:delText xml:space="preserve">). For turban snails, however, partially replacing kelp wrack with devilweed increased final dry tissue mass </w:delText>
        </w:r>
        <w:r w:rsidR="00CD4632" w:rsidRPr="000B4D61" w:rsidDel="006E3FDC">
          <w:rPr>
            <w:rFonts w:ascii="Times New Roman" w:eastAsia="Times New Roman" w:hAnsi="Times New Roman" w:cs="Times New Roman"/>
            <w:sz w:val="24"/>
            <w:szCs w:val="24"/>
          </w:rPr>
          <w:delText xml:space="preserve">by 35% and completely replacing kelp with devilweed </w:delText>
        </w:r>
        <w:r w:rsidR="002A095B" w:rsidRPr="000B4D61" w:rsidDel="006E3FDC">
          <w:rPr>
            <w:rFonts w:ascii="Times New Roman" w:eastAsia="Times New Roman" w:hAnsi="Times New Roman" w:cs="Times New Roman"/>
            <w:sz w:val="24"/>
            <w:szCs w:val="24"/>
          </w:rPr>
          <w:delText xml:space="preserve">increased final dry tissue mass by 31% </w:delText>
        </w:r>
        <w:r w:rsidRPr="000B4D61" w:rsidDel="006E3FDC">
          <w:rPr>
            <w:rFonts w:ascii="Times New Roman" w:eastAsia="Times New Roman" w:hAnsi="Times New Roman" w:cs="Times New Roman"/>
            <w:sz w:val="24"/>
            <w:szCs w:val="24"/>
          </w:rPr>
          <w:delText xml:space="preserve">(Fig. </w:delText>
        </w:r>
        <w:r w:rsidR="00613D84" w:rsidRPr="000B4D61" w:rsidDel="006E3FDC">
          <w:rPr>
            <w:rFonts w:ascii="Times New Roman" w:eastAsia="Times New Roman" w:hAnsi="Times New Roman" w:cs="Times New Roman"/>
            <w:sz w:val="24"/>
            <w:szCs w:val="24"/>
          </w:rPr>
          <w:delText>1b</w:delText>
        </w:r>
        <w:r w:rsidRPr="000B4D61" w:rsidDel="006E3FDC">
          <w:rPr>
            <w:rFonts w:ascii="Times New Roman" w:eastAsia="Times New Roman" w:hAnsi="Times New Roman" w:cs="Times New Roman"/>
            <w:sz w:val="24"/>
            <w:szCs w:val="24"/>
          </w:rPr>
          <w:delText xml:space="preserve">). </w:delText>
        </w:r>
      </w:del>
      <w:moveFromRangeStart w:id="719" w:author="Jeremy Long" w:date="2023-08-29T13:34:00Z" w:name="move144208508"/>
      <w:moveFrom w:id="720" w:author="Jeremy Long" w:date="2023-08-29T13:34:00Z">
        <w:r w:rsidRPr="000B4D61" w:rsidDel="006E3FDC">
          <w:rPr>
            <w:rFonts w:ascii="Times New Roman" w:eastAsia="Times New Roman" w:hAnsi="Times New Roman" w:cs="Times New Roman"/>
            <w:sz w:val="24"/>
            <w:szCs w:val="24"/>
          </w:rPr>
          <w:t xml:space="preserve">After controlling for differences in initial righting time, diet did not influence abalone righting time although there was a trend for devilweed diets to increase righting time (Fig. </w:t>
        </w:r>
        <w:r w:rsidR="004D2B2F" w:rsidRPr="000B4D61" w:rsidDel="006E3FDC">
          <w:rPr>
            <w:rFonts w:ascii="Times New Roman" w:eastAsia="Times New Roman" w:hAnsi="Times New Roman" w:cs="Times New Roman"/>
            <w:sz w:val="24"/>
            <w:szCs w:val="24"/>
          </w:rPr>
          <w:t>2</w:t>
        </w:r>
        <w:r w:rsidRPr="000B4D61" w:rsidDel="006E3FDC">
          <w:rPr>
            <w:rFonts w:ascii="Times New Roman" w:eastAsia="Times New Roman" w:hAnsi="Times New Roman" w:cs="Times New Roman"/>
            <w:sz w:val="24"/>
            <w:szCs w:val="24"/>
          </w:rPr>
          <w:t>, F</w:t>
        </w:r>
        <w:r w:rsidRPr="000B4D61" w:rsidDel="006E3FDC">
          <w:rPr>
            <w:rFonts w:ascii="Times New Roman" w:eastAsia="Times New Roman" w:hAnsi="Times New Roman" w:cs="Times New Roman"/>
            <w:sz w:val="24"/>
            <w:szCs w:val="24"/>
            <w:vertAlign w:val="subscript"/>
          </w:rPr>
          <w:t>(2,54)</w:t>
        </w:r>
        <w:r w:rsidRPr="000B4D61" w:rsidDel="006E3FDC">
          <w:rPr>
            <w:rFonts w:ascii="Times New Roman" w:eastAsia="Times New Roman" w:hAnsi="Times New Roman" w:cs="Times New Roman"/>
            <w:sz w:val="24"/>
            <w:szCs w:val="24"/>
          </w:rPr>
          <w:t>=1.219, p=0.305).</w:t>
        </w:r>
        <w:commentRangeEnd w:id="713"/>
        <w:r w:rsidR="006E3FDC" w:rsidDel="006E3FDC">
          <w:rPr>
            <w:rStyle w:val="CommentReference"/>
          </w:rPr>
          <w:commentReference w:id="713"/>
        </w:r>
      </w:moveFrom>
      <w:moveFromRangeEnd w:id="719"/>
      <w:ins w:id="721" w:author="Jeremy Long" w:date="2023-08-29T13:33:00Z">
        <w:r w:rsidR="006E3FDC">
          <w:rPr>
            <w:rFonts w:ascii="Times New Roman" w:eastAsia="Times New Roman" w:hAnsi="Times New Roman" w:cs="Times New Roman"/>
            <w:sz w:val="24"/>
            <w:szCs w:val="24"/>
          </w:rPr>
          <w:t xml:space="preserve">Consistent with </w:t>
        </w:r>
        <w:proofErr w:type="spellStart"/>
        <w:r w:rsidR="006E3FDC">
          <w:rPr>
            <w:rFonts w:ascii="Times New Roman" w:eastAsia="Times New Roman" w:hAnsi="Times New Roman" w:cs="Times New Roman"/>
            <w:sz w:val="24"/>
            <w:szCs w:val="24"/>
          </w:rPr>
          <w:t>devilweed</w:t>
        </w:r>
        <w:proofErr w:type="spellEnd"/>
        <w:r w:rsidR="006E3FDC">
          <w:rPr>
            <w:rFonts w:ascii="Times New Roman" w:eastAsia="Times New Roman" w:hAnsi="Times New Roman" w:cs="Times New Roman"/>
            <w:sz w:val="24"/>
            <w:szCs w:val="24"/>
          </w:rPr>
          <w:t xml:space="preserve"> suppressing Red abalone growth, </w:t>
        </w:r>
      </w:ins>
      <w:ins w:id="722" w:author="Jeremy Long" w:date="2023-10-11T17:51:00Z">
        <w:r w:rsidR="009942BA">
          <w:rPr>
            <w:rFonts w:ascii="Times New Roman" w:eastAsia="Times New Roman" w:hAnsi="Times New Roman" w:cs="Times New Roman"/>
            <w:sz w:val="24"/>
            <w:szCs w:val="24"/>
          </w:rPr>
          <w:t xml:space="preserve">there was a trend for </w:t>
        </w:r>
      </w:ins>
      <w:proofErr w:type="spellStart"/>
      <w:ins w:id="723" w:author="Jeremy Long" w:date="2023-08-29T13:33:00Z">
        <w:r w:rsidR="006E3FDC">
          <w:rPr>
            <w:rFonts w:ascii="Times New Roman" w:eastAsia="Times New Roman" w:hAnsi="Times New Roman" w:cs="Times New Roman"/>
            <w:sz w:val="24"/>
            <w:szCs w:val="24"/>
          </w:rPr>
          <w:t>devilweed</w:t>
        </w:r>
        <w:proofErr w:type="spellEnd"/>
        <w:r w:rsidR="006E3FDC">
          <w:rPr>
            <w:rFonts w:ascii="Times New Roman" w:eastAsia="Times New Roman" w:hAnsi="Times New Roman" w:cs="Times New Roman"/>
            <w:sz w:val="24"/>
            <w:szCs w:val="24"/>
          </w:rPr>
          <w:t xml:space="preserve"> </w:t>
        </w:r>
      </w:ins>
      <w:ins w:id="724" w:author="Jeremy Long" w:date="2023-10-11T17:51:00Z">
        <w:r w:rsidR="009942BA">
          <w:rPr>
            <w:rFonts w:ascii="Times New Roman" w:eastAsia="Times New Roman" w:hAnsi="Times New Roman" w:cs="Times New Roman"/>
            <w:sz w:val="24"/>
            <w:szCs w:val="24"/>
          </w:rPr>
          <w:t xml:space="preserve">to </w:t>
        </w:r>
      </w:ins>
      <w:ins w:id="725" w:author="Jeremy Long" w:date="2023-08-29T13:34:00Z">
        <w:r w:rsidR="006E3FDC">
          <w:rPr>
            <w:rFonts w:ascii="Times New Roman" w:eastAsia="Times New Roman" w:hAnsi="Times New Roman" w:cs="Times New Roman"/>
            <w:sz w:val="24"/>
            <w:szCs w:val="24"/>
          </w:rPr>
          <w:t>increase the amount of time it took Red abalone to right themselves</w:t>
        </w:r>
      </w:ins>
      <w:ins w:id="726" w:author="Jeremy Long" w:date="2023-08-29T13:35:00Z">
        <w:r w:rsidR="006E3FDC">
          <w:rPr>
            <w:rFonts w:ascii="Times New Roman" w:eastAsia="Times New Roman" w:hAnsi="Times New Roman" w:cs="Times New Roman"/>
            <w:sz w:val="24"/>
            <w:szCs w:val="24"/>
          </w:rPr>
          <w:t xml:space="preserve"> (Fig. 2)</w:t>
        </w:r>
      </w:ins>
      <w:ins w:id="727" w:author="Jeremy Long" w:date="2023-08-29T13:34:00Z">
        <w:r w:rsidR="006E3FDC">
          <w:rPr>
            <w:rFonts w:ascii="Times New Roman" w:eastAsia="Times New Roman" w:hAnsi="Times New Roman" w:cs="Times New Roman"/>
            <w:sz w:val="24"/>
            <w:szCs w:val="24"/>
          </w:rPr>
          <w:t xml:space="preserve">. However, </w:t>
        </w:r>
      </w:ins>
      <w:ins w:id="728" w:author="Jeremy Long" w:date="2023-08-29T13:35:00Z">
        <w:r w:rsidR="006E3FDC">
          <w:rPr>
            <w:rFonts w:ascii="Times New Roman" w:eastAsia="Times New Roman" w:hAnsi="Times New Roman" w:cs="Times New Roman"/>
            <w:sz w:val="24"/>
            <w:szCs w:val="24"/>
          </w:rPr>
          <w:t>a</w:t>
        </w:r>
      </w:ins>
    </w:p>
    <w:p w14:paraId="01A49AF9" w14:textId="07C03249" w:rsidR="00E31F3F" w:rsidRPr="000B4D61" w:rsidRDefault="006E3FDC" w:rsidP="006E3FDC">
      <w:pPr>
        <w:spacing w:line="480" w:lineRule="auto"/>
        <w:ind w:firstLine="720"/>
        <w:jc w:val="both"/>
        <w:rPr>
          <w:rFonts w:ascii="Times New Roman" w:eastAsia="Times New Roman" w:hAnsi="Times New Roman" w:cs="Times New Roman"/>
          <w:sz w:val="24"/>
          <w:szCs w:val="24"/>
        </w:rPr>
        <w:pPrChange w:id="729" w:author="Jeremy Long" w:date="2023-08-29T13:35:00Z">
          <w:pPr>
            <w:spacing w:line="480" w:lineRule="auto"/>
            <w:jc w:val="both"/>
          </w:pPr>
        </w:pPrChange>
      </w:pPr>
      <w:moveToRangeStart w:id="730" w:author="Jeremy Long" w:date="2023-08-29T13:34:00Z" w:name="move144208508"/>
      <w:moveTo w:id="731" w:author="Jeremy Long" w:date="2023-08-29T13:34:00Z">
        <w:del w:id="732" w:author="Jeremy Long" w:date="2023-08-29T13:35:00Z">
          <w:r w:rsidRPr="000B4D61" w:rsidDel="006E3FDC">
            <w:rPr>
              <w:rFonts w:ascii="Times New Roman" w:eastAsia="Times New Roman" w:hAnsi="Times New Roman" w:cs="Times New Roman"/>
              <w:sz w:val="24"/>
              <w:szCs w:val="24"/>
            </w:rPr>
            <w:delText>A</w:delText>
          </w:r>
        </w:del>
        <w:r w:rsidRPr="000B4D61">
          <w:rPr>
            <w:rFonts w:ascii="Times New Roman" w:eastAsia="Times New Roman" w:hAnsi="Times New Roman" w:cs="Times New Roman"/>
            <w:sz w:val="24"/>
            <w:szCs w:val="24"/>
          </w:rPr>
          <w:t xml:space="preserve">fter controlling for differences in initial righting time, </w:t>
        </w:r>
        <w:del w:id="733" w:author="Jeremy Long" w:date="2023-08-29T13:35:00Z">
          <w:r w:rsidRPr="000B4D61" w:rsidDel="006E3FDC">
            <w:rPr>
              <w:rFonts w:ascii="Times New Roman" w:eastAsia="Times New Roman" w:hAnsi="Times New Roman" w:cs="Times New Roman"/>
              <w:sz w:val="24"/>
              <w:szCs w:val="24"/>
            </w:rPr>
            <w:delText>diet did not influence abalone righting time although there was a trend for devilweed diets to increase righting time</w:delText>
          </w:r>
        </w:del>
      </w:moveTo>
      <w:ins w:id="734" w:author="Jeremy Long" w:date="2023-08-29T13:35:00Z">
        <w:r>
          <w:rPr>
            <w:rFonts w:ascii="Times New Roman" w:eastAsia="Times New Roman" w:hAnsi="Times New Roman" w:cs="Times New Roman"/>
            <w:sz w:val="24"/>
            <w:szCs w:val="24"/>
          </w:rPr>
          <w:t>this effect was not statistically significant</w:t>
        </w:r>
      </w:ins>
      <w:moveTo w:id="735" w:author="Jeremy Long" w:date="2023-08-29T13:34:00Z">
        <w:r w:rsidRPr="000B4D61">
          <w:rPr>
            <w:rFonts w:ascii="Times New Roman" w:eastAsia="Times New Roman" w:hAnsi="Times New Roman" w:cs="Times New Roman"/>
            <w:sz w:val="24"/>
            <w:szCs w:val="24"/>
          </w:rPr>
          <w:t xml:space="preserve"> (Fig. 2, F</w:t>
        </w:r>
        <w:r w:rsidRPr="000B4D61">
          <w:rPr>
            <w:rFonts w:ascii="Times New Roman" w:eastAsia="Times New Roman" w:hAnsi="Times New Roman" w:cs="Times New Roman"/>
            <w:sz w:val="24"/>
            <w:szCs w:val="24"/>
            <w:vertAlign w:val="subscript"/>
          </w:rPr>
          <w:t>(2,54)</w:t>
        </w:r>
        <w:r w:rsidRPr="000B4D61">
          <w:rPr>
            <w:rFonts w:ascii="Times New Roman" w:eastAsia="Times New Roman" w:hAnsi="Times New Roman" w:cs="Times New Roman"/>
            <w:sz w:val="24"/>
            <w:szCs w:val="24"/>
          </w:rPr>
          <w:t>=1.219, p=0.305).</w:t>
        </w:r>
        <w:commentRangeStart w:id="736"/>
        <w:commentRangeEnd w:id="736"/>
        <w:r>
          <w:rPr>
            <w:rStyle w:val="CommentReference"/>
          </w:rPr>
          <w:commentReference w:id="736"/>
        </w:r>
      </w:moveTo>
      <w:moveToRangeEnd w:id="730"/>
    </w:p>
    <w:p w14:paraId="3ACD0ACC" w14:textId="77777777" w:rsidR="0011538B" w:rsidRPr="000B4D61" w:rsidRDefault="0011538B" w:rsidP="000B4D61">
      <w:pPr>
        <w:spacing w:line="480" w:lineRule="auto"/>
        <w:jc w:val="both"/>
        <w:rPr>
          <w:rFonts w:ascii="Times New Roman" w:eastAsia="Times New Roman" w:hAnsi="Times New Roman" w:cs="Times New Roman"/>
          <w:i/>
          <w:sz w:val="24"/>
          <w:szCs w:val="24"/>
        </w:rPr>
      </w:pPr>
      <w:commentRangeStart w:id="737"/>
      <w:r w:rsidRPr="000B4D61">
        <w:rPr>
          <w:rFonts w:ascii="Times New Roman" w:eastAsia="Times New Roman" w:hAnsi="Times New Roman" w:cs="Times New Roman"/>
          <w:i/>
          <w:sz w:val="24"/>
          <w:szCs w:val="24"/>
        </w:rPr>
        <w:t>Preference</w:t>
      </w:r>
      <w:commentRangeEnd w:id="737"/>
      <w:r w:rsidRPr="000B4D61">
        <w:rPr>
          <w:rStyle w:val="CommentReference"/>
          <w:rFonts w:ascii="Times New Roman" w:hAnsi="Times New Roman" w:cs="Times New Roman"/>
          <w:sz w:val="24"/>
          <w:szCs w:val="24"/>
        </w:rPr>
        <w:commentReference w:id="737"/>
      </w:r>
      <w:r w:rsidRPr="000B4D61">
        <w:rPr>
          <w:rFonts w:ascii="Times New Roman" w:eastAsia="Times New Roman" w:hAnsi="Times New Roman" w:cs="Times New Roman"/>
          <w:i/>
          <w:sz w:val="24"/>
          <w:szCs w:val="24"/>
        </w:rPr>
        <w:t xml:space="preserve"> </w:t>
      </w:r>
    </w:p>
    <w:p w14:paraId="6723F598" w14:textId="43EDC6C2" w:rsidR="0011538B" w:rsidRPr="000B4D61" w:rsidRDefault="00AD1A4E" w:rsidP="000B4D61">
      <w:pPr>
        <w:spacing w:line="480" w:lineRule="auto"/>
        <w:ind w:firstLine="720"/>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Animals</w:t>
      </w:r>
      <w:r w:rsidR="0011538B" w:rsidRPr="000B4D61">
        <w:rPr>
          <w:rFonts w:ascii="Times New Roman" w:eastAsia="Times New Roman" w:hAnsi="Times New Roman" w:cs="Times New Roman"/>
          <w:sz w:val="24"/>
          <w:szCs w:val="24"/>
        </w:rPr>
        <w:t xml:space="preserve"> displayed species-specific feeding preferences for </w:t>
      </w:r>
      <w:del w:id="738" w:author="Jeremy Long" w:date="2023-08-29T15:17:00Z">
        <w:r w:rsidR="0011538B" w:rsidRPr="000B4D61" w:rsidDel="00561908">
          <w:rPr>
            <w:rFonts w:ascii="Times New Roman" w:eastAsia="Times New Roman" w:hAnsi="Times New Roman" w:cs="Times New Roman"/>
            <w:sz w:val="24"/>
            <w:szCs w:val="24"/>
          </w:rPr>
          <w:delText xml:space="preserve">the two types of </w:delText>
        </w:r>
      </w:del>
      <w:r w:rsidR="0011538B" w:rsidRPr="000B4D61">
        <w:rPr>
          <w:rFonts w:ascii="Times New Roman" w:eastAsia="Times New Roman" w:hAnsi="Times New Roman" w:cs="Times New Roman"/>
          <w:sz w:val="24"/>
          <w:szCs w:val="24"/>
        </w:rPr>
        <w:t>wrack</w:t>
      </w:r>
      <w:ins w:id="739" w:author="Jeremy Long" w:date="2023-08-29T15:17:00Z">
        <w:r w:rsidR="00561908">
          <w:rPr>
            <w:rFonts w:ascii="Times New Roman" w:eastAsia="Times New Roman" w:hAnsi="Times New Roman" w:cs="Times New Roman"/>
            <w:sz w:val="24"/>
            <w:szCs w:val="24"/>
          </w:rPr>
          <w:t xml:space="preserve"> seaweeds</w:t>
        </w:r>
      </w:ins>
      <w:r w:rsidR="0011538B" w:rsidRPr="000B4D61">
        <w:rPr>
          <w:rFonts w:ascii="Times New Roman" w:eastAsia="Times New Roman" w:hAnsi="Times New Roman" w:cs="Times New Roman"/>
          <w:sz w:val="24"/>
          <w:szCs w:val="24"/>
        </w:rPr>
        <w:t xml:space="preserve">. </w:t>
      </w:r>
      <w:del w:id="740" w:author="Jeremy Long" w:date="2023-08-29T15:17:00Z">
        <w:r w:rsidR="0011538B" w:rsidRPr="000B4D61" w:rsidDel="002A3420">
          <w:rPr>
            <w:rFonts w:ascii="Times New Roman" w:eastAsia="Times New Roman" w:hAnsi="Times New Roman" w:cs="Times New Roman"/>
            <w:sz w:val="24"/>
            <w:szCs w:val="24"/>
          </w:rPr>
          <w:delText xml:space="preserve">Both </w:delText>
        </w:r>
      </w:del>
      <w:r w:rsidR="0011538B" w:rsidRPr="000B4D61">
        <w:rPr>
          <w:rFonts w:ascii="Times New Roman" w:eastAsia="Times New Roman" w:hAnsi="Times New Roman" w:cs="Times New Roman"/>
          <w:sz w:val="24"/>
          <w:szCs w:val="24"/>
        </w:rPr>
        <w:t xml:space="preserve">Black abalone and turban snails </w:t>
      </w:r>
      <w:del w:id="741" w:author="Jeremy Long" w:date="2023-08-29T15:18:00Z">
        <w:r w:rsidR="0011538B" w:rsidRPr="000B4D61" w:rsidDel="002A3420">
          <w:rPr>
            <w:rFonts w:ascii="Times New Roman" w:eastAsia="Times New Roman" w:hAnsi="Times New Roman" w:cs="Times New Roman"/>
            <w:sz w:val="24"/>
            <w:szCs w:val="24"/>
          </w:rPr>
          <w:delText>preferred kelp, with</w:delText>
        </w:r>
      </w:del>
      <w:ins w:id="742" w:author="Jeremy Long" w:date="2023-08-29T15:18:00Z">
        <w:r w:rsidR="002A3420">
          <w:rPr>
            <w:rFonts w:ascii="Times New Roman" w:eastAsia="Times New Roman" w:hAnsi="Times New Roman" w:cs="Times New Roman"/>
            <w:sz w:val="24"/>
            <w:szCs w:val="24"/>
          </w:rPr>
          <w:t>consumed</w:t>
        </w:r>
      </w:ins>
      <w:r w:rsidR="0011538B" w:rsidRPr="000B4D61">
        <w:rPr>
          <w:rFonts w:ascii="Times New Roman" w:eastAsia="Times New Roman" w:hAnsi="Times New Roman" w:cs="Times New Roman"/>
          <w:sz w:val="24"/>
          <w:szCs w:val="24"/>
        </w:rPr>
        <w:t xml:space="preserve"> </w:t>
      </w:r>
      <w:r w:rsidR="003E4772" w:rsidRPr="000B4D61">
        <w:rPr>
          <w:rFonts w:ascii="Times New Roman" w:eastAsia="Times New Roman" w:hAnsi="Times New Roman" w:cs="Times New Roman"/>
          <w:sz w:val="24"/>
          <w:szCs w:val="24"/>
        </w:rPr>
        <w:t>111</w:t>
      </w:r>
      <w:commentRangeStart w:id="743"/>
      <w:commentRangeStart w:id="744"/>
      <w:r w:rsidR="0011538B" w:rsidRPr="000B4D61">
        <w:rPr>
          <w:rFonts w:ascii="Times New Roman" w:eastAsia="Times New Roman" w:hAnsi="Times New Roman" w:cs="Times New Roman"/>
          <w:sz w:val="24"/>
          <w:szCs w:val="24"/>
        </w:rPr>
        <w:t xml:space="preserve">% and </w:t>
      </w:r>
      <w:r w:rsidR="003E4772" w:rsidRPr="000B4D61">
        <w:rPr>
          <w:rFonts w:ascii="Times New Roman" w:eastAsia="Times New Roman" w:hAnsi="Times New Roman" w:cs="Times New Roman"/>
          <w:sz w:val="24"/>
          <w:szCs w:val="24"/>
        </w:rPr>
        <w:t>158</w:t>
      </w:r>
      <w:r w:rsidR="00AC7E14" w:rsidRPr="000B4D61">
        <w:rPr>
          <w:rFonts w:ascii="Times New Roman" w:eastAsia="Times New Roman" w:hAnsi="Times New Roman" w:cs="Times New Roman"/>
          <w:sz w:val="24"/>
          <w:szCs w:val="24"/>
        </w:rPr>
        <w:t>%</w:t>
      </w:r>
      <w:r w:rsidR="0011538B" w:rsidRPr="000B4D61">
        <w:rPr>
          <w:rFonts w:ascii="Times New Roman" w:eastAsia="Times New Roman" w:hAnsi="Times New Roman" w:cs="Times New Roman"/>
          <w:sz w:val="24"/>
          <w:szCs w:val="24"/>
        </w:rPr>
        <w:t xml:space="preserve"> </w:t>
      </w:r>
      <w:commentRangeEnd w:id="743"/>
      <w:r w:rsidR="0011538B" w:rsidRPr="000B4D61">
        <w:rPr>
          <w:rStyle w:val="CommentReference"/>
          <w:rFonts w:ascii="Times New Roman" w:hAnsi="Times New Roman" w:cs="Times New Roman"/>
          <w:sz w:val="24"/>
          <w:szCs w:val="24"/>
        </w:rPr>
        <w:commentReference w:id="743"/>
      </w:r>
      <w:commentRangeEnd w:id="744"/>
      <w:r w:rsidR="00AC7E14" w:rsidRPr="000B4D61">
        <w:rPr>
          <w:rStyle w:val="CommentReference"/>
          <w:rFonts w:ascii="Times New Roman" w:hAnsi="Times New Roman" w:cs="Times New Roman"/>
          <w:sz w:val="24"/>
          <w:szCs w:val="24"/>
        </w:rPr>
        <w:commentReference w:id="744"/>
      </w:r>
      <w:r w:rsidR="0011538B" w:rsidRPr="000B4D61">
        <w:rPr>
          <w:rFonts w:ascii="Times New Roman" w:eastAsia="Times New Roman" w:hAnsi="Times New Roman" w:cs="Times New Roman"/>
          <w:sz w:val="24"/>
          <w:szCs w:val="24"/>
        </w:rPr>
        <w:t xml:space="preserve">more kelp </w:t>
      </w:r>
      <w:del w:id="745" w:author="Jeremy Long" w:date="2023-08-29T15:18:00Z">
        <w:r w:rsidR="0011538B" w:rsidRPr="000B4D61" w:rsidDel="002A3420">
          <w:rPr>
            <w:rFonts w:ascii="Times New Roman" w:eastAsia="Times New Roman" w:hAnsi="Times New Roman" w:cs="Times New Roman"/>
            <w:sz w:val="24"/>
            <w:szCs w:val="24"/>
          </w:rPr>
          <w:delText xml:space="preserve">being consumed </w:delText>
        </w:r>
      </w:del>
      <w:r w:rsidR="0011538B" w:rsidRPr="000B4D61">
        <w:rPr>
          <w:rFonts w:ascii="Times New Roman" w:eastAsia="Times New Roman" w:hAnsi="Times New Roman" w:cs="Times New Roman"/>
          <w:sz w:val="24"/>
          <w:szCs w:val="24"/>
        </w:rPr>
        <w:t xml:space="preserve">than </w:t>
      </w:r>
      <w:proofErr w:type="spellStart"/>
      <w:r w:rsidR="0011538B" w:rsidRPr="000B4D61">
        <w:rPr>
          <w:rFonts w:ascii="Times New Roman" w:eastAsia="Times New Roman" w:hAnsi="Times New Roman" w:cs="Times New Roman"/>
          <w:sz w:val="24"/>
          <w:szCs w:val="24"/>
        </w:rPr>
        <w:t>devilweed</w:t>
      </w:r>
      <w:proofErr w:type="spellEnd"/>
      <w:del w:id="746" w:author="Jeremy Long" w:date="2023-08-29T15:18:00Z">
        <w:r w:rsidR="0011538B" w:rsidRPr="000B4D61" w:rsidDel="002A3420">
          <w:rPr>
            <w:rFonts w:ascii="Times New Roman" w:eastAsia="Times New Roman" w:hAnsi="Times New Roman" w:cs="Times New Roman"/>
            <w:sz w:val="24"/>
            <w:szCs w:val="24"/>
          </w:rPr>
          <w:delText>, respectively</w:delText>
        </w:r>
      </w:del>
      <w:r w:rsidR="0011538B" w:rsidRPr="000B4D61">
        <w:rPr>
          <w:rFonts w:ascii="Times New Roman" w:eastAsia="Times New Roman" w:hAnsi="Times New Roman" w:cs="Times New Roman"/>
          <w:sz w:val="24"/>
          <w:szCs w:val="24"/>
        </w:rPr>
        <w:t xml:space="preserve"> (Fig.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a and </w:t>
      </w:r>
      <w:r w:rsidR="004D2B2F"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b</w:t>
      </w:r>
      <w:del w:id="747" w:author="Jeremy Long" w:date="2023-08-29T15:18:00Z">
        <w:r w:rsidR="0011538B" w:rsidRPr="000B4D61" w:rsidDel="002A3420">
          <w:rPr>
            <w:rFonts w:ascii="Times New Roman" w:eastAsia="Times New Roman" w:hAnsi="Times New Roman" w:cs="Times New Roman"/>
            <w:sz w:val="24"/>
            <w:szCs w:val="24"/>
          </w:rPr>
          <w:delText xml:space="preserve">, </w:delText>
        </w:r>
      </w:del>
      <w:ins w:id="748" w:author="Jeremy Long" w:date="2023-08-29T15:18:00Z">
        <w:r w:rsidR="002A3420">
          <w:rPr>
            <w:rFonts w:ascii="Times New Roman" w:eastAsia="Times New Roman" w:hAnsi="Times New Roman" w:cs="Times New Roman"/>
            <w:sz w:val="24"/>
            <w:szCs w:val="24"/>
          </w:rPr>
          <w:t>:</w:t>
        </w:r>
        <w:r w:rsidR="002A3420" w:rsidRPr="000B4D61">
          <w:rPr>
            <w:rFonts w:ascii="Times New Roman" w:eastAsia="Times New Roman" w:hAnsi="Times New Roman" w:cs="Times New Roman"/>
            <w:sz w:val="24"/>
            <w:szCs w:val="24"/>
          </w:rPr>
          <w:t xml:space="preserve"> </w:t>
        </w:r>
      </w:ins>
      <w:r w:rsidR="0011538B" w:rsidRPr="000B4D61">
        <w:rPr>
          <w:rFonts w:ascii="Times New Roman" w:eastAsia="Times New Roman" w:hAnsi="Times New Roman" w:cs="Times New Roman"/>
          <w:sz w:val="24"/>
          <w:szCs w:val="24"/>
        </w:rPr>
        <w:t>t=4.5053, p&lt;0.001 and t= 5.7152, p&lt;0.001, respectively). Although the</w:t>
      </w:r>
      <w:del w:id="749" w:author="Jeremy Long" w:date="2023-08-29T15:18:00Z">
        <w:r w:rsidR="0011538B" w:rsidRPr="000B4D61" w:rsidDel="002A3420">
          <w:rPr>
            <w:rFonts w:ascii="Times New Roman" w:eastAsia="Times New Roman" w:hAnsi="Times New Roman" w:cs="Times New Roman"/>
            <w:sz w:val="24"/>
            <w:szCs w:val="24"/>
          </w:rPr>
          <w:delText xml:space="preserve">se </w:delText>
        </w:r>
        <w:r w:rsidRPr="000B4D61" w:rsidDel="002A3420">
          <w:rPr>
            <w:rFonts w:ascii="Times New Roman" w:eastAsia="Times New Roman" w:hAnsi="Times New Roman" w:cs="Times New Roman"/>
            <w:sz w:val="24"/>
            <w:szCs w:val="24"/>
          </w:rPr>
          <w:delText>consumers</w:delText>
        </w:r>
        <w:r w:rsidR="0011538B" w:rsidRPr="000B4D61" w:rsidDel="002A3420">
          <w:rPr>
            <w:rFonts w:ascii="Times New Roman" w:eastAsia="Times New Roman" w:hAnsi="Times New Roman" w:cs="Times New Roman"/>
            <w:sz w:val="24"/>
            <w:szCs w:val="24"/>
          </w:rPr>
          <w:delText xml:space="preserve"> </w:delText>
        </w:r>
      </w:del>
      <w:ins w:id="750" w:author="Jeremy Long" w:date="2023-08-29T15:18:00Z">
        <w:r w:rsidR="002A3420">
          <w:rPr>
            <w:rFonts w:ascii="Times New Roman" w:eastAsia="Times New Roman" w:hAnsi="Times New Roman" w:cs="Times New Roman"/>
            <w:sz w:val="24"/>
            <w:szCs w:val="24"/>
          </w:rPr>
          <w:t xml:space="preserve">y </w:t>
        </w:r>
      </w:ins>
      <w:r w:rsidR="0011538B" w:rsidRPr="000B4D61">
        <w:rPr>
          <w:rFonts w:ascii="Times New Roman" w:eastAsia="Times New Roman" w:hAnsi="Times New Roman" w:cs="Times New Roman"/>
          <w:sz w:val="24"/>
          <w:szCs w:val="24"/>
        </w:rPr>
        <w:t xml:space="preserve">preferred kelp, both </w:t>
      </w:r>
      <w:del w:id="751" w:author="Jeremy Long" w:date="2023-08-29T15:19:00Z">
        <w:r w:rsidRPr="000B4D61" w:rsidDel="002A3420">
          <w:rPr>
            <w:rFonts w:ascii="Times New Roman" w:eastAsia="Times New Roman" w:hAnsi="Times New Roman" w:cs="Times New Roman"/>
            <w:sz w:val="24"/>
            <w:szCs w:val="24"/>
          </w:rPr>
          <w:delText>animals</w:delText>
        </w:r>
        <w:r w:rsidR="0011538B" w:rsidRPr="000B4D61" w:rsidDel="002A3420">
          <w:rPr>
            <w:rFonts w:ascii="Times New Roman" w:eastAsia="Times New Roman" w:hAnsi="Times New Roman" w:cs="Times New Roman"/>
            <w:sz w:val="24"/>
            <w:szCs w:val="24"/>
          </w:rPr>
          <w:delText xml:space="preserve"> did</w:delText>
        </w:r>
      </w:del>
      <w:ins w:id="752" w:author="Jeremy Long" w:date="2023-08-29T15:19:00Z">
        <w:r w:rsidR="002A3420">
          <w:rPr>
            <w:rFonts w:ascii="Times New Roman" w:eastAsia="Times New Roman" w:hAnsi="Times New Roman" w:cs="Times New Roman"/>
            <w:sz w:val="24"/>
            <w:szCs w:val="24"/>
          </w:rPr>
          <w:t>species</w:t>
        </w:r>
      </w:ins>
      <w:r w:rsidR="0011538B" w:rsidRPr="000B4D61">
        <w:rPr>
          <w:rFonts w:ascii="Times New Roman" w:eastAsia="Times New Roman" w:hAnsi="Times New Roman" w:cs="Times New Roman"/>
          <w:sz w:val="24"/>
          <w:szCs w:val="24"/>
        </w:rPr>
        <w:t xml:space="preserve"> consume</w:t>
      </w:r>
      <w:ins w:id="753" w:author="Jeremy Long" w:date="2023-08-29T15:19:00Z">
        <w:r w:rsidR="002A3420">
          <w:rPr>
            <w:rFonts w:ascii="Times New Roman" w:eastAsia="Times New Roman" w:hAnsi="Times New Roman" w:cs="Times New Roman"/>
            <w:sz w:val="24"/>
            <w:szCs w:val="24"/>
          </w:rPr>
          <w:t>d</w:t>
        </w:r>
      </w:ins>
      <w:r w:rsidR="0011538B" w:rsidRPr="000B4D61">
        <w:rPr>
          <w:rFonts w:ascii="Times New Roman" w:eastAsia="Times New Roman" w:hAnsi="Times New Roman" w:cs="Times New Roman"/>
          <w:sz w:val="24"/>
          <w:szCs w:val="24"/>
        </w:rPr>
        <w:t xml:space="preserve"> some </w:t>
      </w:r>
      <w:proofErr w:type="spellStart"/>
      <w:r w:rsidR="0011538B" w:rsidRPr="000B4D61">
        <w:rPr>
          <w:rFonts w:ascii="Times New Roman" w:eastAsia="Times New Roman" w:hAnsi="Times New Roman" w:cs="Times New Roman"/>
          <w:sz w:val="24"/>
          <w:szCs w:val="24"/>
        </w:rPr>
        <w:t>devilweed</w:t>
      </w:r>
      <w:proofErr w:type="spellEnd"/>
      <w:r w:rsidR="0011538B" w:rsidRPr="000B4D61">
        <w:rPr>
          <w:rFonts w:ascii="Times New Roman" w:eastAsia="Times New Roman" w:hAnsi="Times New Roman" w:cs="Times New Roman"/>
          <w:sz w:val="24"/>
          <w:szCs w:val="24"/>
        </w:rPr>
        <w:t xml:space="preserve"> (One sample t-test, t=4.782, p&lt;0.001 and t=2.105, p=0.0</w:t>
      </w:r>
      <w:r w:rsidR="00E203E8" w:rsidRPr="000B4D61">
        <w:rPr>
          <w:rFonts w:ascii="Times New Roman" w:eastAsia="Times New Roman" w:hAnsi="Times New Roman" w:cs="Times New Roman"/>
          <w:sz w:val="24"/>
          <w:szCs w:val="24"/>
        </w:rPr>
        <w:t>55</w:t>
      </w:r>
      <w:r w:rsidR="0011538B" w:rsidRPr="000B4D61">
        <w:rPr>
          <w:rFonts w:ascii="Times New Roman" w:eastAsia="Times New Roman" w:hAnsi="Times New Roman" w:cs="Times New Roman"/>
          <w:sz w:val="24"/>
          <w:szCs w:val="24"/>
        </w:rPr>
        <w:t xml:space="preserve">, for Black abalone and turban snails, respectively). Shore crabs fed similarly on the two wrack species (Fig. </w:t>
      </w:r>
      <w:r w:rsidR="00E203E8"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 xml:space="preserve">c, t=0.0739, p=0.9422). In contrast, hermit crabs </w:t>
      </w:r>
      <w:del w:id="754" w:author="Jeremy Long" w:date="2023-08-29T15:19:00Z">
        <w:r w:rsidR="0011538B" w:rsidRPr="000B4D61" w:rsidDel="002A3420">
          <w:rPr>
            <w:rFonts w:ascii="Times New Roman" w:eastAsia="Times New Roman" w:hAnsi="Times New Roman" w:cs="Times New Roman"/>
            <w:sz w:val="24"/>
            <w:szCs w:val="24"/>
          </w:rPr>
          <w:delText xml:space="preserve">consumed </w:delText>
        </w:r>
        <w:r w:rsidR="003E4772" w:rsidRPr="000B4D61" w:rsidDel="002A3420">
          <w:rPr>
            <w:rFonts w:ascii="Times New Roman" w:eastAsia="Times New Roman" w:hAnsi="Times New Roman" w:cs="Times New Roman"/>
            <w:sz w:val="24"/>
            <w:szCs w:val="24"/>
          </w:rPr>
          <w:delText>only consumed</w:delText>
        </w:r>
      </w:del>
      <w:ins w:id="755" w:author="Jeremy Long" w:date="2023-08-29T15:19:00Z">
        <w:r w:rsidR="002A3420">
          <w:rPr>
            <w:rFonts w:ascii="Times New Roman" w:eastAsia="Times New Roman" w:hAnsi="Times New Roman" w:cs="Times New Roman"/>
            <w:sz w:val="24"/>
            <w:szCs w:val="24"/>
          </w:rPr>
          <w:t>pref</w:t>
        </w:r>
      </w:ins>
      <w:ins w:id="756" w:author="Jeremy Long" w:date="2023-08-29T15:20:00Z">
        <w:r w:rsidR="002A3420">
          <w:rPr>
            <w:rFonts w:ascii="Times New Roman" w:eastAsia="Times New Roman" w:hAnsi="Times New Roman" w:cs="Times New Roman"/>
            <w:sz w:val="24"/>
            <w:szCs w:val="24"/>
          </w:rPr>
          <w:t>erred</w:t>
        </w:r>
      </w:ins>
      <w:r w:rsidR="003E4772" w:rsidRPr="000B4D61">
        <w:rPr>
          <w:rFonts w:ascii="Times New Roman" w:eastAsia="Times New Roman" w:hAnsi="Times New Roman" w:cs="Times New Roman"/>
          <w:sz w:val="24"/>
          <w:szCs w:val="24"/>
        </w:rPr>
        <w:t xml:space="preserve"> </w:t>
      </w:r>
      <w:proofErr w:type="spellStart"/>
      <w:r w:rsidR="00512C05" w:rsidRPr="000B4D61">
        <w:rPr>
          <w:rFonts w:ascii="Times New Roman" w:eastAsia="Times New Roman" w:hAnsi="Times New Roman" w:cs="Times New Roman"/>
          <w:sz w:val="24"/>
          <w:szCs w:val="24"/>
        </w:rPr>
        <w:t>devilweed</w:t>
      </w:r>
      <w:proofErr w:type="spellEnd"/>
      <w:r w:rsidR="0011538B" w:rsidRPr="000B4D61">
        <w:rPr>
          <w:rFonts w:ascii="Times New Roman" w:eastAsia="Times New Roman" w:hAnsi="Times New Roman" w:cs="Times New Roman"/>
          <w:sz w:val="24"/>
          <w:szCs w:val="24"/>
        </w:rPr>
        <w:t xml:space="preserve"> (Fig. </w:t>
      </w:r>
      <w:r w:rsidR="00892A4B" w:rsidRPr="000B4D61">
        <w:rPr>
          <w:rFonts w:ascii="Times New Roman" w:eastAsia="Times New Roman" w:hAnsi="Times New Roman" w:cs="Times New Roman"/>
          <w:sz w:val="24"/>
          <w:szCs w:val="24"/>
        </w:rPr>
        <w:t>3</w:t>
      </w:r>
      <w:r w:rsidR="0011538B" w:rsidRPr="000B4D61">
        <w:rPr>
          <w:rFonts w:ascii="Times New Roman" w:eastAsia="Times New Roman" w:hAnsi="Times New Roman" w:cs="Times New Roman"/>
          <w:sz w:val="24"/>
          <w:szCs w:val="24"/>
        </w:rPr>
        <w:t>d, t=-3.7593, p=0.0023</w:t>
      </w:r>
      <w:r w:rsidR="003E4772" w:rsidRPr="000B4D61">
        <w:rPr>
          <w:rFonts w:ascii="Times New Roman" w:eastAsia="Times New Roman" w:hAnsi="Times New Roman" w:cs="Times New Roman"/>
          <w:sz w:val="24"/>
          <w:szCs w:val="24"/>
        </w:rPr>
        <w:t>9</w:t>
      </w:r>
      <w:r w:rsidR="0011538B" w:rsidRPr="000B4D61">
        <w:rPr>
          <w:rFonts w:ascii="Times New Roman" w:eastAsia="Times New Roman" w:hAnsi="Times New Roman" w:cs="Times New Roman"/>
          <w:sz w:val="24"/>
          <w:szCs w:val="24"/>
        </w:rPr>
        <w:t xml:space="preserve">). </w:t>
      </w:r>
      <w:del w:id="757" w:author="Jeremy Long" w:date="2023-08-29T15:20:00Z">
        <w:r w:rsidR="0011538B" w:rsidRPr="000B4D61" w:rsidDel="002A3420">
          <w:rPr>
            <w:rFonts w:ascii="Times New Roman" w:eastAsia="Times New Roman" w:hAnsi="Times New Roman" w:cs="Times New Roman"/>
            <w:sz w:val="24"/>
            <w:szCs w:val="24"/>
          </w:rPr>
          <w:delText>Interestingly</w:delText>
        </w:r>
      </w:del>
      <w:ins w:id="758" w:author="Jeremy Long" w:date="2023-08-29T15:20:00Z">
        <w:r w:rsidR="002A3420">
          <w:rPr>
            <w:rFonts w:ascii="Times New Roman" w:eastAsia="Times New Roman" w:hAnsi="Times New Roman" w:cs="Times New Roman"/>
            <w:sz w:val="24"/>
            <w:szCs w:val="24"/>
          </w:rPr>
          <w:t>This apparent preference was driven, at least in part, by a complete avoidance of kelp</w:t>
        </w:r>
      </w:ins>
      <w:del w:id="759" w:author="Jeremy Long" w:date="2023-08-29T15:20:00Z">
        <w:r w:rsidR="0011538B" w:rsidRPr="000B4D61" w:rsidDel="002A3420">
          <w:rPr>
            <w:rFonts w:ascii="Times New Roman" w:eastAsia="Times New Roman" w:hAnsi="Times New Roman" w:cs="Times New Roman"/>
            <w:sz w:val="24"/>
            <w:szCs w:val="24"/>
          </w:rPr>
          <w:delText>, hermit crabs seemed to avoid consuming kelp entirely</w:delText>
        </w:r>
      </w:del>
      <w:ins w:id="760" w:author="Jeremy Long" w:date="2023-08-29T15:20:00Z">
        <w:r w:rsidR="002A3420">
          <w:rPr>
            <w:rFonts w:ascii="Times New Roman" w:eastAsia="Times New Roman" w:hAnsi="Times New Roman" w:cs="Times New Roman"/>
            <w:sz w:val="24"/>
            <w:szCs w:val="24"/>
          </w:rPr>
          <w:t xml:space="preserve"> </w:t>
        </w:r>
      </w:ins>
      <w:r w:rsidR="0011538B" w:rsidRPr="000B4D61">
        <w:rPr>
          <w:rFonts w:ascii="Times New Roman" w:eastAsia="Times New Roman" w:hAnsi="Times New Roman" w:cs="Times New Roman"/>
          <w:sz w:val="24"/>
          <w:szCs w:val="24"/>
        </w:rPr>
        <w:t xml:space="preserve"> (One sample t-test, t=0.147, p=0.89).</w:t>
      </w:r>
    </w:p>
    <w:p w14:paraId="3909ABF7" w14:textId="77777777" w:rsidR="00AC7E14" w:rsidRPr="000B4D61" w:rsidRDefault="00AC7E14" w:rsidP="000B4D61">
      <w:pPr>
        <w:spacing w:line="480" w:lineRule="auto"/>
        <w:jc w:val="both"/>
        <w:rPr>
          <w:rFonts w:ascii="Times New Roman" w:eastAsia="Times New Roman" w:hAnsi="Times New Roman" w:cs="Times New Roman"/>
          <w:sz w:val="24"/>
          <w:szCs w:val="24"/>
        </w:rPr>
      </w:pPr>
    </w:p>
    <w:p w14:paraId="31B2C006" w14:textId="4316EF15" w:rsidR="00FE7306" w:rsidRPr="000B4D61" w:rsidRDefault="00FE7306"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i/>
          <w:sz w:val="24"/>
          <w:szCs w:val="24"/>
        </w:rPr>
        <w:t>Native Benthic Seaweed Assay</w:t>
      </w:r>
      <w:r w:rsidRPr="000B4D61">
        <w:rPr>
          <w:rFonts w:ascii="Times New Roman" w:eastAsia="Times New Roman" w:hAnsi="Times New Roman" w:cs="Times New Roman"/>
          <w:sz w:val="24"/>
          <w:szCs w:val="24"/>
        </w:rPr>
        <w:t xml:space="preserve"> </w:t>
      </w:r>
    </w:p>
    <w:p w14:paraId="735D63DA" w14:textId="06C62A48" w:rsidR="0080007F" w:rsidRPr="000B4D61" w:rsidRDefault="00FE7306" w:rsidP="000B4D61">
      <w:pPr>
        <w:spacing w:line="480" w:lineRule="auto"/>
        <w:ind w:firstLine="720"/>
        <w:jc w:val="both"/>
        <w:rPr>
          <w:rFonts w:ascii="Times New Roman" w:hAnsi="Times New Roman" w:cs="Times New Roman"/>
          <w:color w:val="000000"/>
          <w:sz w:val="24"/>
          <w:szCs w:val="24"/>
        </w:rPr>
      </w:pPr>
      <w:commentRangeStart w:id="761"/>
      <w:r w:rsidRPr="000B4D61">
        <w:rPr>
          <w:rFonts w:ascii="Times New Roman" w:hAnsi="Times New Roman" w:cs="Times New Roman"/>
          <w:color w:val="000000"/>
          <w:sz w:val="24"/>
          <w:szCs w:val="24"/>
        </w:rPr>
        <w:t xml:space="preserve">Replacing </w:t>
      </w:r>
      <w:r w:rsidR="00A85A7C" w:rsidRPr="000B4D61">
        <w:rPr>
          <w:rFonts w:ascii="Times New Roman" w:hAnsi="Times New Roman" w:cs="Times New Roman"/>
          <w:color w:val="000000"/>
          <w:sz w:val="24"/>
          <w:szCs w:val="24"/>
        </w:rPr>
        <w:t>native wrack</w:t>
      </w:r>
      <w:r w:rsidR="0059276F" w:rsidRPr="000B4D61">
        <w:rPr>
          <w:rFonts w:ascii="Times New Roman" w:hAnsi="Times New Roman" w:cs="Times New Roman"/>
          <w:color w:val="000000"/>
          <w:sz w:val="24"/>
          <w:szCs w:val="24"/>
        </w:rPr>
        <w:t xml:space="preserve"> </w:t>
      </w:r>
      <w:r w:rsidRPr="000B4D61">
        <w:rPr>
          <w:rFonts w:ascii="Times New Roman" w:hAnsi="Times New Roman" w:cs="Times New Roman"/>
          <w:color w:val="000000"/>
          <w:sz w:val="24"/>
          <w:szCs w:val="24"/>
        </w:rPr>
        <w:t>with</w:t>
      </w:r>
      <w:r w:rsidR="00A85A7C" w:rsidRPr="000B4D61">
        <w:rPr>
          <w:rFonts w:ascii="Times New Roman" w:hAnsi="Times New Roman" w:cs="Times New Roman"/>
          <w:color w:val="000000"/>
          <w:sz w:val="24"/>
          <w:szCs w:val="24"/>
        </w:rPr>
        <w:t xml:space="preserve"> invasive wrack (i.e., </w:t>
      </w:r>
      <w:r w:rsidR="0059276F" w:rsidRPr="000B4D61">
        <w:rPr>
          <w:rFonts w:ascii="Times New Roman" w:hAnsi="Times New Roman" w:cs="Times New Roman"/>
          <w:color w:val="000000"/>
          <w:sz w:val="24"/>
          <w:szCs w:val="24"/>
        </w:rPr>
        <w:t xml:space="preserve">kelp with </w:t>
      </w:r>
      <w:proofErr w:type="spellStart"/>
      <w:r w:rsidRPr="000B4D61">
        <w:rPr>
          <w:rFonts w:ascii="Times New Roman" w:hAnsi="Times New Roman" w:cs="Times New Roman"/>
          <w:color w:val="000000"/>
          <w:sz w:val="24"/>
          <w:szCs w:val="24"/>
        </w:rPr>
        <w:t>devilweed</w:t>
      </w:r>
      <w:proofErr w:type="spellEnd"/>
      <w:r w:rsidR="00A85A7C" w:rsidRPr="000B4D61">
        <w:rPr>
          <w:rFonts w:ascii="Times New Roman" w:hAnsi="Times New Roman" w:cs="Times New Roman"/>
          <w:color w:val="000000"/>
          <w:sz w:val="24"/>
          <w:szCs w:val="24"/>
        </w:rPr>
        <w:t>) led to a reduction in grazing by the assemblage on wrack</w:t>
      </w:r>
      <w:r w:rsidR="0059276F" w:rsidRPr="000B4D61">
        <w:rPr>
          <w:rFonts w:ascii="Times New Roman" w:hAnsi="Times New Roman" w:cs="Times New Roman"/>
          <w:color w:val="000000"/>
          <w:sz w:val="24"/>
          <w:szCs w:val="24"/>
        </w:rPr>
        <w:t xml:space="preserve"> </w:t>
      </w:r>
      <w:r w:rsidR="000713DE" w:rsidRPr="000B4D61">
        <w:rPr>
          <w:rFonts w:ascii="Times New Roman" w:hAnsi="Times New Roman" w:cs="Times New Roman"/>
          <w:color w:val="000000"/>
          <w:sz w:val="24"/>
          <w:szCs w:val="24"/>
        </w:rPr>
        <w:t>(</w:t>
      </w:r>
      <w:r w:rsidR="000713DE" w:rsidRPr="000B4D61">
        <w:rPr>
          <w:rFonts w:ascii="Times New Roman" w:eastAsia="Times New Roman" w:hAnsi="Times New Roman" w:cs="Times New Roman"/>
          <w:sz w:val="24"/>
          <w:szCs w:val="24"/>
        </w:rPr>
        <w:t>t-test, t=-7.5289, p&lt;0.001)</w:t>
      </w:r>
      <w:r w:rsidR="00A85A7C" w:rsidRPr="000B4D61">
        <w:rPr>
          <w:rFonts w:ascii="Times New Roman" w:hAnsi="Times New Roman" w:cs="Times New Roman"/>
          <w:color w:val="000000"/>
          <w:sz w:val="24"/>
          <w:szCs w:val="24"/>
        </w:rPr>
        <w:t xml:space="preserve">. This reduction in grazing was related to an increase of grazing in </w:t>
      </w:r>
      <w:r w:rsidR="00A85A7C" w:rsidRPr="000B4D61">
        <w:rPr>
          <w:rFonts w:ascii="Times New Roman" w:hAnsi="Times New Roman" w:cs="Times New Roman"/>
          <w:i/>
          <w:iCs/>
          <w:color w:val="000000"/>
          <w:sz w:val="24"/>
          <w:szCs w:val="24"/>
        </w:rPr>
        <w:t xml:space="preserve">S. </w:t>
      </w:r>
      <w:proofErr w:type="spellStart"/>
      <w:r w:rsidR="00A85A7C" w:rsidRPr="000B4D61">
        <w:rPr>
          <w:rFonts w:ascii="Times New Roman" w:hAnsi="Times New Roman" w:cs="Times New Roman"/>
          <w:i/>
          <w:iCs/>
          <w:color w:val="000000"/>
          <w:sz w:val="24"/>
          <w:szCs w:val="24"/>
        </w:rPr>
        <w:t>compressa</w:t>
      </w:r>
      <w:proofErr w:type="spellEnd"/>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(M = 3.2304, SE = 0.2272, p &lt; 0.001)</w:t>
      </w:r>
      <w:r w:rsidR="00A85A7C" w:rsidRPr="000B4D61">
        <w:rPr>
          <w:rFonts w:ascii="Times New Roman" w:hAnsi="Times New Roman" w:cs="Times New Roman"/>
          <w:i/>
          <w:iCs/>
          <w:color w:val="000000"/>
          <w:sz w:val="24"/>
          <w:szCs w:val="24"/>
        </w:rPr>
        <w:t xml:space="preserve">. </w:t>
      </w:r>
      <w:ins w:id="762" w:author="Jeremy Long" w:date="2023-08-29T15:29:00Z">
        <w:r w:rsidR="003534FE">
          <w:rPr>
            <w:rFonts w:ascii="Times New Roman" w:hAnsi="Times New Roman" w:cs="Times New Roman"/>
            <w:color w:val="000000"/>
            <w:sz w:val="24"/>
            <w:szCs w:val="24"/>
          </w:rPr>
          <w:t xml:space="preserve">Replacing kelp with </w:t>
        </w:r>
        <w:proofErr w:type="spellStart"/>
        <w:r w:rsidR="003534FE">
          <w:rPr>
            <w:rFonts w:ascii="Times New Roman" w:hAnsi="Times New Roman" w:cs="Times New Roman"/>
            <w:color w:val="000000"/>
            <w:sz w:val="24"/>
            <w:szCs w:val="24"/>
          </w:rPr>
          <w:t>devilweed</w:t>
        </w:r>
        <w:proofErr w:type="spellEnd"/>
        <w:r w:rsidR="003534FE">
          <w:rPr>
            <w:rFonts w:ascii="Times New Roman" w:hAnsi="Times New Roman" w:cs="Times New Roman"/>
            <w:color w:val="000000"/>
            <w:sz w:val="24"/>
            <w:szCs w:val="24"/>
          </w:rPr>
          <w:t xml:space="preserve"> did not affect feeding on the two other benthic native seaweed</w:t>
        </w:r>
      </w:ins>
      <w:del w:id="763" w:author="Jeremy Long" w:date="2023-08-29T15:29:00Z">
        <w:r w:rsidR="00A85A7C" w:rsidRPr="000B4D61" w:rsidDel="003534FE">
          <w:rPr>
            <w:rFonts w:ascii="Times New Roman" w:hAnsi="Times New Roman" w:cs="Times New Roman"/>
            <w:color w:val="000000"/>
            <w:sz w:val="24"/>
            <w:szCs w:val="24"/>
          </w:rPr>
          <w:delText xml:space="preserve">No </w:delText>
        </w:r>
        <w:r w:rsidR="003A722B" w:rsidRPr="000B4D61" w:rsidDel="003534FE">
          <w:rPr>
            <w:rFonts w:ascii="Times New Roman" w:hAnsi="Times New Roman" w:cs="Times New Roman"/>
            <w:color w:val="000000"/>
            <w:sz w:val="24"/>
            <w:szCs w:val="24"/>
          </w:rPr>
          <w:delText>differences  in grazing were found in the other native benthic seaweeds</w:delText>
        </w:r>
      </w:del>
      <w:r w:rsidR="00A85A7C" w:rsidRPr="000B4D61">
        <w:rPr>
          <w:rFonts w:ascii="Times New Roman" w:hAnsi="Times New Roman" w:cs="Times New Roman"/>
          <w:color w:val="000000"/>
          <w:sz w:val="24"/>
          <w:szCs w:val="24"/>
        </w:rPr>
        <w:t xml:space="preserve"> (p </w:t>
      </w:r>
      <w:r w:rsidR="000713DE" w:rsidRPr="000B4D61">
        <w:rPr>
          <w:rFonts w:ascii="Times New Roman" w:hAnsi="Times New Roman" w:cs="Times New Roman"/>
          <w:color w:val="000000"/>
          <w:sz w:val="24"/>
          <w:szCs w:val="24"/>
        </w:rPr>
        <w:t>&gt;</w:t>
      </w:r>
      <w:r w:rsidR="00A85A7C" w:rsidRPr="000B4D61">
        <w:rPr>
          <w:rFonts w:ascii="Times New Roman" w:hAnsi="Times New Roman" w:cs="Times New Roman"/>
          <w:color w:val="000000"/>
          <w:sz w:val="24"/>
          <w:szCs w:val="24"/>
        </w:rPr>
        <w:t xml:space="preserve"> 0.05; Figure 4).</w:t>
      </w:r>
      <w:r w:rsidR="00A85A7C" w:rsidRPr="000B4D61">
        <w:rPr>
          <w:rFonts w:ascii="Times New Roman" w:hAnsi="Times New Roman" w:cs="Times New Roman"/>
          <w:i/>
          <w:iCs/>
          <w:color w:val="000000"/>
          <w:sz w:val="24"/>
          <w:szCs w:val="24"/>
        </w:rPr>
        <w:t xml:space="preserve"> </w:t>
      </w:r>
      <w:r w:rsidR="00A85A7C" w:rsidRPr="000B4D61">
        <w:rPr>
          <w:rFonts w:ascii="Times New Roman" w:hAnsi="Times New Roman" w:cs="Times New Roman"/>
          <w:color w:val="000000"/>
          <w:sz w:val="24"/>
          <w:szCs w:val="24"/>
        </w:rPr>
        <w:t xml:space="preserve">The replacement of kelp wrack with </w:t>
      </w:r>
      <w:proofErr w:type="spellStart"/>
      <w:r w:rsidR="00A85A7C" w:rsidRPr="000B4D61">
        <w:rPr>
          <w:rFonts w:ascii="Times New Roman" w:hAnsi="Times New Roman" w:cs="Times New Roman"/>
          <w:color w:val="000000"/>
          <w:sz w:val="24"/>
          <w:szCs w:val="24"/>
        </w:rPr>
        <w:t>devilweed</w:t>
      </w:r>
      <w:proofErr w:type="spellEnd"/>
      <w:r w:rsidR="00A85A7C" w:rsidRPr="000B4D61">
        <w:rPr>
          <w:rFonts w:ascii="Times New Roman" w:hAnsi="Times New Roman" w:cs="Times New Roman"/>
          <w:color w:val="000000"/>
          <w:sz w:val="24"/>
          <w:szCs w:val="24"/>
        </w:rPr>
        <w:t xml:space="preserve"> did not influence overall grazing rates (</w:t>
      </w:r>
      <w:del w:id="764" w:author="Jeremy Long" w:date="2023-08-29T15:28:00Z">
        <w:r w:rsidR="000713DE" w:rsidRPr="000B4D61" w:rsidDel="003534FE">
          <w:rPr>
            <w:rFonts w:ascii="Times New Roman" w:hAnsi="Times New Roman" w:cs="Times New Roman"/>
            <w:color w:val="000000"/>
            <w:sz w:val="24"/>
            <w:szCs w:val="24"/>
          </w:rPr>
          <w:delText xml:space="preserve"> </w:delText>
        </w:r>
      </w:del>
      <w:r w:rsidR="000713DE" w:rsidRPr="000B4D61">
        <w:rPr>
          <w:rFonts w:ascii="Times New Roman" w:hAnsi="Times New Roman" w:cs="Times New Roman"/>
          <w:color w:val="000000"/>
          <w:sz w:val="24"/>
          <w:szCs w:val="24"/>
        </w:rPr>
        <w:t xml:space="preserve">native: 5.22 ± 0.20g, invasive: 5.97 ± 0.22 g, </w:t>
      </w:r>
      <w:r w:rsidR="00A85A7C" w:rsidRPr="000B4D61">
        <w:rPr>
          <w:rFonts w:ascii="Times New Roman" w:hAnsi="Times New Roman" w:cs="Times New Roman"/>
          <w:color w:val="000000"/>
          <w:sz w:val="24"/>
          <w:szCs w:val="24"/>
        </w:rPr>
        <w:t>M= -0.0878</w:t>
      </w:r>
      <w:r w:rsidR="000713DE" w:rsidRPr="000B4D61">
        <w:rPr>
          <w:rFonts w:ascii="Times New Roman" w:hAnsi="Times New Roman" w:cs="Times New Roman"/>
          <w:color w:val="000000"/>
          <w:sz w:val="24"/>
          <w:szCs w:val="24"/>
        </w:rPr>
        <w:t>;</w:t>
      </w:r>
      <w:r w:rsidR="00A85A7C" w:rsidRPr="000B4D61">
        <w:rPr>
          <w:rFonts w:ascii="Times New Roman" w:hAnsi="Times New Roman" w:cs="Times New Roman"/>
          <w:color w:val="000000"/>
          <w:sz w:val="24"/>
          <w:szCs w:val="24"/>
        </w:rPr>
        <w:t xml:space="preserve"> SE = 0.2272, p = 0.6990). </w:t>
      </w:r>
      <w:commentRangeEnd w:id="761"/>
      <w:r w:rsidR="003534FE">
        <w:rPr>
          <w:rStyle w:val="CommentReference"/>
        </w:rPr>
        <w:commentReference w:id="761"/>
      </w:r>
    </w:p>
    <w:p w14:paraId="63498F81" w14:textId="77777777" w:rsidR="000713DE" w:rsidRPr="000B4D61" w:rsidDel="003534FE" w:rsidRDefault="000713DE" w:rsidP="009942BA">
      <w:pPr>
        <w:spacing w:line="240" w:lineRule="auto"/>
        <w:jc w:val="both"/>
        <w:rPr>
          <w:del w:id="765" w:author="Jeremy Long" w:date="2023-08-29T15:28:00Z"/>
          <w:rFonts w:ascii="Times New Roman" w:hAnsi="Times New Roman" w:cs="Times New Roman"/>
          <w:color w:val="000000"/>
          <w:sz w:val="24"/>
          <w:szCs w:val="24"/>
        </w:rPr>
        <w:pPrChange w:id="766" w:author="Jeremy Long" w:date="2023-10-14T09:04:00Z">
          <w:pPr>
            <w:spacing w:line="480" w:lineRule="auto"/>
            <w:jc w:val="both"/>
          </w:pPr>
        </w:pPrChange>
      </w:pPr>
      <w:commentRangeStart w:id="767"/>
      <w:commentRangeStart w:id="768"/>
    </w:p>
    <w:p w14:paraId="71ABC402" w14:textId="223CDDF2" w:rsidR="00C934C4" w:rsidRDefault="00C934C4" w:rsidP="009942BA">
      <w:pPr>
        <w:spacing w:line="240" w:lineRule="auto"/>
        <w:jc w:val="both"/>
        <w:rPr>
          <w:ins w:id="769" w:author="Jeremy Long" w:date="2023-10-14T09:04:00Z"/>
          <w:rFonts w:ascii="Times New Roman" w:eastAsia="Times New Roman" w:hAnsi="Times New Roman" w:cs="Times New Roman"/>
          <w:b/>
          <w:bCs/>
          <w:color w:val="000000"/>
          <w:sz w:val="24"/>
          <w:szCs w:val="24"/>
        </w:rPr>
      </w:pPr>
      <w:r w:rsidRPr="000B4D61">
        <w:rPr>
          <w:rFonts w:ascii="Times New Roman" w:eastAsia="Times New Roman" w:hAnsi="Times New Roman" w:cs="Times New Roman"/>
          <w:b/>
          <w:bCs/>
          <w:color w:val="000000"/>
          <w:sz w:val="24"/>
          <w:szCs w:val="24"/>
        </w:rPr>
        <w:t>Discussion</w:t>
      </w:r>
      <w:commentRangeEnd w:id="767"/>
      <w:r w:rsidR="009942BA">
        <w:rPr>
          <w:rStyle w:val="CommentReference"/>
        </w:rPr>
        <w:commentReference w:id="767"/>
      </w:r>
      <w:commentRangeEnd w:id="768"/>
      <w:r w:rsidR="00D10493">
        <w:rPr>
          <w:rStyle w:val="CommentReference"/>
        </w:rPr>
        <w:commentReference w:id="768"/>
      </w:r>
    </w:p>
    <w:p w14:paraId="141B58AB" w14:textId="555B7736" w:rsidR="009942BA" w:rsidRDefault="009942BA" w:rsidP="009942BA">
      <w:pPr>
        <w:spacing w:line="240" w:lineRule="auto"/>
        <w:jc w:val="both"/>
        <w:rPr>
          <w:ins w:id="770" w:author="Jeremy Long" w:date="2023-10-14T09:04:00Z"/>
          <w:rFonts w:ascii="Times New Roman" w:eastAsia="Times New Roman" w:hAnsi="Times New Roman" w:cs="Times New Roman"/>
          <w:b/>
          <w:bCs/>
          <w:color w:val="000000"/>
          <w:sz w:val="24"/>
          <w:szCs w:val="24"/>
        </w:rPr>
      </w:pPr>
    </w:p>
    <w:p w14:paraId="7FDF05D2" w14:textId="77777777" w:rsidR="009942BA" w:rsidRDefault="009942BA" w:rsidP="009942BA">
      <w:pPr>
        <w:spacing w:line="240" w:lineRule="auto"/>
        <w:ind w:firstLine="720"/>
        <w:jc w:val="both"/>
        <w:rPr>
          <w:ins w:id="771" w:author="Jeremy Long" w:date="2023-10-14T09:04:00Z"/>
          <w:rFonts w:ascii="Times New Roman" w:eastAsia="Times New Roman" w:hAnsi="Times New Roman" w:cs="Times New Roman"/>
          <w:color w:val="000000"/>
          <w:sz w:val="24"/>
          <w:szCs w:val="24"/>
        </w:rPr>
      </w:pPr>
      <w:ins w:id="772" w:author="Jeremy Long" w:date="2023-10-14T09:04:00Z">
        <w:r>
          <w:rPr>
            <w:rFonts w:ascii="Times New Roman" w:eastAsia="Times New Roman" w:hAnsi="Times New Roman" w:cs="Times New Roman"/>
            <w:sz w:val="24"/>
            <w:szCs w:val="24"/>
          </w:rPr>
          <w:t xml:space="preserve">Replacing kelp detritus with invasive </w:t>
        </w:r>
        <w:proofErr w:type="spellStart"/>
        <w:r>
          <w:rPr>
            <w:rFonts w:ascii="Times New Roman" w:eastAsia="Times New Roman" w:hAnsi="Times New Roman" w:cs="Times New Roman"/>
            <w:sz w:val="24"/>
            <w:szCs w:val="24"/>
          </w:rPr>
          <w:t>Devilweed</w:t>
        </w:r>
        <w:proofErr w:type="spellEnd"/>
        <w:r>
          <w:rPr>
            <w:rFonts w:ascii="Times New Roman" w:eastAsia="Times New Roman" w:hAnsi="Times New Roman" w:cs="Times New Roman"/>
            <w:sz w:val="24"/>
            <w:szCs w:val="24"/>
          </w:rPr>
          <w:t xml:space="preserve"> had detritivore-specific performance impacts – suppressing growth of Red abalone but enhancing growth of Black turban snails. The </w:t>
        </w:r>
        <w:r>
          <w:rPr>
            <w:rFonts w:ascii="Times New Roman" w:eastAsia="Times New Roman" w:hAnsi="Times New Roman" w:cs="Times New Roman"/>
            <w:sz w:val="24"/>
            <w:szCs w:val="24"/>
          </w:rPr>
          <w:lastRenderedPageBreak/>
          <w:t xml:space="preserve">effect of mixed diets on consumer growth also displayed consumer-specificity (abalone displayed intermediate growth on mixed diets whereas turban snail growth on mixed diets was high and indistinguishable from </w:t>
        </w:r>
        <w:proofErr w:type="spellStart"/>
        <w:r>
          <w:rPr>
            <w:rFonts w:ascii="Times New Roman" w:eastAsia="Times New Roman" w:hAnsi="Times New Roman" w:cs="Times New Roman"/>
            <w:sz w:val="24"/>
            <w:szCs w:val="24"/>
          </w:rPr>
          <w:t>Devilweed</w:t>
        </w:r>
        <w:proofErr w:type="spellEnd"/>
        <w:r>
          <w:rPr>
            <w:rFonts w:ascii="Times New Roman" w:eastAsia="Times New Roman" w:hAnsi="Times New Roman" w:cs="Times New Roman"/>
            <w:sz w:val="24"/>
            <w:szCs w:val="24"/>
          </w:rPr>
          <w:t xml:space="preserve">). Replacing native kelp with invasive </w:t>
        </w:r>
        <w:proofErr w:type="spellStart"/>
        <w:r>
          <w:rPr>
            <w:rFonts w:ascii="Times New Roman" w:eastAsia="Times New Roman" w:hAnsi="Times New Roman" w:cs="Times New Roman"/>
            <w:sz w:val="24"/>
            <w:szCs w:val="24"/>
          </w:rPr>
          <w:t>devilweed</w:t>
        </w:r>
        <w:proofErr w:type="spellEnd"/>
        <w:r>
          <w:rPr>
            <w:rFonts w:ascii="Times New Roman" w:eastAsia="Times New Roman" w:hAnsi="Times New Roman" w:cs="Times New Roman"/>
            <w:sz w:val="24"/>
            <w:szCs w:val="24"/>
          </w:rPr>
          <w:t xml:space="preserve"> increased grazing of native benthic seaweeds by a realistic detritivore assemblage, but only on the brown seaweed, </w:t>
        </w:r>
        <w:proofErr w:type="spellStart"/>
        <w:r w:rsidRPr="005F1FBE">
          <w:rPr>
            <w:rFonts w:ascii="Times New Roman" w:eastAsia="Times New Roman" w:hAnsi="Times New Roman" w:cs="Times New Roman"/>
            <w:i/>
            <w:iCs/>
            <w:sz w:val="24"/>
            <w:szCs w:val="24"/>
          </w:rPr>
          <w:t>Silvetia</w:t>
        </w:r>
        <w:proofErr w:type="spellEnd"/>
        <w:r>
          <w:rPr>
            <w:rFonts w:ascii="Times New Roman" w:eastAsia="Times New Roman" w:hAnsi="Times New Roman" w:cs="Times New Roman"/>
            <w:sz w:val="24"/>
            <w:szCs w:val="24"/>
          </w:rPr>
          <w:t xml:space="preserve">. Thus, invasion mediated </w:t>
        </w:r>
        <w:r w:rsidRPr="000B4D61">
          <w:rPr>
            <w:rFonts w:ascii="Times New Roman" w:eastAsia="Times New Roman" w:hAnsi="Times New Roman" w:cs="Times New Roman"/>
            <w:sz w:val="24"/>
            <w:szCs w:val="24"/>
          </w:rPr>
          <w:t xml:space="preserve">changes in </w:t>
        </w:r>
        <w:r>
          <w:rPr>
            <w:rFonts w:ascii="Times New Roman" w:eastAsia="Times New Roman" w:hAnsi="Times New Roman" w:cs="Times New Roman"/>
            <w:sz w:val="24"/>
            <w:szCs w:val="24"/>
          </w:rPr>
          <w:t>wrack</w:t>
        </w:r>
        <w:r w:rsidRPr="000B4D61">
          <w:rPr>
            <w:rFonts w:ascii="Times New Roman" w:eastAsia="Times New Roman" w:hAnsi="Times New Roman" w:cs="Times New Roman"/>
            <w:sz w:val="24"/>
            <w:szCs w:val="24"/>
          </w:rPr>
          <w:t xml:space="preserve"> composition </w:t>
        </w:r>
        <w:r>
          <w:rPr>
            <w:rFonts w:ascii="Times New Roman" w:eastAsia="Times New Roman" w:hAnsi="Times New Roman" w:cs="Times New Roman"/>
            <w:sz w:val="24"/>
            <w:szCs w:val="24"/>
          </w:rPr>
          <w:t>had consumer- and seaweed-specific impacts.</w:t>
        </w:r>
      </w:ins>
    </w:p>
    <w:p w14:paraId="45DF8F62" w14:textId="3838E198" w:rsidR="009942BA" w:rsidRPr="009942BA" w:rsidRDefault="009942BA" w:rsidP="009942BA">
      <w:pPr>
        <w:spacing w:line="240" w:lineRule="auto"/>
        <w:jc w:val="both"/>
        <w:rPr>
          <w:ins w:id="773" w:author="Jeremy Long" w:date="2023-10-14T10:21:00Z"/>
          <w:rFonts w:ascii="Times New Roman" w:eastAsia="Times New Roman" w:hAnsi="Times New Roman" w:cs="Times New Roman"/>
          <w:color w:val="000000"/>
          <w:sz w:val="24"/>
          <w:szCs w:val="24"/>
          <w:rPrChange w:id="774" w:author="Jeremy Long" w:date="2023-10-14T15:03:00Z">
            <w:rPr>
              <w:ins w:id="775" w:author="Jeremy Long" w:date="2023-10-14T10:21:00Z"/>
            </w:rPr>
          </w:rPrChange>
        </w:rPr>
        <w:pPrChange w:id="776" w:author="Jeremy Long" w:date="2023-10-14T15:03:00Z">
          <w:pPr>
            <w:pStyle w:val="ListParagraph"/>
            <w:numPr>
              <w:numId w:val="13"/>
            </w:numPr>
            <w:spacing w:line="240" w:lineRule="auto"/>
            <w:ind w:hanging="360"/>
            <w:jc w:val="both"/>
          </w:pPr>
        </w:pPrChange>
      </w:pPr>
      <w:ins w:id="777" w:author="Jeremy Long" w:date="2023-10-14T10:01:00Z">
        <w:r>
          <w:rPr>
            <w:rFonts w:ascii="Times New Roman" w:eastAsia="Times New Roman" w:hAnsi="Times New Roman" w:cs="Times New Roman"/>
            <w:b/>
            <w:bCs/>
            <w:color w:val="000000"/>
            <w:sz w:val="24"/>
            <w:szCs w:val="24"/>
          </w:rPr>
          <w:tab/>
        </w:r>
      </w:ins>
      <w:ins w:id="778" w:author="Jeremy Long" w:date="2023-10-14T10:04:00Z">
        <w:r>
          <w:rPr>
            <w:rFonts w:ascii="Times New Roman" w:eastAsia="Times New Roman" w:hAnsi="Times New Roman" w:cs="Times New Roman"/>
            <w:color w:val="000000"/>
            <w:sz w:val="24"/>
            <w:szCs w:val="24"/>
          </w:rPr>
          <w:t xml:space="preserve">Detritivore-specific performance impacts of </w:t>
        </w:r>
      </w:ins>
      <w:ins w:id="779" w:author="Jeremy Long" w:date="2023-10-14T10:16:00Z">
        <w:r>
          <w:rPr>
            <w:rFonts w:ascii="Times New Roman" w:eastAsia="Times New Roman" w:hAnsi="Times New Roman" w:cs="Times New Roman"/>
            <w:color w:val="000000"/>
            <w:sz w:val="24"/>
            <w:szCs w:val="24"/>
          </w:rPr>
          <w:t xml:space="preserve">an invasive </w:t>
        </w:r>
      </w:ins>
      <w:ins w:id="780" w:author="Jeremy Long" w:date="2023-10-14T10:04:00Z">
        <w:r>
          <w:rPr>
            <w:rFonts w:ascii="Times New Roman" w:eastAsia="Times New Roman" w:hAnsi="Times New Roman" w:cs="Times New Roman"/>
            <w:color w:val="000000"/>
            <w:sz w:val="24"/>
            <w:szCs w:val="24"/>
          </w:rPr>
          <w:t xml:space="preserve">seaweed </w:t>
        </w:r>
      </w:ins>
      <w:ins w:id="781" w:author="Jeremy Long" w:date="2023-10-14T15:05:00Z">
        <w:r>
          <w:rPr>
            <w:rFonts w:ascii="Times New Roman" w:eastAsia="Times New Roman" w:hAnsi="Times New Roman" w:cs="Times New Roman"/>
            <w:color w:val="000000"/>
            <w:sz w:val="24"/>
            <w:szCs w:val="24"/>
          </w:rPr>
          <w:t xml:space="preserve">on different intertidal snails </w:t>
        </w:r>
      </w:ins>
      <w:ins w:id="782" w:author="Jeremy Long" w:date="2023-10-14T10:04:00Z">
        <w:r>
          <w:rPr>
            <w:rFonts w:ascii="Times New Roman" w:eastAsia="Times New Roman" w:hAnsi="Times New Roman" w:cs="Times New Roman"/>
            <w:color w:val="000000"/>
            <w:sz w:val="24"/>
            <w:szCs w:val="24"/>
          </w:rPr>
          <w:t xml:space="preserve">are </w:t>
        </w:r>
      </w:ins>
      <w:ins w:id="783" w:author="Jeremy Long" w:date="2023-10-14T10:03:00Z">
        <w:r>
          <w:rPr>
            <w:rFonts w:ascii="Times New Roman" w:eastAsia="Times New Roman" w:hAnsi="Times New Roman" w:cs="Times New Roman"/>
            <w:color w:val="000000"/>
            <w:sz w:val="24"/>
            <w:szCs w:val="24"/>
          </w:rPr>
          <w:t xml:space="preserve">consistent with </w:t>
        </w:r>
      </w:ins>
      <w:ins w:id="784" w:author="Jeremy Long" w:date="2023-10-14T10:14:00Z">
        <w:r>
          <w:rPr>
            <w:rFonts w:ascii="Times New Roman" w:eastAsia="Times New Roman" w:hAnsi="Times New Roman" w:cs="Times New Roman"/>
            <w:color w:val="000000"/>
            <w:sz w:val="24"/>
            <w:szCs w:val="24"/>
          </w:rPr>
          <w:t xml:space="preserve">detritivore-specific </w:t>
        </w:r>
      </w:ins>
      <w:ins w:id="785" w:author="Jeremy Long" w:date="2023-10-14T10:03:00Z">
        <w:r>
          <w:rPr>
            <w:rFonts w:ascii="Times New Roman" w:eastAsia="Times New Roman" w:hAnsi="Times New Roman" w:cs="Times New Roman"/>
            <w:color w:val="000000"/>
            <w:sz w:val="24"/>
            <w:szCs w:val="24"/>
          </w:rPr>
          <w:t xml:space="preserve">population-level </w:t>
        </w:r>
      </w:ins>
      <w:ins w:id="786" w:author="Jeremy Long" w:date="2023-10-14T10:14:00Z">
        <w:r>
          <w:rPr>
            <w:rFonts w:ascii="Times New Roman" w:eastAsia="Times New Roman" w:hAnsi="Times New Roman" w:cs="Times New Roman"/>
            <w:color w:val="000000"/>
            <w:sz w:val="24"/>
            <w:szCs w:val="24"/>
          </w:rPr>
          <w:t xml:space="preserve">impacts </w:t>
        </w:r>
      </w:ins>
      <w:ins w:id="787" w:author="Jeremy Long" w:date="2023-10-14T10:15:00Z">
        <w:r>
          <w:rPr>
            <w:rFonts w:ascii="Times New Roman" w:eastAsia="Times New Roman" w:hAnsi="Times New Roman" w:cs="Times New Roman"/>
            <w:color w:val="000000"/>
            <w:sz w:val="24"/>
            <w:szCs w:val="24"/>
          </w:rPr>
          <w:t>of</w:t>
        </w:r>
      </w:ins>
      <w:ins w:id="788" w:author="Jeremy Long" w:date="2023-10-14T10:03:00Z">
        <w:r>
          <w:rPr>
            <w:rFonts w:ascii="Times New Roman" w:eastAsia="Times New Roman" w:hAnsi="Times New Roman" w:cs="Times New Roman"/>
            <w:color w:val="000000"/>
            <w:sz w:val="24"/>
            <w:szCs w:val="24"/>
          </w:rPr>
          <w:t xml:space="preserve"> invasive plants </w:t>
        </w:r>
      </w:ins>
      <w:ins w:id="789" w:author="Jeremy Long" w:date="2023-10-14T10:12:00Z">
        <w:r>
          <w:rPr>
            <w:rFonts w:ascii="Times New Roman" w:eastAsia="Times New Roman" w:hAnsi="Times New Roman" w:cs="Times New Roman"/>
            <w:color w:val="000000"/>
            <w:sz w:val="24"/>
            <w:szCs w:val="24"/>
          </w:rPr>
          <w:t xml:space="preserve">(see references in Zhang et al. and </w:t>
        </w:r>
        <w:proofErr w:type="spellStart"/>
        <w:r>
          <w:rPr>
            <w:rFonts w:ascii="Times New Roman" w:eastAsia="Times New Roman" w:hAnsi="Times New Roman" w:cs="Times New Roman"/>
            <w:color w:val="000000"/>
            <w:sz w:val="24"/>
            <w:szCs w:val="24"/>
          </w:rPr>
          <w:t>McCary</w:t>
        </w:r>
        <w:proofErr w:type="spellEnd"/>
        <w:r>
          <w:rPr>
            <w:rFonts w:ascii="Times New Roman" w:eastAsia="Times New Roman" w:hAnsi="Times New Roman" w:cs="Times New Roman"/>
            <w:color w:val="000000"/>
            <w:sz w:val="24"/>
            <w:szCs w:val="24"/>
          </w:rPr>
          <w:t xml:space="preserve"> et al.)</w:t>
        </w:r>
      </w:ins>
      <w:ins w:id="790" w:author="Jeremy Long" w:date="2023-10-14T10:03:00Z">
        <w:r>
          <w:rPr>
            <w:rFonts w:ascii="Times New Roman" w:eastAsia="Times New Roman" w:hAnsi="Times New Roman" w:cs="Times New Roman"/>
            <w:color w:val="000000"/>
            <w:sz w:val="24"/>
            <w:szCs w:val="24"/>
          </w:rPr>
          <w:t>.</w:t>
        </w:r>
      </w:ins>
      <w:ins w:id="791" w:author="Jeremy Long" w:date="2023-10-14T10:09:00Z">
        <w:r>
          <w:rPr>
            <w:rFonts w:ascii="Times New Roman" w:eastAsia="Times New Roman" w:hAnsi="Times New Roman" w:cs="Times New Roman"/>
            <w:color w:val="000000"/>
            <w:sz w:val="24"/>
            <w:szCs w:val="24"/>
          </w:rPr>
          <w:t xml:space="preserve"> </w:t>
        </w:r>
      </w:ins>
      <w:ins w:id="792" w:author="Jeremy Long" w:date="2023-10-14T14:56:00Z">
        <w:r>
          <w:rPr>
            <w:rFonts w:ascii="Times New Roman" w:eastAsia="Times New Roman" w:hAnsi="Times New Roman" w:cs="Times New Roman"/>
            <w:color w:val="000000"/>
            <w:sz w:val="24"/>
            <w:szCs w:val="24"/>
          </w:rPr>
          <w:t xml:space="preserve">Such specificity has been observed across several taxonomic levels. </w:t>
        </w:r>
      </w:ins>
      <w:ins w:id="793" w:author="Jeremy Long" w:date="2023-10-14T10:09:00Z">
        <w:r>
          <w:rPr>
            <w:rFonts w:ascii="Times New Roman" w:eastAsia="Times New Roman" w:hAnsi="Times New Roman" w:cs="Times New Roman"/>
            <w:color w:val="000000"/>
            <w:sz w:val="24"/>
            <w:szCs w:val="24"/>
          </w:rPr>
          <w:t xml:space="preserve">For example, </w:t>
        </w:r>
      </w:ins>
      <w:ins w:id="794" w:author="Jeremy Long" w:date="2023-10-14T15:00:00Z">
        <w:r>
          <w:rPr>
            <w:rFonts w:ascii="Times New Roman" w:eastAsia="Times New Roman" w:hAnsi="Times New Roman" w:cs="Times New Roman"/>
            <w:color w:val="000000"/>
            <w:sz w:val="24"/>
            <w:szCs w:val="24"/>
          </w:rPr>
          <w:t xml:space="preserve">stands with the invasive giant knotweed had reduced densities of </w:t>
        </w:r>
        <w:proofErr w:type="spellStart"/>
        <w:r>
          <w:rPr>
            <w:rFonts w:ascii="Times New Roman" w:eastAsia="Times New Roman" w:hAnsi="Times New Roman" w:cs="Times New Roman"/>
            <w:color w:val="000000"/>
            <w:sz w:val="24"/>
            <w:szCs w:val="24"/>
          </w:rPr>
          <w:t>detritivorous</w:t>
        </w:r>
        <w:proofErr w:type="spellEnd"/>
        <w:r>
          <w:rPr>
            <w:rFonts w:ascii="Times New Roman" w:eastAsia="Times New Roman" w:hAnsi="Times New Roman" w:cs="Times New Roman"/>
            <w:color w:val="000000"/>
            <w:sz w:val="24"/>
            <w:szCs w:val="24"/>
          </w:rPr>
          <w:t xml:space="preserve"> isopods but similar densities of </w:t>
        </w:r>
        <w:proofErr w:type="spellStart"/>
        <w:r>
          <w:rPr>
            <w:rFonts w:ascii="Times New Roman" w:eastAsia="Times New Roman" w:hAnsi="Times New Roman" w:cs="Times New Roman"/>
            <w:color w:val="000000"/>
            <w:sz w:val="24"/>
            <w:szCs w:val="24"/>
          </w:rPr>
          <w:t>detritivorous</w:t>
        </w:r>
        <w:proofErr w:type="spellEnd"/>
        <w:r>
          <w:rPr>
            <w:rFonts w:ascii="Times New Roman" w:eastAsia="Times New Roman" w:hAnsi="Times New Roman" w:cs="Times New Roman"/>
            <w:color w:val="000000"/>
            <w:sz w:val="24"/>
            <w:szCs w:val="24"/>
          </w:rPr>
          <w:t xml:space="preserve"> amphipods relative </w:t>
        </w:r>
      </w:ins>
      <w:ins w:id="795" w:author="Jeremy Long" w:date="2023-10-14T15:01:00Z">
        <w:r>
          <w:rPr>
            <w:rFonts w:ascii="Times New Roman" w:eastAsia="Times New Roman" w:hAnsi="Times New Roman" w:cs="Times New Roman"/>
            <w:color w:val="000000"/>
            <w:sz w:val="24"/>
            <w:szCs w:val="24"/>
          </w:rPr>
          <w:t>to uninvaded plots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Subclass variation, </w:t>
        </w:r>
        <w:proofErr w:type="spellStart"/>
        <w:r>
          <w:rPr>
            <w:rFonts w:ascii="Times New Roman" w:eastAsia="Times New Roman" w:hAnsi="Times New Roman" w:cs="Times New Roman"/>
            <w:color w:val="000000"/>
            <w:sz w:val="24"/>
            <w:szCs w:val="24"/>
          </w:rPr>
          <w:t>Kappes</w:t>
        </w:r>
        <w:proofErr w:type="spellEnd"/>
        <w:r>
          <w:rPr>
            <w:rFonts w:ascii="Times New Roman" w:eastAsia="Times New Roman" w:hAnsi="Times New Roman" w:cs="Times New Roman"/>
            <w:color w:val="000000"/>
            <w:sz w:val="24"/>
            <w:szCs w:val="24"/>
          </w:rPr>
          <w:t xml:space="preserve"> et al. 2007).</w:t>
        </w:r>
      </w:ins>
      <w:ins w:id="796" w:author="Jeremy Long" w:date="2023-10-14T15:02:00Z">
        <w:r>
          <w:rPr>
            <w:rFonts w:ascii="Times New Roman" w:eastAsia="Times New Roman" w:hAnsi="Times New Roman" w:cs="Times New Roman"/>
            <w:color w:val="000000"/>
            <w:sz w:val="24"/>
            <w:szCs w:val="24"/>
          </w:rPr>
          <w:t xml:space="preserve"> Similarly, </w:t>
        </w:r>
      </w:ins>
      <w:ins w:id="797" w:author="Jeremy Long" w:date="2023-10-14T14:31:00Z">
        <w:r w:rsidRPr="009942BA">
          <w:rPr>
            <w:rFonts w:ascii="Times New Roman" w:eastAsia="Times New Roman" w:hAnsi="Times New Roman" w:cs="Times New Roman"/>
            <w:color w:val="000000"/>
            <w:sz w:val="24"/>
            <w:szCs w:val="24"/>
            <w:rPrChange w:id="798" w:author="Jeremy Long" w:date="2023-10-14T15:03:00Z">
              <w:rPr/>
            </w:rPrChange>
          </w:rPr>
          <w:t>l</w:t>
        </w:r>
      </w:ins>
      <w:ins w:id="799" w:author="Jeremy Long" w:date="2023-10-14T14:18:00Z">
        <w:r w:rsidRPr="009942BA">
          <w:rPr>
            <w:rFonts w:ascii="Times New Roman" w:eastAsia="Times New Roman" w:hAnsi="Times New Roman" w:cs="Times New Roman"/>
            <w:color w:val="000000"/>
            <w:sz w:val="24"/>
            <w:szCs w:val="24"/>
            <w:rPrChange w:id="800" w:author="Jeremy Long" w:date="2023-10-14T15:03:00Z">
              <w:rPr/>
            </w:rPrChange>
          </w:rPr>
          <w:t xml:space="preserve">eaf litter </w:t>
        </w:r>
      </w:ins>
      <w:ins w:id="801" w:author="Jeremy Long" w:date="2023-10-14T10:15:00Z">
        <w:r w:rsidRPr="009942BA">
          <w:rPr>
            <w:rFonts w:ascii="Times New Roman" w:eastAsia="Times New Roman" w:hAnsi="Times New Roman" w:cs="Times New Roman"/>
            <w:color w:val="000000"/>
            <w:sz w:val="24"/>
            <w:szCs w:val="24"/>
            <w:rPrChange w:id="802" w:author="Jeremy Long" w:date="2023-10-14T15:03:00Z">
              <w:rPr/>
            </w:rPrChange>
          </w:rPr>
          <w:t>detritus from</w:t>
        </w:r>
      </w:ins>
      <w:ins w:id="803" w:author="Jeremy Long" w:date="2023-10-14T14:14:00Z">
        <w:r w:rsidRPr="009942BA">
          <w:rPr>
            <w:rFonts w:ascii="Times New Roman" w:eastAsia="Times New Roman" w:hAnsi="Times New Roman" w:cs="Times New Roman"/>
            <w:color w:val="000000"/>
            <w:sz w:val="24"/>
            <w:szCs w:val="24"/>
            <w:rPrChange w:id="804" w:author="Jeremy Long" w:date="2023-10-14T15:03:00Z">
              <w:rPr/>
            </w:rPrChange>
          </w:rPr>
          <w:t xml:space="preserve"> plots </w:t>
        </w:r>
      </w:ins>
      <w:ins w:id="805" w:author="Jeremy Long" w:date="2023-10-14T14:18:00Z">
        <w:r w:rsidRPr="009942BA">
          <w:rPr>
            <w:rFonts w:ascii="Times New Roman" w:eastAsia="Times New Roman" w:hAnsi="Times New Roman" w:cs="Times New Roman"/>
            <w:color w:val="000000"/>
            <w:sz w:val="24"/>
            <w:szCs w:val="24"/>
            <w:rPrChange w:id="806" w:author="Jeremy Long" w:date="2023-10-14T15:03:00Z">
              <w:rPr/>
            </w:rPrChange>
          </w:rPr>
          <w:t xml:space="preserve">invaded by an annual invasive </w:t>
        </w:r>
        <w:r w:rsidRPr="009942BA">
          <w:rPr>
            <w:rFonts w:ascii="Times New Roman" w:eastAsia="Times New Roman" w:hAnsi="Times New Roman" w:cs="Times New Roman"/>
            <w:i/>
            <w:iCs/>
            <w:color w:val="000000"/>
            <w:sz w:val="24"/>
            <w:szCs w:val="24"/>
            <w:rPrChange w:id="807" w:author="Jeremy Long" w:date="2023-10-14T15:03:00Z">
              <w:rPr>
                <w:rFonts w:ascii="Times New Roman" w:eastAsia="Times New Roman" w:hAnsi="Times New Roman" w:cs="Times New Roman"/>
                <w:color w:val="000000"/>
                <w:sz w:val="24"/>
                <w:szCs w:val="24"/>
              </w:rPr>
            </w:rPrChange>
          </w:rPr>
          <w:t>Impatiens</w:t>
        </w:r>
      </w:ins>
      <w:ins w:id="808" w:author="Jeremy Long" w:date="2023-10-14T10:10:00Z">
        <w:r w:rsidRPr="009942BA">
          <w:rPr>
            <w:rFonts w:ascii="Times New Roman" w:eastAsia="Times New Roman" w:hAnsi="Times New Roman" w:cs="Times New Roman"/>
            <w:color w:val="000000"/>
            <w:sz w:val="24"/>
            <w:szCs w:val="24"/>
            <w:rPrChange w:id="809" w:author="Jeremy Long" w:date="2023-10-14T15:03:00Z">
              <w:rPr/>
            </w:rPrChange>
          </w:rPr>
          <w:t xml:space="preserve"> </w:t>
        </w:r>
      </w:ins>
      <w:ins w:id="810" w:author="Jeremy Long" w:date="2023-10-14T15:02:00Z">
        <w:r w:rsidRPr="009942BA">
          <w:rPr>
            <w:rFonts w:ascii="Times New Roman" w:eastAsia="Times New Roman" w:hAnsi="Times New Roman" w:cs="Times New Roman"/>
            <w:color w:val="000000"/>
            <w:sz w:val="24"/>
            <w:szCs w:val="24"/>
            <w:rPrChange w:id="811" w:author="Jeremy Long" w:date="2023-10-14T15:03:00Z">
              <w:rPr/>
            </w:rPrChange>
          </w:rPr>
          <w:t>had higher</w:t>
        </w:r>
      </w:ins>
      <w:ins w:id="812" w:author="Jeremy Long" w:date="2023-10-14T14:17:00Z">
        <w:r w:rsidRPr="009942BA">
          <w:rPr>
            <w:rFonts w:ascii="Times New Roman" w:eastAsia="Times New Roman" w:hAnsi="Times New Roman" w:cs="Times New Roman"/>
            <w:color w:val="000000"/>
            <w:sz w:val="24"/>
            <w:szCs w:val="24"/>
            <w:rPrChange w:id="813" w:author="Jeremy Long" w:date="2023-10-14T15:03:00Z">
              <w:rPr/>
            </w:rPrChange>
          </w:rPr>
          <w:t xml:space="preserve"> </w:t>
        </w:r>
      </w:ins>
      <w:ins w:id="814" w:author="Jeremy Long" w:date="2023-10-14T14:16:00Z">
        <w:r w:rsidRPr="009942BA">
          <w:rPr>
            <w:rFonts w:ascii="Times New Roman" w:eastAsia="Times New Roman" w:hAnsi="Times New Roman" w:cs="Times New Roman"/>
            <w:color w:val="000000"/>
            <w:sz w:val="24"/>
            <w:szCs w:val="24"/>
            <w:rPrChange w:id="815" w:author="Jeremy Long" w:date="2023-10-14T15:03:00Z">
              <w:rPr/>
            </w:rPrChange>
          </w:rPr>
          <w:t>densit</w:t>
        </w:r>
      </w:ins>
      <w:ins w:id="816" w:author="Jeremy Long" w:date="2023-10-14T15:02:00Z">
        <w:r w:rsidRPr="009942BA">
          <w:rPr>
            <w:rFonts w:ascii="Times New Roman" w:eastAsia="Times New Roman" w:hAnsi="Times New Roman" w:cs="Times New Roman"/>
            <w:color w:val="000000"/>
            <w:sz w:val="24"/>
            <w:szCs w:val="24"/>
            <w:rPrChange w:id="817" w:author="Jeremy Long" w:date="2023-10-14T15:03:00Z">
              <w:rPr/>
            </w:rPrChange>
          </w:rPr>
          <w:t>ies</w:t>
        </w:r>
      </w:ins>
      <w:ins w:id="818" w:author="Jeremy Long" w:date="2023-10-14T14:16:00Z">
        <w:r w:rsidRPr="009942BA">
          <w:rPr>
            <w:rFonts w:ascii="Times New Roman" w:eastAsia="Times New Roman" w:hAnsi="Times New Roman" w:cs="Times New Roman"/>
            <w:color w:val="000000"/>
            <w:sz w:val="24"/>
            <w:szCs w:val="24"/>
            <w:rPrChange w:id="819" w:author="Jeremy Long" w:date="2023-10-14T15:03:00Z">
              <w:rPr/>
            </w:rPrChange>
          </w:rPr>
          <w:t xml:space="preserve"> </w:t>
        </w:r>
      </w:ins>
      <w:ins w:id="820" w:author="Jeremy Long" w:date="2023-10-14T14:17:00Z">
        <w:r w:rsidRPr="009942BA">
          <w:rPr>
            <w:rFonts w:ascii="Times New Roman" w:eastAsia="Times New Roman" w:hAnsi="Times New Roman" w:cs="Times New Roman"/>
            <w:color w:val="000000"/>
            <w:sz w:val="24"/>
            <w:szCs w:val="24"/>
            <w:rPrChange w:id="821" w:author="Jeremy Long" w:date="2023-10-14T15:03:00Z">
              <w:rPr/>
            </w:rPrChange>
          </w:rPr>
          <w:t xml:space="preserve">of leaf litter dwelling Acari </w:t>
        </w:r>
      </w:ins>
      <w:ins w:id="822" w:author="Jeremy Long" w:date="2023-10-14T14:16:00Z">
        <w:r w:rsidRPr="009942BA">
          <w:rPr>
            <w:rFonts w:ascii="Times New Roman" w:eastAsia="Times New Roman" w:hAnsi="Times New Roman" w:cs="Times New Roman"/>
            <w:color w:val="000000"/>
            <w:sz w:val="24"/>
            <w:szCs w:val="24"/>
            <w:rPrChange w:id="823" w:author="Jeremy Long" w:date="2023-10-14T15:03:00Z">
              <w:rPr/>
            </w:rPrChange>
          </w:rPr>
          <w:t xml:space="preserve">but did not </w:t>
        </w:r>
      </w:ins>
      <w:ins w:id="824" w:author="Jeremy Long" w:date="2023-10-14T15:02:00Z">
        <w:r w:rsidRPr="009942BA">
          <w:rPr>
            <w:rFonts w:ascii="Times New Roman" w:eastAsia="Times New Roman" w:hAnsi="Times New Roman" w:cs="Times New Roman"/>
            <w:color w:val="000000"/>
            <w:sz w:val="24"/>
            <w:szCs w:val="24"/>
            <w:rPrChange w:id="825" w:author="Jeremy Long" w:date="2023-10-14T15:03:00Z">
              <w:rPr/>
            </w:rPrChange>
          </w:rPr>
          <w:t>show differences in</w:t>
        </w:r>
      </w:ins>
      <w:ins w:id="826" w:author="Jeremy Long" w:date="2023-10-14T14:16:00Z">
        <w:r w:rsidRPr="009942BA">
          <w:rPr>
            <w:rFonts w:ascii="Times New Roman" w:eastAsia="Times New Roman" w:hAnsi="Times New Roman" w:cs="Times New Roman"/>
            <w:color w:val="000000"/>
            <w:sz w:val="24"/>
            <w:szCs w:val="24"/>
            <w:rPrChange w:id="827" w:author="Jeremy Long" w:date="2023-10-14T15:03:00Z">
              <w:rPr/>
            </w:rPrChange>
          </w:rPr>
          <w:t xml:space="preserve"> springtail</w:t>
        </w:r>
      </w:ins>
      <w:ins w:id="828" w:author="Jeremy Long" w:date="2023-10-14T14:19:00Z">
        <w:r w:rsidRPr="009942BA">
          <w:rPr>
            <w:rFonts w:ascii="Times New Roman" w:eastAsia="Times New Roman" w:hAnsi="Times New Roman" w:cs="Times New Roman"/>
            <w:color w:val="000000"/>
            <w:sz w:val="24"/>
            <w:szCs w:val="24"/>
            <w:rPrChange w:id="829" w:author="Jeremy Long" w:date="2023-10-14T15:03:00Z">
              <w:rPr/>
            </w:rPrChange>
          </w:rPr>
          <w:t xml:space="preserve"> </w:t>
        </w:r>
      </w:ins>
      <w:ins w:id="830" w:author="Jeremy Long" w:date="2023-10-14T15:02:00Z">
        <w:r w:rsidRPr="009942BA">
          <w:rPr>
            <w:rFonts w:ascii="Times New Roman" w:eastAsia="Times New Roman" w:hAnsi="Times New Roman" w:cs="Times New Roman"/>
            <w:color w:val="000000"/>
            <w:sz w:val="24"/>
            <w:szCs w:val="24"/>
            <w:rPrChange w:id="831" w:author="Jeremy Long" w:date="2023-10-14T15:03:00Z">
              <w:rPr/>
            </w:rPrChange>
          </w:rPr>
          <w:t>densities</w:t>
        </w:r>
      </w:ins>
      <w:ins w:id="832" w:author="Jeremy Long" w:date="2023-10-14T14:16:00Z">
        <w:r w:rsidRPr="009942BA">
          <w:rPr>
            <w:rFonts w:ascii="Times New Roman" w:eastAsia="Times New Roman" w:hAnsi="Times New Roman" w:cs="Times New Roman"/>
            <w:color w:val="000000"/>
            <w:sz w:val="24"/>
            <w:szCs w:val="24"/>
            <w:rPrChange w:id="833" w:author="Jeremy Long" w:date="2023-10-14T15:03:00Z">
              <w:rPr/>
            </w:rPrChange>
          </w:rPr>
          <w:t xml:space="preserve"> </w:t>
        </w:r>
      </w:ins>
      <w:ins w:id="834" w:author="Jeremy Long" w:date="2023-10-14T14:19:00Z">
        <w:r w:rsidRPr="009942BA">
          <w:rPr>
            <w:rFonts w:ascii="Times New Roman" w:eastAsia="Times New Roman" w:hAnsi="Times New Roman" w:cs="Times New Roman"/>
            <w:color w:val="000000"/>
            <w:sz w:val="24"/>
            <w:szCs w:val="24"/>
            <w:rPrChange w:id="835" w:author="Jeremy Long" w:date="2023-10-14T15:03:00Z">
              <w:rPr/>
            </w:rPrChange>
          </w:rPr>
          <w:t xml:space="preserve">relative to </w:t>
        </w:r>
      </w:ins>
      <w:ins w:id="836" w:author="Jeremy Long" w:date="2023-10-14T14:20:00Z">
        <w:r w:rsidRPr="009942BA">
          <w:rPr>
            <w:rFonts w:ascii="Times New Roman" w:eastAsia="Times New Roman" w:hAnsi="Times New Roman" w:cs="Times New Roman"/>
            <w:color w:val="000000"/>
            <w:sz w:val="24"/>
            <w:szCs w:val="24"/>
            <w:rPrChange w:id="837" w:author="Jeremy Long" w:date="2023-10-14T15:03:00Z">
              <w:rPr/>
            </w:rPrChange>
          </w:rPr>
          <w:t xml:space="preserve">leaf litter from uninvaded plots </w:t>
        </w:r>
      </w:ins>
      <w:ins w:id="838" w:author="Jeremy Long" w:date="2023-10-14T14:16:00Z">
        <w:r w:rsidRPr="009942BA">
          <w:rPr>
            <w:rFonts w:ascii="Times New Roman" w:eastAsia="Times New Roman" w:hAnsi="Times New Roman" w:cs="Times New Roman"/>
            <w:color w:val="000000"/>
            <w:sz w:val="24"/>
            <w:szCs w:val="24"/>
            <w:rPrChange w:id="839" w:author="Jeremy Long" w:date="2023-10-14T15:03:00Z">
              <w:rPr/>
            </w:rPrChange>
          </w:rPr>
          <w:t>(</w:t>
        </w:r>
      </w:ins>
      <w:ins w:id="840" w:author="Jeremy Long" w:date="2023-10-14T15:04:00Z">
        <w:r>
          <w:rPr>
            <w:rFonts w:ascii="Times New Roman" w:eastAsia="Times New Roman" w:hAnsi="Times New Roman" w:cs="Times New Roman"/>
            <w:color w:val="000000"/>
            <w:sz w:val="24"/>
            <w:szCs w:val="24"/>
          </w:rPr>
          <w:t xml:space="preserve">Subphylum variation, </w:t>
        </w:r>
      </w:ins>
      <w:proofErr w:type="spellStart"/>
      <w:ins w:id="841" w:author="Jeremy Long" w:date="2023-10-14T14:16:00Z">
        <w:r w:rsidRPr="009942BA">
          <w:rPr>
            <w:rFonts w:ascii="Times New Roman" w:eastAsia="Times New Roman" w:hAnsi="Times New Roman" w:cs="Times New Roman"/>
            <w:color w:val="000000"/>
            <w:sz w:val="24"/>
            <w:szCs w:val="24"/>
            <w:rPrChange w:id="842" w:author="Jeremy Long" w:date="2023-10-14T15:03:00Z">
              <w:rPr/>
            </w:rPrChange>
          </w:rPr>
          <w:t>Rusterholz</w:t>
        </w:r>
        <w:proofErr w:type="spellEnd"/>
        <w:r w:rsidRPr="009942BA">
          <w:rPr>
            <w:rFonts w:ascii="Times New Roman" w:eastAsia="Times New Roman" w:hAnsi="Times New Roman" w:cs="Times New Roman"/>
            <w:color w:val="000000"/>
            <w:sz w:val="24"/>
            <w:szCs w:val="24"/>
            <w:rPrChange w:id="843" w:author="Jeremy Long" w:date="2023-10-14T15:03:00Z">
              <w:rPr/>
            </w:rPrChange>
          </w:rPr>
          <w:t xml:space="preserve"> et al. 2015).</w:t>
        </w:r>
      </w:ins>
      <w:ins w:id="844" w:author="Jeremy Long" w:date="2023-10-15T11:55:00Z">
        <w:r>
          <w:rPr>
            <w:rFonts w:ascii="Times New Roman" w:eastAsia="Times New Roman" w:hAnsi="Times New Roman" w:cs="Times New Roman"/>
            <w:color w:val="000000"/>
            <w:sz w:val="24"/>
            <w:szCs w:val="24"/>
          </w:rPr>
          <w:t xml:space="preserve"> When these impacts are specific to detritivores, </w:t>
        </w:r>
      </w:ins>
      <w:ins w:id="845" w:author="Jeremy Long" w:date="2023-10-15T11:56:00Z">
        <w:r>
          <w:rPr>
            <w:rFonts w:ascii="Times New Roman" w:eastAsia="Times New Roman" w:hAnsi="Times New Roman" w:cs="Times New Roman"/>
            <w:color w:val="000000"/>
            <w:sz w:val="24"/>
            <w:szCs w:val="24"/>
          </w:rPr>
          <w:t>i</w:t>
        </w:r>
      </w:ins>
      <w:ins w:id="846" w:author="Jeremy Long" w:date="2023-10-15T11:55:00Z">
        <w:r>
          <w:rPr>
            <w:rFonts w:ascii="Times New Roman" w:eastAsia="Times New Roman" w:hAnsi="Times New Roman" w:cs="Times New Roman"/>
            <w:color w:val="000000"/>
            <w:sz w:val="24"/>
            <w:szCs w:val="24"/>
          </w:rPr>
          <w:t xml:space="preserve">nvasions may </w:t>
        </w:r>
      </w:ins>
      <w:ins w:id="847" w:author="Jeremy Long" w:date="2023-10-15T11:56:00Z">
        <w:r>
          <w:rPr>
            <w:rFonts w:ascii="Times New Roman" w:eastAsia="Times New Roman" w:hAnsi="Times New Roman" w:cs="Times New Roman"/>
            <w:color w:val="000000"/>
            <w:sz w:val="24"/>
            <w:szCs w:val="24"/>
          </w:rPr>
          <w:t>shift competition between recipient detritivores and may modify predator-prey interactions</w:t>
        </w:r>
      </w:ins>
      <w:ins w:id="848" w:author="Jeremy Long" w:date="2023-10-15T12:12:00Z">
        <w:r w:rsidR="00D10493">
          <w:rPr>
            <w:rFonts w:ascii="Times New Roman" w:eastAsia="Times New Roman" w:hAnsi="Times New Roman" w:cs="Times New Roman"/>
            <w:color w:val="000000"/>
            <w:sz w:val="24"/>
            <w:szCs w:val="24"/>
          </w:rPr>
          <w:t>.</w:t>
        </w:r>
      </w:ins>
    </w:p>
    <w:p w14:paraId="0439C838" w14:textId="5DA661C9" w:rsidR="009942BA" w:rsidRDefault="009942BA" w:rsidP="009942BA">
      <w:pPr>
        <w:spacing w:line="240" w:lineRule="auto"/>
        <w:rPr>
          <w:ins w:id="849" w:author="Jeremy Long" w:date="2023-10-15T10:57:00Z"/>
          <w:rFonts w:ascii="Times New Roman" w:hAnsi="Times New Roman" w:cs="Times New Roman"/>
          <w:sz w:val="24"/>
          <w:szCs w:val="24"/>
        </w:rPr>
      </w:pPr>
      <w:ins w:id="850" w:author="Jeremy Long" w:date="2023-10-14T15:06:00Z">
        <w:r>
          <w:rPr>
            <w:rFonts w:ascii="Times New Roman" w:hAnsi="Times New Roman" w:cs="Times New Roman"/>
            <w:sz w:val="24"/>
            <w:szCs w:val="24"/>
          </w:rPr>
          <w:tab/>
        </w:r>
      </w:ins>
      <w:ins w:id="851" w:author="Jeremy Long" w:date="2023-10-15T10:30:00Z">
        <w:r>
          <w:rPr>
            <w:rFonts w:ascii="Times New Roman" w:hAnsi="Times New Roman" w:cs="Times New Roman"/>
            <w:sz w:val="24"/>
            <w:szCs w:val="24"/>
          </w:rPr>
          <w:t xml:space="preserve">Invasive plants could have </w:t>
        </w:r>
      </w:ins>
      <w:ins w:id="852" w:author="Jeremy Long" w:date="2023-10-15T10:28:00Z">
        <w:r>
          <w:rPr>
            <w:rFonts w:ascii="Times New Roman" w:hAnsi="Times New Roman" w:cs="Times New Roman"/>
            <w:sz w:val="24"/>
            <w:szCs w:val="24"/>
          </w:rPr>
          <w:t>detritivore-specific</w:t>
        </w:r>
      </w:ins>
      <w:ins w:id="853" w:author="Jeremy Long" w:date="2023-10-15T10:30:00Z">
        <w:r>
          <w:rPr>
            <w:rFonts w:ascii="Times New Roman" w:hAnsi="Times New Roman" w:cs="Times New Roman"/>
            <w:sz w:val="24"/>
            <w:szCs w:val="24"/>
          </w:rPr>
          <w:t xml:space="preserve"> impacts </w:t>
        </w:r>
      </w:ins>
      <w:ins w:id="854" w:author="Jeremy Long" w:date="2023-10-15T10:39:00Z">
        <w:r>
          <w:rPr>
            <w:rFonts w:ascii="Times New Roman" w:hAnsi="Times New Roman" w:cs="Times New Roman"/>
            <w:sz w:val="24"/>
            <w:szCs w:val="24"/>
          </w:rPr>
          <w:t>(</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adding invasive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 to a kelp diet suppressed abalone growth but enhanced turban snail growth)</w:t>
        </w:r>
        <w:r>
          <w:rPr>
            <w:rFonts w:ascii="Times New Roman" w:hAnsi="Times New Roman" w:cs="Times New Roman"/>
            <w:sz w:val="24"/>
            <w:szCs w:val="24"/>
          </w:rPr>
          <w:t xml:space="preserve"> </w:t>
        </w:r>
      </w:ins>
      <w:ins w:id="855" w:author="Jeremy Long" w:date="2023-10-15T10:30:00Z">
        <w:r>
          <w:rPr>
            <w:rFonts w:ascii="Times New Roman" w:hAnsi="Times New Roman" w:cs="Times New Roman"/>
            <w:sz w:val="24"/>
            <w:szCs w:val="24"/>
          </w:rPr>
          <w:t xml:space="preserve">via </w:t>
        </w:r>
      </w:ins>
      <w:ins w:id="856" w:author="Jeremy Long" w:date="2023-10-15T10:43:00Z">
        <w:r>
          <w:rPr>
            <w:rFonts w:ascii="Times New Roman" w:hAnsi="Times New Roman" w:cs="Times New Roman"/>
            <w:sz w:val="24"/>
            <w:szCs w:val="24"/>
          </w:rPr>
          <w:t>several</w:t>
        </w:r>
      </w:ins>
      <w:ins w:id="857" w:author="Jeremy Long" w:date="2023-10-15T10:31:00Z">
        <w:r>
          <w:rPr>
            <w:rFonts w:ascii="Times New Roman" w:hAnsi="Times New Roman" w:cs="Times New Roman"/>
            <w:sz w:val="24"/>
            <w:szCs w:val="24"/>
          </w:rPr>
          <w:t xml:space="preserve"> pathways</w:t>
        </w:r>
      </w:ins>
      <w:ins w:id="858" w:author="Jeremy Long" w:date="2023-10-15T10:30:00Z">
        <w:r>
          <w:rPr>
            <w:rFonts w:ascii="Times New Roman" w:hAnsi="Times New Roman" w:cs="Times New Roman"/>
            <w:sz w:val="24"/>
            <w:szCs w:val="24"/>
          </w:rPr>
          <w:t xml:space="preserve">. </w:t>
        </w:r>
      </w:ins>
      <w:ins w:id="859" w:author="Jeremy Long" w:date="2023-10-15T10:43:00Z">
        <w:r>
          <w:rPr>
            <w:rFonts w:ascii="Times New Roman" w:hAnsi="Times New Roman" w:cs="Times New Roman"/>
            <w:sz w:val="24"/>
            <w:szCs w:val="24"/>
          </w:rPr>
          <w:t>First</w:t>
        </w:r>
      </w:ins>
      <w:ins w:id="860" w:author="Jeremy Long" w:date="2023-10-15T10:31:00Z">
        <w:r>
          <w:rPr>
            <w:rFonts w:ascii="Times New Roman" w:hAnsi="Times New Roman" w:cs="Times New Roman"/>
            <w:sz w:val="24"/>
            <w:szCs w:val="24"/>
          </w:rPr>
          <w:t xml:space="preserve">, </w:t>
        </w:r>
        <w:commentRangeStart w:id="861"/>
        <w:r>
          <w:rPr>
            <w:rFonts w:ascii="Times New Roman" w:hAnsi="Times New Roman" w:cs="Times New Roman"/>
            <w:sz w:val="24"/>
            <w:szCs w:val="24"/>
          </w:rPr>
          <w:t>detritivores may differ in their attraction to or pr</w:t>
        </w:r>
      </w:ins>
      <w:ins w:id="862" w:author="Jeremy Long" w:date="2023-10-15T10:32:00Z">
        <w:r>
          <w:rPr>
            <w:rFonts w:ascii="Times New Roman" w:hAnsi="Times New Roman" w:cs="Times New Roman"/>
            <w:sz w:val="24"/>
            <w:szCs w:val="24"/>
          </w:rPr>
          <w:t xml:space="preserve">eference for detritus from these plants. </w:t>
        </w:r>
      </w:ins>
      <w:commentRangeEnd w:id="861"/>
      <w:ins w:id="863" w:author="Jeremy Long" w:date="2023-10-15T10:44:00Z">
        <w:r>
          <w:rPr>
            <w:rStyle w:val="CommentReference"/>
          </w:rPr>
          <w:commentReference w:id="861"/>
        </w:r>
      </w:ins>
      <w:ins w:id="864" w:author="Jeremy Long" w:date="2023-10-15T10:40:00Z">
        <w:r>
          <w:rPr>
            <w:rFonts w:ascii="Times New Roman" w:hAnsi="Times New Roman" w:cs="Times New Roman"/>
            <w:sz w:val="24"/>
            <w:szCs w:val="24"/>
          </w:rPr>
          <w:t>However, b</w:t>
        </w:r>
      </w:ins>
      <w:ins w:id="865" w:author="Jeremy Long" w:date="2023-10-15T10:33:00Z">
        <w:r>
          <w:rPr>
            <w:rFonts w:ascii="Times New Roman" w:hAnsi="Times New Roman" w:cs="Times New Roman"/>
            <w:sz w:val="24"/>
            <w:szCs w:val="24"/>
          </w:rPr>
          <w:t>ecause both abalone and turban snails strongly preferred kelp</w:t>
        </w:r>
      </w:ins>
      <w:ins w:id="866" w:author="Jeremy Long" w:date="2023-10-15T10:34:00Z">
        <w:r>
          <w:rPr>
            <w:rFonts w:ascii="Times New Roman" w:hAnsi="Times New Roman" w:cs="Times New Roman"/>
            <w:sz w:val="24"/>
            <w:szCs w:val="24"/>
          </w:rPr>
          <w:t xml:space="preserve"> in choice assays</w:t>
        </w:r>
      </w:ins>
      <w:ins w:id="867" w:author="Jeremy Long" w:date="2023-10-15T10:33:00Z">
        <w:r>
          <w:rPr>
            <w:rFonts w:ascii="Times New Roman" w:hAnsi="Times New Roman" w:cs="Times New Roman"/>
            <w:sz w:val="24"/>
            <w:szCs w:val="24"/>
          </w:rPr>
          <w:t xml:space="preserve">, the differing </w:t>
        </w:r>
      </w:ins>
      <w:ins w:id="868" w:author="Jeremy Long" w:date="2023-10-15T10:34:00Z">
        <w:r>
          <w:rPr>
            <w:rFonts w:ascii="Times New Roman" w:hAnsi="Times New Roman" w:cs="Times New Roman"/>
            <w:sz w:val="24"/>
            <w:szCs w:val="24"/>
          </w:rPr>
          <w:t xml:space="preserve">impact of a mixed diet of </w:t>
        </w:r>
      </w:ins>
      <w:ins w:id="869" w:author="Jeremy Long" w:date="2023-10-15T10:37:00Z">
        <w:r>
          <w:rPr>
            <w:rFonts w:ascii="Times New Roman" w:hAnsi="Times New Roman" w:cs="Times New Roman"/>
            <w:sz w:val="24"/>
            <w:szCs w:val="24"/>
          </w:rPr>
          <w:t xml:space="preserve">detrital </w:t>
        </w:r>
      </w:ins>
      <w:ins w:id="870" w:author="Jeremy Long" w:date="2023-10-15T10:34:00Z">
        <w:r>
          <w:rPr>
            <w:rFonts w:ascii="Times New Roman" w:hAnsi="Times New Roman" w:cs="Times New Roman"/>
            <w:sz w:val="24"/>
            <w:szCs w:val="24"/>
          </w:rPr>
          <w:t xml:space="preserve">kelp and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 on their performan</w:t>
        </w:r>
      </w:ins>
      <w:ins w:id="871" w:author="Jeremy Long" w:date="2023-10-15T10:35:00Z">
        <w:r>
          <w:rPr>
            <w:rFonts w:ascii="Times New Roman" w:hAnsi="Times New Roman" w:cs="Times New Roman"/>
            <w:sz w:val="24"/>
            <w:szCs w:val="24"/>
          </w:rPr>
          <w:t xml:space="preserve">ce </w:t>
        </w:r>
      </w:ins>
      <w:ins w:id="872" w:author="Jeremy Long" w:date="2023-10-15T10:37:00Z">
        <w:r>
          <w:rPr>
            <w:rFonts w:ascii="Times New Roman" w:hAnsi="Times New Roman" w:cs="Times New Roman"/>
            <w:sz w:val="24"/>
            <w:szCs w:val="24"/>
          </w:rPr>
          <w:t xml:space="preserve">was likely unrelated to </w:t>
        </w:r>
      </w:ins>
      <w:ins w:id="873" w:author="Jeremy Long" w:date="2023-10-15T10:41:00Z">
        <w:r>
          <w:rPr>
            <w:rFonts w:ascii="Times New Roman" w:hAnsi="Times New Roman" w:cs="Times New Roman"/>
            <w:sz w:val="24"/>
            <w:szCs w:val="24"/>
          </w:rPr>
          <w:t xml:space="preserve">behavioral differences that resulted in </w:t>
        </w:r>
      </w:ins>
      <w:ins w:id="874" w:author="Jeremy Long" w:date="2023-10-15T10:51:00Z">
        <w:r>
          <w:rPr>
            <w:rFonts w:ascii="Times New Roman" w:hAnsi="Times New Roman" w:cs="Times New Roman"/>
            <w:sz w:val="24"/>
            <w:szCs w:val="24"/>
          </w:rPr>
          <w:t xml:space="preserve">consumption of </w:t>
        </w:r>
      </w:ins>
      <w:ins w:id="875" w:author="Jeremy Long" w:date="2023-10-15T10:41:00Z">
        <w:r>
          <w:rPr>
            <w:rFonts w:ascii="Times New Roman" w:hAnsi="Times New Roman" w:cs="Times New Roman"/>
            <w:sz w:val="24"/>
            <w:szCs w:val="24"/>
          </w:rPr>
          <w:t>proportionally different amounts of invasive detritus.</w:t>
        </w:r>
      </w:ins>
      <w:ins w:id="876" w:author="Jeremy Long" w:date="2023-10-15T10:38:00Z">
        <w:r>
          <w:rPr>
            <w:rFonts w:ascii="Times New Roman" w:hAnsi="Times New Roman" w:cs="Times New Roman"/>
            <w:sz w:val="24"/>
            <w:szCs w:val="24"/>
          </w:rPr>
          <w:t xml:space="preserve"> </w:t>
        </w:r>
      </w:ins>
      <w:ins w:id="877" w:author="Jeremy Long" w:date="2023-10-15T10:49:00Z">
        <w:r>
          <w:rPr>
            <w:rFonts w:ascii="Times New Roman" w:hAnsi="Times New Roman" w:cs="Times New Roman"/>
            <w:sz w:val="24"/>
            <w:szCs w:val="24"/>
          </w:rPr>
          <w:t xml:space="preserve">Second, </w:t>
        </w:r>
        <w:commentRangeStart w:id="878"/>
        <w:r>
          <w:rPr>
            <w:rFonts w:ascii="Times New Roman" w:hAnsi="Times New Roman" w:cs="Times New Roman"/>
            <w:sz w:val="24"/>
            <w:szCs w:val="24"/>
          </w:rPr>
          <w:t xml:space="preserve">detritivores may be differentially impacted by how detritus from invasive plants modifies abiotic conditions. </w:t>
        </w:r>
      </w:ins>
      <w:commentRangeEnd w:id="878"/>
      <w:ins w:id="879" w:author="Jeremy Long" w:date="2023-10-15T10:57:00Z">
        <w:r>
          <w:rPr>
            <w:rStyle w:val="CommentReference"/>
          </w:rPr>
          <w:commentReference w:id="878"/>
        </w:r>
      </w:ins>
      <w:ins w:id="880" w:author="Jeremy Long" w:date="2023-10-15T10:49:00Z">
        <w:r>
          <w:rPr>
            <w:rFonts w:ascii="Times New Roman" w:hAnsi="Times New Roman" w:cs="Times New Roman"/>
            <w:sz w:val="24"/>
            <w:szCs w:val="24"/>
          </w:rPr>
          <w:t xml:space="preserve">For example, invasive seaweeds may release </w:t>
        </w:r>
      </w:ins>
      <w:ins w:id="881" w:author="Jeremy Long" w:date="2023-10-15T10:52:00Z">
        <w:r>
          <w:rPr>
            <w:rFonts w:ascii="Times New Roman" w:hAnsi="Times New Roman" w:cs="Times New Roman"/>
            <w:sz w:val="24"/>
            <w:szCs w:val="24"/>
          </w:rPr>
          <w:t xml:space="preserve">allelopathic chemicals into seawater or may modify abiotic </w:t>
        </w:r>
      </w:ins>
      <w:ins w:id="882" w:author="Jeremy Long" w:date="2023-10-15T10:53:00Z">
        <w:r>
          <w:rPr>
            <w:rFonts w:ascii="Times New Roman" w:hAnsi="Times New Roman" w:cs="Times New Roman"/>
            <w:sz w:val="24"/>
            <w:szCs w:val="24"/>
          </w:rPr>
          <w:t>factors</w:t>
        </w:r>
      </w:ins>
      <w:ins w:id="883" w:author="Jeremy Long" w:date="2023-10-15T10:52:00Z">
        <w:r>
          <w:rPr>
            <w:rFonts w:ascii="Times New Roman" w:hAnsi="Times New Roman" w:cs="Times New Roman"/>
            <w:sz w:val="24"/>
            <w:szCs w:val="24"/>
          </w:rPr>
          <w:t xml:space="preserve"> like pH or oxygen.</w:t>
        </w:r>
      </w:ins>
      <w:ins w:id="884" w:author="Jeremy Long" w:date="2023-10-15T10:53:00Z">
        <w:r>
          <w:rPr>
            <w:rFonts w:ascii="Times New Roman" w:hAnsi="Times New Roman" w:cs="Times New Roman"/>
            <w:sz w:val="24"/>
            <w:szCs w:val="24"/>
          </w:rPr>
          <w:t xml:space="preserve"> However, </w:t>
        </w:r>
      </w:ins>
      <w:ins w:id="885" w:author="Jeremy Long" w:date="2023-10-15T12:13:00Z">
        <w:r w:rsidR="00D10493">
          <w:rPr>
            <w:rFonts w:ascii="Times New Roman" w:hAnsi="Times New Roman" w:cs="Times New Roman"/>
            <w:sz w:val="24"/>
            <w:szCs w:val="24"/>
          </w:rPr>
          <w:t xml:space="preserve">this shouldn’t lead to detritivore specificity </w:t>
        </w:r>
      </w:ins>
      <w:ins w:id="886" w:author="Jeremy Long" w:date="2023-10-15T10:53:00Z">
        <w:r>
          <w:rPr>
            <w:rFonts w:ascii="Times New Roman" w:hAnsi="Times New Roman" w:cs="Times New Roman"/>
            <w:sz w:val="24"/>
            <w:szCs w:val="24"/>
          </w:rPr>
          <w:t>as they would likely have a general impact on all snails</w:t>
        </w:r>
      </w:ins>
      <w:ins w:id="887" w:author="Jeremy Long" w:date="2023-10-15T12:14:00Z">
        <w:r w:rsidR="00D10493">
          <w:rPr>
            <w:rFonts w:ascii="Times New Roman" w:hAnsi="Times New Roman" w:cs="Times New Roman"/>
            <w:sz w:val="24"/>
            <w:szCs w:val="24"/>
          </w:rPr>
          <w:t xml:space="preserve">. </w:t>
        </w:r>
      </w:ins>
      <w:ins w:id="888" w:author="Jeremy Long" w:date="2023-10-15T10:53:00Z">
        <w:r>
          <w:rPr>
            <w:rFonts w:ascii="Times New Roman" w:hAnsi="Times New Roman" w:cs="Times New Roman"/>
            <w:sz w:val="24"/>
            <w:szCs w:val="24"/>
          </w:rPr>
          <w:t>Finally</w:t>
        </w:r>
      </w:ins>
      <w:ins w:id="889" w:author="Jeremy Long" w:date="2023-10-15T10:44:00Z">
        <w:r>
          <w:rPr>
            <w:rFonts w:ascii="Times New Roman" w:hAnsi="Times New Roman" w:cs="Times New Roman"/>
            <w:sz w:val="24"/>
            <w:szCs w:val="24"/>
          </w:rPr>
          <w:t>, detritivores may differ in post-</w:t>
        </w:r>
        <w:proofErr w:type="spellStart"/>
        <w:r>
          <w:rPr>
            <w:rFonts w:ascii="Times New Roman" w:hAnsi="Times New Roman" w:cs="Times New Roman"/>
            <w:sz w:val="24"/>
            <w:szCs w:val="24"/>
          </w:rPr>
          <w:t>ingestive</w:t>
        </w:r>
        <w:proofErr w:type="spellEnd"/>
        <w:r>
          <w:rPr>
            <w:rFonts w:ascii="Times New Roman" w:hAnsi="Times New Roman" w:cs="Times New Roman"/>
            <w:sz w:val="24"/>
            <w:szCs w:val="24"/>
          </w:rPr>
          <w:t xml:space="preserve"> pr</w:t>
        </w:r>
      </w:ins>
      <w:ins w:id="890" w:author="Jeremy Long" w:date="2023-10-15T10:45:00Z">
        <w:r>
          <w:rPr>
            <w:rFonts w:ascii="Times New Roman" w:hAnsi="Times New Roman" w:cs="Times New Roman"/>
            <w:sz w:val="24"/>
            <w:szCs w:val="24"/>
          </w:rPr>
          <w:t>ocesses that influence their ability to assimilate or detoxify detritus from invasive plants</w:t>
        </w:r>
      </w:ins>
      <w:ins w:id="891" w:author="Jeremy Long" w:date="2023-10-15T10:47:00Z">
        <w:r>
          <w:rPr>
            <w:rFonts w:ascii="Times New Roman" w:hAnsi="Times New Roman" w:cs="Times New Roman"/>
            <w:sz w:val="24"/>
            <w:szCs w:val="24"/>
          </w:rPr>
          <w:t xml:space="preserve">. CAN WE PROVIDE REFS MORE GENERALLY, AND THEN CAN WE SAY ANYTHING ABOUT TURBANS VS ABALONE DIFFS? </w:t>
        </w:r>
      </w:ins>
      <w:ins w:id="892" w:author="Jeremy Long" w:date="2023-10-15T10:58:00Z">
        <w:r>
          <w:rPr>
            <w:rFonts w:ascii="Times New Roman" w:hAnsi="Times New Roman" w:cs="Times New Roman"/>
            <w:sz w:val="24"/>
            <w:szCs w:val="24"/>
          </w:rPr>
          <w:t xml:space="preserve">This appears likely in our system because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-only diets suppressed abalone but enhanced turban snail growth. Interestingly, because both snails </w:t>
        </w:r>
      </w:ins>
      <w:ins w:id="893" w:author="Jeremy Long" w:date="2023-10-15T10:59:00Z">
        <w:r>
          <w:rPr>
            <w:rFonts w:ascii="Times New Roman" w:hAnsi="Times New Roman" w:cs="Times New Roman"/>
            <w:sz w:val="24"/>
            <w:szCs w:val="24"/>
          </w:rPr>
          <w:t xml:space="preserve">preferred kelp, this apparent post-ingestion impact was associated with a relatively small amount of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 That suggests that a)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 </w:t>
        </w:r>
      </w:ins>
      <w:ins w:id="894" w:author="Jeremy Long" w:date="2023-10-15T11:00:00Z">
        <w:r>
          <w:rPr>
            <w:rFonts w:ascii="Times New Roman" w:hAnsi="Times New Roman" w:cs="Times New Roman"/>
            <w:sz w:val="24"/>
            <w:szCs w:val="24"/>
          </w:rPr>
          <w:t xml:space="preserve">provided a key limiting nutrient for turban snails, b)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 had a toxic effect on abalone, or both.</w:t>
        </w:r>
      </w:ins>
    </w:p>
    <w:p w14:paraId="64DC5684" w14:textId="2AAE9BC4" w:rsidR="009942BA" w:rsidRPr="009942BA" w:rsidDel="009942BA" w:rsidRDefault="009942BA" w:rsidP="009942BA">
      <w:pPr>
        <w:spacing w:line="240" w:lineRule="auto"/>
        <w:ind w:firstLine="720"/>
        <w:rPr>
          <w:del w:id="895" w:author="Jeremy Long" w:date="2023-10-15T11:39:00Z"/>
          <w:moveTo w:id="896" w:author="Jeremy Long" w:date="2023-10-15T11:38:00Z"/>
          <w:rFonts w:ascii="Times New Roman" w:hAnsi="Times New Roman" w:cs="Times New Roman"/>
          <w:sz w:val="24"/>
          <w:szCs w:val="24"/>
          <w:rPrChange w:id="897" w:author="Jeremy Long" w:date="2023-10-15T11:38:00Z">
            <w:rPr>
              <w:del w:id="898" w:author="Jeremy Long" w:date="2023-10-15T11:39:00Z"/>
              <w:moveTo w:id="899" w:author="Jeremy Long" w:date="2023-10-15T11:38:00Z"/>
            </w:rPr>
          </w:rPrChange>
        </w:rPr>
        <w:pPrChange w:id="900" w:author="Jeremy Long" w:date="2023-10-15T11:39:00Z">
          <w:pPr>
            <w:pStyle w:val="ListParagraph"/>
            <w:numPr>
              <w:numId w:val="10"/>
            </w:numPr>
            <w:spacing w:line="240" w:lineRule="auto"/>
            <w:ind w:hanging="360"/>
            <w:jc w:val="both"/>
          </w:pPr>
        </w:pPrChange>
      </w:pPr>
      <w:moveToRangeStart w:id="901" w:author="Jeremy Long" w:date="2023-10-15T11:38:00Z" w:name="move148166834"/>
      <w:moveTo w:id="902" w:author="Jeremy Long" w:date="2023-10-15T11:38:00Z">
        <w:del w:id="903" w:author="Jeremy Long" w:date="2023-10-15T12:07:00Z">
          <w:r w:rsidRPr="009942BA" w:rsidDel="009942BA">
            <w:rPr>
              <w:rFonts w:ascii="Times New Roman" w:eastAsia="Times New Roman" w:hAnsi="Times New Roman" w:cs="Times New Roman"/>
              <w:color w:val="000000"/>
              <w:sz w:val="24"/>
              <w:szCs w:val="24"/>
              <w:rPrChange w:id="904" w:author="Jeremy Long" w:date="2023-10-15T11:38:00Z">
                <w:rPr/>
              </w:rPrChange>
            </w:rPr>
            <w:delText>Unlike previous studies, we did not see strong benefits of a mixed diet</w:delText>
          </w:r>
        </w:del>
        <w:del w:id="905" w:author="Jeremy Long" w:date="2023-10-15T12:06:00Z">
          <w:r w:rsidRPr="009942BA" w:rsidDel="009942BA">
            <w:rPr>
              <w:rFonts w:ascii="Times New Roman" w:eastAsia="Times New Roman" w:hAnsi="Times New Roman" w:cs="Times New Roman"/>
              <w:color w:val="000000"/>
              <w:sz w:val="24"/>
              <w:szCs w:val="24"/>
              <w:rPrChange w:id="906" w:author="Jeremy Long" w:date="2023-10-15T11:38:00Z">
                <w:rPr/>
              </w:rPrChange>
            </w:rPr>
            <w:delText xml:space="preserve">. </w:delText>
          </w:r>
        </w:del>
        <w:del w:id="907" w:author="Jeremy Long" w:date="2023-10-15T12:05:00Z">
          <w:r w:rsidRPr="009942BA" w:rsidDel="009942BA">
            <w:rPr>
              <w:rFonts w:ascii="Times New Roman" w:eastAsia="Times New Roman" w:hAnsi="Times New Roman" w:cs="Times New Roman"/>
              <w:color w:val="000000"/>
              <w:sz w:val="24"/>
              <w:szCs w:val="24"/>
              <w:rPrChange w:id="908" w:author="Jeremy Long" w:date="2023-10-15T11:38:00Z">
                <w:rPr/>
              </w:rPrChange>
            </w:rPr>
            <w:delText>Studies suggest that mixed</w:delText>
          </w:r>
        </w:del>
        <w:del w:id="909" w:author="Jeremy Long" w:date="2023-10-15T12:07:00Z">
          <w:r w:rsidRPr="009942BA" w:rsidDel="009942BA">
            <w:rPr>
              <w:rFonts w:ascii="Times New Roman" w:eastAsia="Times New Roman" w:hAnsi="Times New Roman" w:cs="Times New Roman"/>
              <w:color w:val="000000"/>
              <w:sz w:val="24"/>
              <w:szCs w:val="24"/>
              <w:rPrChange w:id="910" w:author="Jeremy Long" w:date="2023-10-15T11:38:00Z">
                <w:rPr/>
              </w:rPrChange>
            </w:rPr>
            <w:delText xml:space="preserve"> </w:delText>
          </w:r>
        </w:del>
        <w:del w:id="911" w:author="Jeremy Long" w:date="2023-10-15T12:05:00Z">
          <w:r w:rsidRPr="009942BA" w:rsidDel="009942BA">
            <w:rPr>
              <w:rFonts w:ascii="Times New Roman" w:eastAsia="Times New Roman" w:hAnsi="Times New Roman" w:cs="Times New Roman"/>
              <w:color w:val="000000"/>
              <w:sz w:val="24"/>
              <w:szCs w:val="24"/>
              <w:rPrChange w:id="912" w:author="Jeremy Long" w:date="2023-10-15T11:38:00Z">
                <w:rPr/>
              </w:rPrChange>
            </w:rPr>
            <w:delText xml:space="preserve">diets generally result in higher performance than a </w:delText>
          </w:r>
        </w:del>
        <w:del w:id="913" w:author="Jeremy Long" w:date="2023-10-15T12:07:00Z">
          <w:r w:rsidRPr="009942BA" w:rsidDel="009942BA">
            <w:rPr>
              <w:rFonts w:ascii="Times New Roman" w:eastAsia="Times New Roman" w:hAnsi="Times New Roman" w:cs="Times New Roman"/>
              <w:color w:val="000000"/>
              <w:sz w:val="24"/>
              <w:szCs w:val="24"/>
              <w:rPrChange w:id="914" w:author="Jeremy Long" w:date="2023-10-15T11:38:00Z">
                <w:rPr/>
              </w:rPrChange>
            </w:rPr>
            <w:delText xml:space="preserve">monospecific diet (e.g., growth or reproductive output; </w:delText>
          </w:r>
          <w:r w:rsidRPr="009942BA" w:rsidDel="009942BA">
            <w:rPr>
              <w:rFonts w:ascii="Times New Roman" w:eastAsia="Times New Roman" w:hAnsi="Times New Roman" w:cs="Times New Roman"/>
              <w:color w:val="000000"/>
              <w:sz w:val="24"/>
              <w:szCs w:val="24"/>
              <w:rPrChange w:id="915" w:author="Jeremy Long" w:date="2023-10-15T11:38:00Z">
                <w:rPr/>
              </w:rPrChange>
            </w:rPr>
            <w:fldChar w:fldCharType="begin"/>
          </w:r>
          <w:r w:rsidRPr="009942BA" w:rsidDel="009942BA">
            <w:rPr>
              <w:rFonts w:ascii="Times New Roman" w:eastAsia="Times New Roman" w:hAnsi="Times New Roman" w:cs="Times New Roman"/>
              <w:color w:val="000000"/>
              <w:sz w:val="24"/>
              <w:szCs w:val="24"/>
              <w:rPrChange w:id="916" w:author="Jeremy Long" w:date="2023-10-15T11:38:00Z">
                <w:rPr/>
              </w:rPrChange>
            </w:rPr>
            <w:delInstrText xml:space="preserve"> ADDIN ZOTERO_ITEM CSL_CITATION {"citationID":"gZHc1Gh6","properties":{"formattedCitation":"(Worm et al. 2006, Aquilino et al. 2012)","plainCitation":"(Worm et al. 2006, Aquilino et al. 2012)","noteIndex":0},"citationItems":[{"id":153,"uris":["http://zotero.org/users/6486635/items/CGEDPK6Q"],"itemData":{"id":153,"type":"article-journal","abstract":"Human-dominated marine ecosystems are experiencing accelerating loss of populations and species, with largely unknown consequences. We analyzed local experiments, long-term regional time series, and global fisheries data to test how biodiversity loss affects marine ecosystem services across temporal and spatial scales. Overall, rates of resource collapse increased and recovery potential, stability, and water quality decreased exponentially with declining diversity. Restoration of biodiversity, in contrast, increased productivity fourfold and decreased variability by 21%, on average. We conclude that marine biodiversity loss is increasingly impairing the ocean's capacity to provide food, maintain water quality, and recover from perturbations. Yet available data suggest that at this point, these trends are still reversible.","container-title":"Science","DOI":"10.1126/science.1132294","ISSN":"0036-8075, 1095-9203","issue":"5800","journalAbbreviation":"Science","language":"en","page":"787-790","source":"DOI.org (Crossref)","title":"Impacts of Biodiversity Loss on Ocean Ecosystem Services","volume":"314","author":[{"family":"Worm","given":"Boris"},{"family":"Barbier","given":"Edward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J."},{"family":"Watson","given":"Reg"}],"issued":{"date-parts":[["2006",11,3]]}}},{"id":388,"uris":["http://zotero.org/users/6486635/items/IQ5LQUJ7"],"itemData":{"id":388,"type":"article-journal","abstract":"Seaweeds provide food and shelter for countless species of invertebrates. Many studies show how particular species of seaweed facilitate particular invertebrates, but few examine the simultaneous effects of multiple seaweeds, despite the fact that algal composition and diversity are known to vary considerably. We conducted laboratory experiments to determine how algal species richness affected the consumption and growth of 2 common rocky shore herbivores: the turban snail Chlorostoma funebralis and the lined shore crab Pachygrapsus crassipes. For both herbivores, highest growth was achieved on a diet of mixed algal species, though this was greater than growth on the best single species only for C. funebralis. However, the herbivores differed in their growth on particular single species diets and consumed prey species at different rates. This suggests that, despite the similar boost in growth achieved by a diverse diet, the exact mechanism was not the same for the 2 species. The benefits were not due simply to inclusion of the best single food species in the mixed diet because consumption of these highest quality foods was lower in mixed than in single species treatments and contributed only 50% of dietary intake in mixed diet treatments. It seems likely that complementary nutritional quality, chemistry, or morphology among prey species contributed to the positive effects of diet species richness on herbivore performance. Similar findings for taxonomically and ecologically distinct herbivores suggest that such effects of diet species richness on consumer performance may be widespread among marine generalist herbivores.","container-title":"Marine Ecology Progress Series","DOI":"10.3354/meps09893","ISSN":"0171-8630, 1616-1599","journalAbbreviation":"Mar. Ecol. Prog. Ser.","language":"en","page":"179-189","source":"DOI.org (Crossref)","title":"Mixed species diets enhance the growth of two rocky intertidal herbivores","volume":"468","author":[{"family":"Aquilino","given":"Km"},{"family":"Coulbourne","given":"Me"},{"family":"Stachowicz","given":"Jj"}],"issued":{"date-parts":[["2012",11,14]]}}}],"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917" w:author="Jeremy Long" w:date="2023-10-15T11:38:00Z">
                <w:rPr/>
              </w:rPrChange>
            </w:rPr>
            <w:fldChar w:fldCharType="separate"/>
          </w:r>
          <w:r w:rsidRPr="009942BA" w:rsidDel="009942BA">
            <w:rPr>
              <w:rFonts w:ascii="Times New Roman" w:eastAsia="Times New Roman" w:hAnsi="Times New Roman" w:cs="Times New Roman"/>
              <w:noProof/>
              <w:color w:val="000000"/>
              <w:sz w:val="24"/>
              <w:szCs w:val="24"/>
              <w:rPrChange w:id="918" w:author="Jeremy Long" w:date="2023-10-15T11:38:00Z">
                <w:rPr>
                  <w:noProof/>
                </w:rPr>
              </w:rPrChange>
            </w:rPr>
            <w:delText>(Worm et al. 2006, Aquilino et al. 2012)</w:delText>
          </w:r>
          <w:r w:rsidRPr="009942BA" w:rsidDel="009942BA">
            <w:rPr>
              <w:rFonts w:ascii="Times New Roman" w:eastAsia="Times New Roman" w:hAnsi="Times New Roman" w:cs="Times New Roman"/>
              <w:color w:val="000000"/>
              <w:sz w:val="24"/>
              <w:szCs w:val="24"/>
              <w:rPrChange w:id="919" w:author="Jeremy Long" w:date="2023-10-15T11:38:00Z">
                <w:rPr/>
              </w:rPrChange>
            </w:rPr>
            <w:fldChar w:fldCharType="end"/>
          </w:r>
          <w:r w:rsidRPr="009942BA" w:rsidDel="009942BA">
            <w:rPr>
              <w:rFonts w:ascii="Times New Roman" w:eastAsia="Times New Roman" w:hAnsi="Times New Roman" w:cs="Times New Roman"/>
              <w:color w:val="000000"/>
              <w:sz w:val="24"/>
              <w:szCs w:val="24"/>
              <w:rPrChange w:id="920" w:author="Jeremy Long" w:date="2023-10-15T11:38:00Z">
                <w:rPr/>
              </w:rPrChange>
            </w:rPr>
            <w:delText xml:space="preserve">. Benefits of a mixed diet are often attributed to 1) higher overall quality of diet due to nutrient balance and complementarity or 2) dilution of toxins and secondary compounds of any one species in the diet </w:delText>
          </w:r>
          <w:r w:rsidRPr="009942BA" w:rsidDel="009942BA">
            <w:rPr>
              <w:rFonts w:ascii="Times New Roman" w:eastAsia="Times New Roman" w:hAnsi="Times New Roman" w:cs="Times New Roman"/>
              <w:color w:val="000000"/>
              <w:sz w:val="24"/>
              <w:szCs w:val="24"/>
              <w:rPrChange w:id="921" w:author="Jeremy Long" w:date="2023-10-15T11:38:00Z">
                <w:rPr/>
              </w:rPrChange>
            </w:rPr>
            <w:fldChar w:fldCharType="begin"/>
          </w:r>
          <w:r w:rsidRPr="009942BA" w:rsidDel="009942BA">
            <w:rPr>
              <w:rFonts w:ascii="Times New Roman" w:eastAsia="Times New Roman" w:hAnsi="Times New Roman" w:cs="Times New Roman"/>
              <w:color w:val="000000"/>
              <w:sz w:val="24"/>
              <w:szCs w:val="24"/>
              <w:rPrChange w:id="922" w:author="Jeremy Long" w:date="2023-10-15T11:38:00Z">
                <w:rPr/>
              </w:rPrChange>
            </w:rPr>
            <w:delInstrText xml:space="preserve"> ADDIN ZOTERO_ITEM CSL_CITATION {"citationID":"eLxgB4Ep","properties":{"formattedCitation":"(Bernays et al. 1994, H\\uc0\\u228{}gele and Rowell-Rahier 1999, 1999)","plainCitation":"(Bernays et al. 1994, Hägele and Rowell-Rahier 1999, 1999)","dontUpdate":true,"noteIndex":0},"citationItems":[{"id":173,"uris":["http://zotero.org/users/6486635/items/GCIAYY6V"],"itemData":{"id":173,"type":"article-journal","abstract":"It has been demonstrated in several taxa that generalists grow better when they ingest a mixed diet than when they are restricted to just one or two items, but there are few cases that provide definitive evidence for how this benefit is achieved. Two hypotheses are addressed concerning the possible benefits of feeding on a variety of foods: (l) mixing foods increases the quality of the overall diet by improving the nutrient balance and (2) mixing improves the diet due to dilution of any one plant secondary compound. The generalist grasshopper Schistocerca americana was used in a series of experiments to distinguish between the two hypotheses.","container-title":"Ecology","DOI":"10.2307/1941604","ISSN":"00129658","issue":"7","language":"en","page":"1997-2006","source":"DOI.org (Crossref)","title":"Dietary Mixing in a Generalist Herbivore: Tests of Two Hypotheses","title-short":"Dietary Mixing in a Generalist Herbivore","volume":"75","author":[{"family":"Bernays","given":"E. A."},{"family":"Bright","given":"K. L."},{"family":"Gonzalez","given":"N."},{"family":"Angel","given":"J."}],"issued":{"date-parts":[["1994",10]]}}},{"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923" w:author="Jeremy Long" w:date="2023-10-15T11:38:00Z">
                <w:rPr/>
              </w:rPrChange>
            </w:rPr>
            <w:fldChar w:fldCharType="separate"/>
          </w:r>
          <w:r w:rsidRPr="009942BA" w:rsidDel="009942BA">
            <w:rPr>
              <w:rFonts w:ascii="Times New Roman" w:hAnsi="Times New Roman" w:cs="Times New Roman"/>
              <w:color w:val="000000"/>
              <w:sz w:val="24"/>
              <w:szCs w:val="24"/>
              <w:rPrChange w:id="924" w:author="Jeremy Long" w:date="2023-10-15T11:38:00Z">
                <w:rPr/>
              </w:rPrChange>
            </w:rPr>
            <w:delText>(Bernays et al. 1994, Hägele and Rowell-Rahier 1999)</w:delText>
          </w:r>
          <w:r w:rsidRPr="009942BA" w:rsidDel="009942BA">
            <w:rPr>
              <w:rFonts w:ascii="Times New Roman" w:eastAsia="Times New Roman" w:hAnsi="Times New Roman" w:cs="Times New Roman"/>
              <w:color w:val="000000"/>
              <w:sz w:val="24"/>
              <w:szCs w:val="24"/>
              <w:rPrChange w:id="925" w:author="Jeremy Long" w:date="2023-10-15T11:38:00Z">
                <w:rPr/>
              </w:rPrChange>
            </w:rPr>
            <w:fldChar w:fldCharType="end"/>
          </w:r>
          <w:r w:rsidRPr="009942BA" w:rsidDel="009942BA">
            <w:rPr>
              <w:rFonts w:ascii="Times New Roman" w:hAnsi="Times New Roman" w:cs="Times New Roman"/>
              <w:sz w:val="24"/>
              <w:szCs w:val="24"/>
              <w:rPrChange w:id="926" w:author="Jeremy Long" w:date="2023-10-15T11:38:00Z">
                <w:rPr/>
              </w:rPrChange>
            </w:rPr>
            <w:delText xml:space="preserve">. </w:delText>
          </w:r>
          <w:r w:rsidRPr="009942BA" w:rsidDel="009942BA">
            <w:rPr>
              <w:rFonts w:ascii="Times New Roman" w:eastAsia="Times New Roman" w:hAnsi="Times New Roman" w:cs="Times New Roman"/>
              <w:color w:val="000000"/>
              <w:sz w:val="24"/>
              <w:szCs w:val="24"/>
              <w:rPrChange w:id="927" w:author="Jeremy Long" w:date="2023-10-15T11:38:00Z">
                <w:rPr/>
              </w:rPrChange>
            </w:rPr>
            <w:delText xml:space="preserve">A meta-analysis of 493 experimental manipulations in 161 studies, revealed that mixed diets did not significantly enhance fitness components beyond the </w:delText>
          </w:r>
          <w:r w:rsidRPr="009942BA" w:rsidDel="009942BA">
            <w:rPr>
              <w:rFonts w:ascii="Times New Roman" w:eastAsia="Times New Roman" w:hAnsi="Times New Roman" w:cs="Times New Roman"/>
              <w:i/>
              <w:iCs/>
              <w:color w:val="000000"/>
              <w:sz w:val="24"/>
              <w:szCs w:val="24"/>
              <w:rPrChange w:id="928" w:author="Jeremy Long" w:date="2023-10-15T11:38:00Z">
                <w:rPr>
                  <w:i/>
                  <w:iCs/>
                </w:rPr>
              </w:rPrChange>
            </w:rPr>
            <w:delText>best</w:delText>
          </w:r>
          <w:r w:rsidRPr="009942BA" w:rsidDel="009942BA">
            <w:rPr>
              <w:rFonts w:ascii="Times New Roman" w:eastAsia="Times New Roman" w:hAnsi="Times New Roman" w:cs="Times New Roman"/>
              <w:color w:val="000000"/>
              <w:sz w:val="24"/>
              <w:szCs w:val="24"/>
              <w:rPrChange w:id="929" w:author="Jeremy Long" w:date="2023-10-15T11:38:00Z">
                <w:rPr/>
              </w:rPrChange>
            </w:rPr>
            <w:delText xml:space="preserve"> single-species diet and reduced fitness when one of the diet components was a toxic species </w:delText>
          </w:r>
          <w:r w:rsidRPr="009942BA" w:rsidDel="009942BA">
            <w:rPr>
              <w:rFonts w:ascii="Times New Roman" w:eastAsia="Times New Roman" w:hAnsi="Times New Roman" w:cs="Times New Roman"/>
              <w:color w:val="000000"/>
              <w:sz w:val="24"/>
              <w:szCs w:val="24"/>
              <w:rPrChange w:id="930" w:author="Jeremy Long" w:date="2023-10-15T11:38:00Z">
                <w:rPr/>
              </w:rPrChange>
            </w:rPr>
            <w:fldChar w:fldCharType="begin"/>
          </w:r>
          <w:r w:rsidRPr="009942BA" w:rsidDel="009942BA">
            <w:rPr>
              <w:rFonts w:ascii="Times New Roman" w:eastAsia="Times New Roman" w:hAnsi="Times New Roman" w:cs="Times New Roman"/>
              <w:color w:val="000000"/>
              <w:sz w:val="24"/>
              <w:szCs w:val="24"/>
              <w:rPrChange w:id="931" w:author="Jeremy Long" w:date="2023-10-15T11:38:00Z">
                <w:rPr/>
              </w:rPrChange>
            </w:rPr>
            <w:delInstrText xml:space="preserve"> ADDIN ZOTERO_ITEM CSL_CITATION {"citationID":"1E3skxXN","properties":{"formattedCitation":"(Lefcheck et al. 2013)","plainCitation":"(Lefcheck et al. 2013)","noteIndex":0},"citationItems":[{"id":176,"uris":["http://zotero.org/users/6486635/items/MYTFWTWP"],"itemData":{"id":176,"type":"article-journal","abstract":"The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932" w:author="Jeremy Long" w:date="2023-10-15T11:38:00Z">
                <w:rPr/>
              </w:rPrChange>
            </w:rPr>
            <w:fldChar w:fldCharType="separate"/>
          </w:r>
          <w:r w:rsidRPr="009942BA" w:rsidDel="009942BA">
            <w:rPr>
              <w:rFonts w:ascii="Times New Roman" w:eastAsia="Times New Roman" w:hAnsi="Times New Roman" w:cs="Times New Roman"/>
              <w:noProof/>
              <w:color w:val="000000"/>
              <w:sz w:val="24"/>
              <w:szCs w:val="24"/>
              <w:rPrChange w:id="933" w:author="Jeremy Long" w:date="2023-10-15T11:38:00Z">
                <w:rPr>
                  <w:noProof/>
                </w:rPr>
              </w:rPrChange>
            </w:rPr>
            <w:delText>(Lefcheck et al. 2013)</w:delText>
          </w:r>
          <w:r w:rsidRPr="009942BA" w:rsidDel="009942BA">
            <w:rPr>
              <w:rFonts w:ascii="Times New Roman" w:eastAsia="Times New Roman" w:hAnsi="Times New Roman" w:cs="Times New Roman"/>
              <w:color w:val="000000"/>
              <w:sz w:val="24"/>
              <w:szCs w:val="24"/>
              <w:rPrChange w:id="934" w:author="Jeremy Long" w:date="2023-10-15T11:38:00Z">
                <w:rPr/>
              </w:rPrChange>
            </w:rPr>
            <w:fldChar w:fldCharType="end"/>
          </w:r>
          <w:r w:rsidRPr="009942BA" w:rsidDel="009942BA">
            <w:rPr>
              <w:rFonts w:ascii="Times New Roman" w:eastAsia="Times New Roman" w:hAnsi="Times New Roman" w:cs="Times New Roman"/>
              <w:color w:val="000000"/>
              <w:sz w:val="24"/>
              <w:szCs w:val="24"/>
              <w:rPrChange w:id="935" w:author="Jeremy Long" w:date="2023-10-15T11:38:00Z">
                <w:rPr/>
              </w:rPrChange>
            </w:rPr>
            <w:delText xml:space="preserve">. At this time, it is unknown to us if devilweed is chemically defended, however, our experiments found that although it is a lower preference food for turban snails, there are benefits to consuming it with or instead of </w:delText>
          </w:r>
          <w:commentRangeStart w:id="936"/>
          <w:r w:rsidRPr="009942BA" w:rsidDel="009942BA">
            <w:rPr>
              <w:rFonts w:ascii="Times New Roman" w:eastAsia="Times New Roman" w:hAnsi="Times New Roman" w:cs="Times New Roman"/>
              <w:color w:val="000000"/>
              <w:sz w:val="24"/>
              <w:szCs w:val="24"/>
              <w:rPrChange w:id="937" w:author="Jeremy Long" w:date="2023-10-15T11:38:00Z">
                <w:rPr/>
              </w:rPrChange>
            </w:rPr>
            <w:delText>kelp</w:delText>
          </w:r>
        </w:del>
      </w:moveTo>
      <w:commentRangeEnd w:id="936"/>
      <w:del w:id="938" w:author="Jeremy Long" w:date="2023-10-15T12:07:00Z">
        <w:r w:rsidDel="009942BA">
          <w:rPr>
            <w:rStyle w:val="CommentReference"/>
          </w:rPr>
          <w:commentReference w:id="936"/>
        </w:r>
      </w:del>
      <w:moveTo w:id="939" w:author="Jeremy Long" w:date="2023-10-15T11:38:00Z">
        <w:del w:id="940" w:author="Jeremy Long" w:date="2023-10-15T12:07:00Z">
          <w:r w:rsidRPr="009942BA" w:rsidDel="009942BA">
            <w:rPr>
              <w:rFonts w:ascii="Times New Roman" w:eastAsia="Times New Roman" w:hAnsi="Times New Roman" w:cs="Times New Roman"/>
              <w:color w:val="000000"/>
              <w:sz w:val="24"/>
              <w:szCs w:val="24"/>
              <w:rPrChange w:id="941" w:author="Jeremy Long" w:date="2023-10-15T11:38:00Z">
                <w:rPr/>
              </w:rPrChange>
            </w:rPr>
            <w:delText xml:space="preserve">. </w:delText>
          </w:r>
          <w:commentRangeStart w:id="942"/>
          <w:commentRangeEnd w:id="942"/>
          <w:r w:rsidRPr="009942BA" w:rsidDel="009942BA">
            <w:rPr>
              <w:rStyle w:val="CommentReference"/>
              <w:sz w:val="24"/>
              <w:szCs w:val="24"/>
              <w:rPrChange w:id="943" w:author="Jeremy Long" w:date="2023-10-14T09:25:00Z">
                <w:rPr>
                  <w:rStyle w:val="CommentReference"/>
                </w:rPr>
              </w:rPrChange>
            </w:rPr>
            <w:commentReference w:id="942"/>
          </w:r>
        </w:del>
      </w:moveTo>
    </w:p>
    <w:moveToRangeEnd w:id="901"/>
    <w:p w14:paraId="3A224064" w14:textId="14CE40D9" w:rsidR="009942BA" w:rsidRPr="009942BA" w:rsidRDefault="009942BA" w:rsidP="009942BA">
      <w:pPr>
        <w:spacing w:line="240" w:lineRule="auto"/>
        <w:ind w:firstLine="720"/>
        <w:rPr>
          <w:ins w:id="944" w:author="Jeremy Long" w:date="2023-10-14T09:05:00Z"/>
          <w:rFonts w:ascii="Times New Roman" w:hAnsi="Times New Roman" w:cs="Times New Roman"/>
          <w:sz w:val="24"/>
          <w:szCs w:val="24"/>
          <w:rPrChange w:id="945" w:author="Jeremy Long" w:date="2023-10-14T09:25:00Z">
            <w:rPr>
              <w:ins w:id="946" w:author="Jeremy Long" w:date="2023-10-14T09:05:00Z"/>
              <w:rFonts w:ascii="Times New Roman" w:hAnsi="Times New Roman" w:cs="Times New Roman"/>
            </w:rPr>
          </w:rPrChange>
        </w:rPr>
        <w:pPrChange w:id="947" w:author="Jeremy Long" w:date="2023-10-15T11:39:00Z">
          <w:pPr>
            <w:pStyle w:val="ListParagraph"/>
            <w:numPr>
              <w:ilvl w:val="1"/>
              <w:numId w:val="10"/>
            </w:numPr>
            <w:spacing w:line="240" w:lineRule="auto"/>
            <w:ind w:left="1440" w:hanging="360"/>
          </w:pPr>
        </w:pPrChange>
      </w:pPr>
      <w:ins w:id="948" w:author="Jeremy Long" w:date="2023-10-15T11:02:00Z">
        <w:r>
          <w:rPr>
            <w:rFonts w:ascii="Times New Roman" w:hAnsi="Times New Roman" w:cs="Times New Roman"/>
            <w:sz w:val="24"/>
            <w:szCs w:val="24"/>
          </w:rPr>
          <w:t>In addition to dire</w:t>
        </w:r>
      </w:ins>
      <w:ins w:id="949" w:author="Jeremy Long" w:date="2023-10-15T11:03:00Z">
        <w:r>
          <w:rPr>
            <w:rFonts w:ascii="Times New Roman" w:hAnsi="Times New Roman" w:cs="Times New Roman"/>
            <w:sz w:val="24"/>
            <w:szCs w:val="24"/>
          </w:rPr>
          <w:t xml:space="preserve">ct effects on detritivore performance, shifts in detrital subsidies may shape recipient primary producer communities indirectly. </w:t>
        </w:r>
      </w:ins>
      <w:ins w:id="950" w:author="Jeremy Long" w:date="2023-10-15T11:13:00Z">
        <w:r>
          <w:rPr>
            <w:rFonts w:ascii="Times New Roman" w:hAnsi="Times New Roman" w:cs="Times New Roman"/>
            <w:sz w:val="24"/>
            <w:szCs w:val="24"/>
          </w:rPr>
          <w:t xml:space="preserve">For example, </w:t>
        </w:r>
      </w:ins>
      <w:ins w:id="951" w:author="Jeremy Long" w:date="2023-10-15T11:17:00Z">
        <w:r>
          <w:rPr>
            <w:rFonts w:ascii="Times New Roman" w:hAnsi="Times New Roman" w:cs="Times New Roman"/>
            <w:sz w:val="24"/>
            <w:szCs w:val="24"/>
          </w:rPr>
          <w:t xml:space="preserve">replacing detritus from kelp to </w:t>
        </w:r>
        <w:proofErr w:type="spellStart"/>
        <w:r>
          <w:rPr>
            <w:rFonts w:ascii="Times New Roman" w:hAnsi="Times New Roman" w:cs="Times New Roman"/>
            <w:sz w:val="24"/>
            <w:szCs w:val="24"/>
          </w:rPr>
          <w:t>devilweed</w:t>
        </w:r>
        <w:proofErr w:type="spellEnd"/>
        <w:r>
          <w:rPr>
            <w:rFonts w:ascii="Times New Roman" w:hAnsi="Times New Roman" w:cs="Times New Roman"/>
            <w:sz w:val="24"/>
            <w:szCs w:val="24"/>
          </w:rPr>
          <w:t xml:space="preserve"> incr</w:t>
        </w:r>
      </w:ins>
      <w:ins w:id="952" w:author="Jeremy Long" w:date="2023-10-15T11:18:00Z">
        <w:r>
          <w:rPr>
            <w:rFonts w:ascii="Times New Roman" w:hAnsi="Times New Roman" w:cs="Times New Roman"/>
            <w:sz w:val="24"/>
            <w:szCs w:val="24"/>
          </w:rPr>
          <w:t>eased feeding on foods made from native seaweeds in intertidal habitats, but only on the most preferred seaweed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Silvetia</w:t>
        </w:r>
        <w:proofErr w:type="spellEnd"/>
        <w:r>
          <w:rPr>
            <w:rFonts w:ascii="Times New Roman" w:hAnsi="Times New Roman" w:cs="Times New Roman"/>
            <w:sz w:val="24"/>
            <w:szCs w:val="24"/>
          </w:rPr>
          <w:t>).</w:t>
        </w:r>
      </w:ins>
      <w:ins w:id="953" w:author="Jeremy Long" w:date="2023-10-15T11:19:00Z">
        <w:r>
          <w:rPr>
            <w:rFonts w:ascii="Times New Roman" w:hAnsi="Times New Roman" w:cs="Times New Roman"/>
            <w:sz w:val="24"/>
            <w:szCs w:val="24"/>
          </w:rPr>
          <w:t xml:space="preserve"> We hypothesize that </w:t>
        </w:r>
      </w:ins>
      <w:ins w:id="954" w:author="Jeremy Long" w:date="2023-10-15T11:13:00Z">
        <w:r>
          <w:rPr>
            <w:rFonts w:ascii="Times New Roman" w:hAnsi="Times New Roman" w:cs="Times New Roman"/>
            <w:sz w:val="24"/>
            <w:szCs w:val="24"/>
          </w:rPr>
          <w:t xml:space="preserve">when </w:t>
        </w:r>
      </w:ins>
      <w:ins w:id="955" w:author="Jeremy Long" w:date="2023-10-15T11:19:00Z">
        <w:r>
          <w:rPr>
            <w:rFonts w:ascii="Times New Roman" w:hAnsi="Times New Roman" w:cs="Times New Roman"/>
            <w:sz w:val="24"/>
            <w:szCs w:val="24"/>
          </w:rPr>
          <w:t xml:space="preserve">detrital </w:t>
        </w:r>
      </w:ins>
      <w:ins w:id="956" w:author="Jeremy Long" w:date="2023-10-15T11:13:00Z">
        <w:r>
          <w:rPr>
            <w:rFonts w:ascii="Times New Roman" w:hAnsi="Times New Roman" w:cs="Times New Roman"/>
            <w:sz w:val="24"/>
            <w:szCs w:val="24"/>
          </w:rPr>
          <w:t>shifts involve a reduc</w:t>
        </w:r>
      </w:ins>
      <w:ins w:id="957" w:author="Jeremy Long" w:date="2023-10-15T11:14:00Z">
        <w:r>
          <w:rPr>
            <w:rFonts w:ascii="Times New Roman" w:hAnsi="Times New Roman" w:cs="Times New Roman"/>
            <w:sz w:val="24"/>
            <w:szCs w:val="24"/>
          </w:rPr>
          <w:t>tion in detritus palatability</w:t>
        </w:r>
      </w:ins>
      <w:ins w:id="958" w:author="Jeremy Long" w:date="2023-10-15T11:19:00Z">
        <w:r>
          <w:rPr>
            <w:rFonts w:ascii="Times New Roman" w:hAnsi="Times New Roman" w:cs="Times New Roman"/>
            <w:sz w:val="24"/>
            <w:szCs w:val="24"/>
          </w:rPr>
          <w:t xml:space="preserve"> like this</w:t>
        </w:r>
      </w:ins>
      <w:ins w:id="959" w:author="Jeremy Long" w:date="2023-10-15T11:14:00Z">
        <w:r>
          <w:rPr>
            <w:rFonts w:ascii="Times New Roman" w:hAnsi="Times New Roman" w:cs="Times New Roman"/>
            <w:sz w:val="24"/>
            <w:szCs w:val="24"/>
          </w:rPr>
          <w:t xml:space="preserve">, consumers in recipient habitats </w:t>
        </w:r>
      </w:ins>
      <w:ins w:id="960" w:author="Jeremy Long" w:date="2023-10-15T11:34:00Z">
        <w:r>
          <w:rPr>
            <w:rFonts w:ascii="Times New Roman" w:hAnsi="Times New Roman" w:cs="Times New Roman"/>
            <w:sz w:val="24"/>
            <w:szCs w:val="24"/>
          </w:rPr>
          <w:t xml:space="preserve">will </w:t>
        </w:r>
      </w:ins>
      <w:ins w:id="961" w:author="Jeremy Long" w:date="2023-10-15T11:14:00Z">
        <w:r>
          <w:rPr>
            <w:rFonts w:ascii="Times New Roman" w:hAnsi="Times New Roman" w:cs="Times New Roman"/>
            <w:sz w:val="24"/>
            <w:szCs w:val="24"/>
          </w:rPr>
          <w:t>increase</w:t>
        </w:r>
      </w:ins>
      <w:ins w:id="962" w:author="Jeremy Long" w:date="2023-10-15T11:15:00Z">
        <w:r>
          <w:rPr>
            <w:rFonts w:ascii="Times New Roman" w:hAnsi="Times New Roman" w:cs="Times New Roman"/>
            <w:sz w:val="24"/>
            <w:szCs w:val="24"/>
          </w:rPr>
          <w:t xml:space="preserve"> consumption of </w:t>
        </w:r>
      </w:ins>
      <w:ins w:id="963" w:author="Jeremy Long" w:date="2023-10-15T11:34:00Z">
        <w:r>
          <w:rPr>
            <w:rFonts w:ascii="Times New Roman" w:hAnsi="Times New Roman" w:cs="Times New Roman"/>
            <w:sz w:val="24"/>
            <w:szCs w:val="24"/>
          </w:rPr>
          <w:t xml:space="preserve">more palatable </w:t>
        </w:r>
      </w:ins>
      <w:ins w:id="964" w:author="Jeremy Long" w:date="2023-10-15T11:15:00Z">
        <w:r>
          <w:rPr>
            <w:rFonts w:ascii="Times New Roman" w:hAnsi="Times New Roman" w:cs="Times New Roman"/>
            <w:sz w:val="24"/>
            <w:szCs w:val="24"/>
          </w:rPr>
          <w:t xml:space="preserve">living, native plants/seaweeds. </w:t>
        </w:r>
      </w:ins>
      <w:ins w:id="965" w:author="Jeremy Long" w:date="2023-10-15T11:34:00Z">
        <w:r>
          <w:rPr>
            <w:rFonts w:ascii="Times New Roman" w:hAnsi="Times New Roman" w:cs="Times New Roman"/>
            <w:sz w:val="24"/>
            <w:szCs w:val="24"/>
          </w:rPr>
          <w:t xml:space="preserve">Because the </w:t>
        </w:r>
      </w:ins>
      <w:ins w:id="966" w:author="Jeremy Long" w:date="2023-10-15T11:35:00Z">
        <w:r>
          <w:rPr>
            <w:rFonts w:ascii="Times New Roman" w:hAnsi="Times New Roman" w:cs="Times New Roman"/>
            <w:sz w:val="24"/>
            <w:szCs w:val="24"/>
          </w:rPr>
          <w:t>relative palatability of non-native and native seaweeds is variable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arthropods </w:t>
        </w:r>
      </w:ins>
      <w:ins w:id="967" w:author="Jeremy Long" w:date="2023-10-15T11:36:00Z">
        <w:r>
          <w:rPr>
            <w:rFonts w:ascii="Times New Roman" w:hAnsi="Times New Roman" w:cs="Times New Roman"/>
            <w:sz w:val="24"/>
            <w:szCs w:val="24"/>
          </w:rPr>
          <w:t xml:space="preserve">feeding on red seaweeds </w:t>
        </w:r>
      </w:ins>
      <w:ins w:id="968" w:author="Jeremy Long" w:date="2023-10-15T11:35:00Z">
        <w:r>
          <w:rPr>
            <w:rFonts w:ascii="Times New Roman" w:hAnsi="Times New Roman" w:cs="Times New Roman"/>
            <w:sz w:val="24"/>
            <w:szCs w:val="24"/>
          </w:rPr>
          <w:t xml:space="preserve">display a preference for native </w:t>
        </w:r>
      </w:ins>
      <w:ins w:id="969" w:author="Jeremy Long" w:date="2023-10-15T11:36:00Z">
        <w:r>
          <w:rPr>
            <w:rFonts w:ascii="Times New Roman" w:hAnsi="Times New Roman" w:cs="Times New Roman"/>
            <w:sz w:val="24"/>
            <w:szCs w:val="24"/>
          </w:rPr>
          <w:t xml:space="preserve">species but </w:t>
        </w:r>
        <w:proofErr w:type="spellStart"/>
        <w:r>
          <w:rPr>
            <w:rFonts w:ascii="Times New Roman" w:hAnsi="Times New Roman" w:cs="Times New Roman"/>
            <w:sz w:val="24"/>
            <w:szCs w:val="24"/>
          </w:rPr>
          <w:t>molluscs</w:t>
        </w:r>
        <w:proofErr w:type="spellEnd"/>
        <w:r>
          <w:rPr>
            <w:rFonts w:ascii="Times New Roman" w:hAnsi="Times New Roman" w:cs="Times New Roman"/>
            <w:sz w:val="24"/>
            <w:szCs w:val="24"/>
          </w:rPr>
          <w:t xml:space="preserve"> do not, </w:t>
        </w:r>
        <w:proofErr w:type="spellStart"/>
        <w:r>
          <w:rPr>
            <w:rFonts w:ascii="Times New Roman" w:hAnsi="Times New Roman" w:cs="Times New Roman"/>
            <w:sz w:val="24"/>
            <w:szCs w:val="24"/>
          </w:rPr>
          <w:t>Swantje</w:t>
        </w:r>
        <w:proofErr w:type="spellEnd"/>
        <w:r>
          <w:rPr>
            <w:rFonts w:ascii="Times New Roman" w:hAnsi="Times New Roman" w:cs="Times New Roman"/>
            <w:sz w:val="24"/>
            <w:szCs w:val="24"/>
          </w:rPr>
          <w:t xml:space="preserve"> et al. 2017)</w:t>
        </w:r>
      </w:ins>
      <w:ins w:id="970" w:author="Jeremy Long" w:date="2023-10-15T12:08:00Z">
        <w:r>
          <w:rPr>
            <w:rFonts w:ascii="Times New Roman" w:hAnsi="Times New Roman" w:cs="Times New Roman"/>
            <w:sz w:val="24"/>
            <w:szCs w:val="24"/>
          </w:rPr>
          <w:t>, it may continue to be challenging to predict the impacts of detrital shifts on recipient communities</w:t>
        </w:r>
      </w:ins>
      <w:ins w:id="971" w:author="Jeremy Long" w:date="2023-10-15T11:36:00Z">
        <w:r>
          <w:rPr>
            <w:rFonts w:ascii="Times New Roman" w:hAnsi="Times New Roman" w:cs="Times New Roman"/>
            <w:sz w:val="24"/>
            <w:szCs w:val="24"/>
          </w:rPr>
          <w:t xml:space="preserve">. </w:t>
        </w:r>
      </w:ins>
      <w:ins w:id="972" w:author="Jeremy Long" w:date="2023-10-15T11:19:00Z">
        <w:r>
          <w:rPr>
            <w:rFonts w:ascii="Times New Roman" w:hAnsi="Times New Roman" w:cs="Times New Roman"/>
            <w:sz w:val="24"/>
            <w:szCs w:val="24"/>
          </w:rPr>
          <w:t xml:space="preserve">Further, </w:t>
        </w:r>
      </w:ins>
      <w:ins w:id="973" w:author="Jeremy Long" w:date="2023-10-15T11:20:00Z">
        <w:r>
          <w:rPr>
            <w:rFonts w:ascii="Times New Roman" w:hAnsi="Times New Roman" w:cs="Times New Roman"/>
            <w:sz w:val="24"/>
            <w:szCs w:val="24"/>
          </w:rPr>
          <w:t>b</w:t>
        </w:r>
      </w:ins>
      <w:ins w:id="974" w:author="Jeremy Long" w:date="2023-10-15T11:16:00Z">
        <w:r>
          <w:rPr>
            <w:rFonts w:ascii="Times New Roman" w:hAnsi="Times New Roman" w:cs="Times New Roman"/>
            <w:sz w:val="24"/>
            <w:szCs w:val="24"/>
          </w:rPr>
          <w:t>ecause these plants or seaweeds also differ in their palatability, detrital shifts m</w:t>
        </w:r>
      </w:ins>
      <w:ins w:id="975" w:author="Jeremy Long" w:date="2023-10-15T11:17:00Z">
        <w:r>
          <w:rPr>
            <w:rFonts w:ascii="Times New Roman" w:hAnsi="Times New Roman" w:cs="Times New Roman"/>
            <w:sz w:val="24"/>
            <w:szCs w:val="24"/>
          </w:rPr>
          <w:t xml:space="preserve">ay have </w:t>
        </w:r>
      </w:ins>
      <w:ins w:id="976" w:author="Jeremy Long" w:date="2023-10-15T11:20:00Z">
        <w:r>
          <w:rPr>
            <w:rFonts w:ascii="Times New Roman" w:hAnsi="Times New Roman" w:cs="Times New Roman"/>
            <w:sz w:val="24"/>
            <w:szCs w:val="24"/>
          </w:rPr>
          <w:t xml:space="preserve">plant or </w:t>
        </w:r>
      </w:ins>
      <w:ins w:id="977" w:author="Jeremy Long" w:date="2023-10-15T11:17:00Z">
        <w:r>
          <w:rPr>
            <w:rFonts w:ascii="Times New Roman" w:hAnsi="Times New Roman" w:cs="Times New Roman"/>
            <w:sz w:val="24"/>
            <w:szCs w:val="24"/>
          </w:rPr>
          <w:t>seaweed-specific impacts.</w:t>
        </w:r>
      </w:ins>
    </w:p>
    <w:p w14:paraId="4D18896B" w14:textId="3EBEC453" w:rsidR="009942BA" w:rsidRPr="009942BA" w:rsidRDefault="009942BA" w:rsidP="009942BA">
      <w:pPr>
        <w:spacing w:line="240" w:lineRule="auto"/>
        <w:rPr>
          <w:ins w:id="978" w:author="Jeremy Long" w:date="2023-10-14T09:03:00Z"/>
          <w:rFonts w:ascii="Times New Roman" w:hAnsi="Times New Roman" w:cs="Times New Roman"/>
          <w:sz w:val="24"/>
          <w:szCs w:val="24"/>
          <w:rPrChange w:id="979" w:author="Jeremy Long" w:date="2023-10-14T09:25:00Z">
            <w:rPr>
              <w:ins w:id="980" w:author="Jeremy Long" w:date="2023-10-14T09:03:00Z"/>
            </w:rPr>
          </w:rPrChange>
        </w:rPr>
        <w:pPrChange w:id="981" w:author="Jeremy Long" w:date="2023-10-14T09:05:00Z">
          <w:pPr>
            <w:pStyle w:val="ListParagraph"/>
            <w:numPr>
              <w:ilvl w:val="1"/>
              <w:numId w:val="10"/>
            </w:numPr>
            <w:spacing w:line="240" w:lineRule="auto"/>
            <w:ind w:left="1440" w:hanging="360"/>
          </w:pPr>
        </w:pPrChange>
      </w:pPr>
      <w:ins w:id="982" w:author="Jeremy Long" w:date="2023-10-15T11:48:00Z">
        <w:r>
          <w:rPr>
            <w:rFonts w:ascii="Times New Roman" w:hAnsi="Times New Roman" w:cs="Times New Roman"/>
            <w:sz w:val="24"/>
            <w:szCs w:val="24"/>
          </w:rPr>
          <w:lastRenderedPageBreak/>
          <w:tab/>
        </w:r>
      </w:ins>
      <w:ins w:id="983" w:author="Jeremy Long" w:date="2023-10-15T12:09:00Z">
        <w:r>
          <w:rPr>
            <w:rFonts w:ascii="Times New Roman" w:hAnsi="Times New Roman" w:cs="Times New Roman"/>
            <w:sz w:val="24"/>
            <w:szCs w:val="24"/>
          </w:rPr>
          <w:t xml:space="preserve">Such impacts may be particularly common for </w:t>
        </w:r>
        <w:r>
          <w:rPr>
            <w:rFonts w:ascii="Times New Roman" w:eastAsia="Times New Roman" w:hAnsi="Times New Roman" w:cs="Times New Roman"/>
            <w:color w:val="000000"/>
            <w:sz w:val="24"/>
            <w:szCs w:val="24"/>
          </w:rPr>
          <w:t>r</w:t>
        </w:r>
      </w:ins>
      <w:ins w:id="984" w:author="Jeremy Long" w:date="2023-10-15T11:48:00Z">
        <w:r w:rsidRPr="009942BA">
          <w:rPr>
            <w:rFonts w:ascii="Times New Roman" w:eastAsia="Times New Roman" w:hAnsi="Times New Roman" w:cs="Times New Roman"/>
            <w:color w:val="000000"/>
            <w:sz w:val="24"/>
            <w:szCs w:val="24"/>
          </w:rPr>
          <w:t xml:space="preserve">ocky shore consumers </w:t>
        </w:r>
      </w:ins>
      <w:ins w:id="985" w:author="Jeremy Long" w:date="2023-10-15T12:09:00Z">
        <w:r>
          <w:rPr>
            <w:rFonts w:ascii="Times New Roman" w:eastAsia="Times New Roman" w:hAnsi="Times New Roman" w:cs="Times New Roman"/>
            <w:color w:val="000000"/>
            <w:sz w:val="24"/>
            <w:szCs w:val="24"/>
          </w:rPr>
          <w:t xml:space="preserve">that </w:t>
        </w:r>
      </w:ins>
      <w:ins w:id="986" w:author="Jeremy Long" w:date="2023-10-15T11:48:00Z">
        <w:r w:rsidRPr="009942BA">
          <w:rPr>
            <w:rFonts w:ascii="Times New Roman" w:eastAsia="Times New Roman" w:hAnsi="Times New Roman" w:cs="Times New Roman"/>
            <w:color w:val="000000"/>
            <w:sz w:val="24"/>
            <w:szCs w:val="24"/>
          </w:rPr>
          <w:t xml:space="preserve">directly and indirectly affect community dynamics and structure by influencing seaweed abundance, diversity, and productivity </w:t>
        </w:r>
        <w:r w:rsidRPr="009942BA">
          <w:rPr>
            <w:rFonts w:ascii="Times New Roman" w:eastAsia="Times New Roman" w:hAnsi="Times New Roman" w:cs="Times New Roman"/>
            <w:color w:val="000000"/>
            <w:sz w:val="24"/>
            <w:szCs w:val="24"/>
          </w:rPr>
          <w:fldChar w:fldCharType="begin"/>
        </w:r>
        <w:r w:rsidRPr="009942BA">
          <w:rPr>
            <w:rFonts w:ascii="Times New Roman" w:eastAsia="Times New Roman" w:hAnsi="Times New Roman" w:cs="Times New Roman"/>
            <w:color w:val="000000"/>
            <w:sz w:val="24"/>
            <w:szCs w:val="24"/>
          </w:rPr>
          <w:instrText xml:space="preserve"> ADDIN ZOTERO_ITEM CSL_CITATION {"citationID":"SSKc6Wo0","properties":{"formattedCitation":"(Sousa 1984, Aquilino and Stachowicz 2012, Rhoades et al. 2018)","plainCitation":"(Sousa 1984, Aquilino and Stachowicz 2012, Rhoades et al. 2018)","noteIndex":0},"citationItems":[{"id":102,"uris":["http://zotero.org/users/6486635/items/LZAD2MIC"],"itemData":{"id":102,"type":"article-journal","abstract":"Localized disturbances transform most assemblages of sessile organisms into mosaics of patches differing in characteristics such as size and age (time since last disturbed). This mosaic nature of natural communities is especially evident on exposed intertidal shores along the northwest coast of North America, where the competitively dominant mussel, Myti/us californianus, occupies much ofthe space at mid-tidallevels. Nearly continuous beds ofthis species are interrupted by patches of open space generated mainly by the shearing forces of winter storm waves. These patches serve as foci for the recruitment, growth, and reproduction of many competitively inferior, \"fugitive\" species, including both algae and sessile invertebrates. These species are doomed to local extinction as the lateral encroachment of adult mussels closes the patch and excludes them from the area.","container-title":"Ecology","DOI":"10.2307/1937789","ISSN":"00129658","issue":"6","language":"en","page":"1918-1935","source":"DOI.org (Crossref)","title":"Intertidal Mosaics: Patch Size, Propagule Availability, and Spatially Variable Patterns of Succession","title-short":"Intertidal Mosaics","volume":"65","author":[{"family":"Sousa","given":"Wayne P."}],"issued":{"date-parts":[["1984",12]]}}},{"id":47,"uris":["http://zotero.org/users/6486635/items/FXYPAUE2"],"itemData":{"id":47,"type":"article-journal","abstract":"The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J."}],"issued":{"date-parts":[["2012",4]]}}},{"id":158,"uris":["http://zotero.org/users/6486635/items/FKF223RQ"],"itemData":{"id":158,"type":"article-journal","abstract":"Interspeciﬁc variation in resource use is critical to understanding species diversity, coexistence, and ecosystem functioning. A growing body of research describes analogous intraspeciﬁc variation and its potential importance for population dynamics and community outcomes. However, the magnitude of intraspeciﬁc variation relative to interspeciﬁc variation in key dimensions of consumer-resource interactions remains unknown, hampering our understanding of the importance of this variation for population and community processes. In this study, we examine feeding preference through repeated laboratory choice feeding assays of 444 wild-caught individuals of eight invertebrate grazer species on rocky reefs in northern California. Between-species variation accounted for 25%–33% of the total variation in preference for the preferred resource, while between-individual variation accounted for 4%–5% of total variation. For two of the eight species, between-individual variation was signiﬁcantly different from zero and on average contributed 14% and 17% of the total diet variation, even after accounting for differences due to size and sex. Therefore, even with clearly distinguishable betweenspecies differences in mean preference, diet variation between and within individuals can contribute to the dietary niche width of species and guilds, which may be overlooked by focusing solely on species’ mean resource use patterns.","container-title":"The American Naturalist","DOI":"10.1086/698325","ISSN":"0003-0147, 1537-5323","issue":"3","journalAbbreviation":"The American Naturalist","language":"en","page":"287-300","source":"DOI.org (Crossref)","title":"Assessing Feeding Preferences of a Consumer Guild: Partitioning Variation Among versus Within Species","title-short":"Assessing Feeding Preferences of a Consumer Guild","volume":"192","author":[{"family":"Rhoades","given":"O. Kennedy"},{"family":"Best","given":"Rebecca J."},{"family":"Stachowicz","given":"John J."}],"issued":{"date-parts":[["2018",9]]}}}],"schema":"https://github.com/citation-style-language/schema/raw/master/csl-citation.json"} </w:instrText>
        </w:r>
        <w:r w:rsidRPr="009942BA">
          <w:rPr>
            <w:rFonts w:ascii="Times New Roman" w:eastAsia="Times New Roman" w:hAnsi="Times New Roman" w:cs="Times New Roman"/>
            <w:color w:val="000000"/>
            <w:sz w:val="24"/>
            <w:szCs w:val="24"/>
          </w:rPr>
          <w:fldChar w:fldCharType="separate"/>
        </w:r>
        <w:r w:rsidRPr="009942BA">
          <w:rPr>
            <w:rFonts w:ascii="Times New Roman" w:eastAsia="Times New Roman" w:hAnsi="Times New Roman" w:cs="Times New Roman"/>
            <w:noProof/>
            <w:color w:val="000000"/>
            <w:sz w:val="24"/>
            <w:szCs w:val="24"/>
          </w:rPr>
          <w:t>(Sousa 1984, Aquilino and Stachowicz 2012, Rhoades et al. 2018)</w:t>
        </w:r>
        <w:r w:rsidRPr="009942BA">
          <w:rPr>
            <w:rFonts w:ascii="Times New Roman" w:eastAsia="Times New Roman" w:hAnsi="Times New Roman" w:cs="Times New Roman"/>
            <w:color w:val="000000"/>
            <w:sz w:val="24"/>
            <w:szCs w:val="24"/>
          </w:rPr>
          <w:fldChar w:fldCharType="end"/>
        </w:r>
        <w:r w:rsidRPr="009942BA">
          <w:rPr>
            <w:rFonts w:ascii="Times New Roman" w:eastAsia="Times New Roman" w:hAnsi="Times New Roman" w:cs="Times New Roman"/>
            <w:color w:val="000000"/>
            <w:sz w:val="24"/>
            <w:szCs w:val="24"/>
          </w:rPr>
          <w:t xml:space="preserve">. Therefore, </w:t>
        </w:r>
        <w:r w:rsidRPr="009942BA">
          <w:rPr>
            <w:rFonts w:ascii="Times New Roman" w:eastAsia="Times New Roman" w:hAnsi="Times New Roman" w:cs="Times New Roman"/>
            <w:color w:val="000000"/>
            <w:sz w:val="24"/>
            <w:szCs w:val="24"/>
          </w:rPr>
          <w:t>changing</w:t>
        </w:r>
        <w:r w:rsidRPr="009942BA">
          <w:rPr>
            <w:rFonts w:ascii="Times New Roman" w:eastAsia="Times New Roman" w:hAnsi="Times New Roman" w:cs="Times New Roman"/>
            <w:color w:val="000000"/>
            <w:sz w:val="24"/>
            <w:szCs w:val="24"/>
          </w:rPr>
          <w:t xml:space="preserve"> wrack that shifts consumption onto habitat-forming species like </w:t>
        </w:r>
        <w:r w:rsidRPr="009942BA">
          <w:rPr>
            <w:rFonts w:ascii="Times New Roman" w:eastAsia="Times New Roman" w:hAnsi="Times New Roman" w:cs="Times New Roman"/>
            <w:i/>
            <w:iCs/>
            <w:color w:val="000000"/>
            <w:sz w:val="24"/>
            <w:szCs w:val="24"/>
          </w:rPr>
          <w:t xml:space="preserve">S. </w:t>
        </w:r>
        <w:proofErr w:type="spellStart"/>
        <w:r w:rsidRPr="009942BA">
          <w:rPr>
            <w:rFonts w:ascii="Times New Roman" w:eastAsia="Times New Roman" w:hAnsi="Times New Roman" w:cs="Times New Roman"/>
            <w:i/>
            <w:iCs/>
            <w:color w:val="000000"/>
            <w:sz w:val="24"/>
            <w:szCs w:val="24"/>
          </w:rPr>
          <w:t>compressa</w:t>
        </w:r>
        <w:proofErr w:type="spellEnd"/>
        <w:r w:rsidRPr="009942BA">
          <w:rPr>
            <w:rFonts w:ascii="Times New Roman" w:eastAsia="Times New Roman" w:hAnsi="Times New Roman" w:cs="Times New Roman"/>
            <w:i/>
            <w:iCs/>
            <w:color w:val="000000"/>
            <w:sz w:val="24"/>
            <w:szCs w:val="24"/>
          </w:rPr>
          <w:t xml:space="preserve"> </w:t>
        </w:r>
        <w:r w:rsidRPr="009942BA">
          <w:rPr>
            <w:rFonts w:ascii="Times New Roman" w:eastAsia="Times New Roman" w:hAnsi="Times New Roman" w:cs="Times New Roman"/>
            <w:color w:val="000000"/>
            <w:sz w:val="24"/>
            <w:szCs w:val="24"/>
          </w:rPr>
          <w:fldChar w:fldCharType="begin"/>
        </w:r>
        <w:r w:rsidRPr="009942BA">
          <w:rPr>
            <w:rFonts w:ascii="Times New Roman" w:eastAsia="Times New Roman" w:hAnsi="Times New Roman" w:cs="Times New Roman"/>
            <w:color w:val="000000"/>
            <w:sz w:val="24"/>
            <w:szCs w:val="24"/>
          </w:rPr>
          <w:instrText xml:space="preserve"> ADDIN ZOTERO_ITEM CSL_CITATION {"citationID":"xkL0m9sD","properties":{"formattedCitation":"(Sapper and Murray 2003, Whitaker et al. 2010, Graham et al. 2018)","plainCitation":"(Sapper and Murray 2003, Whitaker et al. 2010, Graham et al. 2018)","noteIndex":0},"citationItems":[{"id":159,"uris":["http://zotero.org/users/6486635/items/3CJHU95J"],"itemData":{"id":159,"type":"article-journal","container-title":"Pacific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N."}],"issued":{"date-parts":[["2003"]]}}},{"id":80,"uris":["http://zotero.org/users/6486635/items/ZJ5SK86J"],"itemData":{"id":80,"type":"article-journal","abstract":"Previous research has indicated that many rocky intertidal macrophyte communities in southern California, and other locations around the world, have shifted from larger, highly productive, ﬂeshy seaweeds toward a smaller, less productive, disturbance-tolerant ﬂora. In widespread decline are ecologically important, canopy-forming, brown seaweeds, such as the southern California rockweed species Silvetia compressa. Restoration efforts are common for depleted biogenic species in other habitats, but restoration within rocky intertidal zones, particularly on wave-exposed coasts, has been largely unexplored. In two phases, we attempted to restore Silvetia populations on a southern California shore by transplanting live plants and experimentally investigating factors that affect their survival. In Phase I, we implemented a three-way factorial design where juvenile Silvetia thalli were transplanted at four sites with a combination of simulated canopy and herbivore exclusion treatments. Transplant survival was low, although enhanced by the presence of a canopy; site and herbivore presence did not affect survival. In Phase II, we used a two-way factorial design, transplanting two size classes of rockweeds (juveniles and reproductive adults) on horizontal and partially shaded, north-facing vertical surfaces at a target location where this rockweed has been missing since at least the 1970s. Transplant survival was moderate but lower than natural survival rates. Larger thalli exhibited signiﬁcantly higher survival rates than smaller thalli in both the transplanted and naturally occurring populations, particularly on vertical surfaces. Higher mortality on horizontal surfaces may have been due to differences in desiccation stress and human trampling. Transplanting reproductive adults resulted in the subsequent recruitment of new individuals.","container-title":"Restoration Ecology","DOI":"10.1111/j.1526-100X.2010.00717.x","ISSN":"10612971","language":"en","page":"18-26","source":"DOI.org (Crossref)","title":"Reestablishment of the Southern California Rocky Intertidal Brown Alga, Silvetia compressa: An Experimental Investigation of Techniques and Abiotic and Biotic Factors That Affect Restoration Success","title-short":"Reestablishment of the Southern California Rocky Intertidal Brown Alga, Silvetia compressa","volume":"18","author":[{"family":"Whitaker","given":"Stephen G."},{"family":"Smith","given":"Jayson R."},{"family":"Murray","given":"Steven N."}],"issued":{"date-parts":[["2010",9]]}}},{"id":117,"uris":["http://zotero.org/users/6486635/items/ACBHBT8F"],"itemData":{"id":117,"type":"article-journal","abstract":"Silvetia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Pr="009942BA">
          <w:rPr>
            <w:rFonts w:ascii="Times New Roman" w:eastAsia="Times New Roman" w:hAnsi="Times New Roman" w:cs="Times New Roman"/>
            <w:color w:val="000000"/>
            <w:sz w:val="24"/>
            <w:szCs w:val="24"/>
          </w:rPr>
          <w:fldChar w:fldCharType="separate"/>
        </w:r>
        <w:r w:rsidRPr="009942BA">
          <w:rPr>
            <w:rFonts w:ascii="Times New Roman" w:eastAsia="Times New Roman" w:hAnsi="Times New Roman" w:cs="Times New Roman"/>
            <w:noProof/>
            <w:color w:val="000000"/>
            <w:sz w:val="24"/>
            <w:szCs w:val="24"/>
          </w:rPr>
          <w:t>(Sapper and Murray 2003, Whitaker et al. 2010, Graham et al. 2018)</w:t>
        </w:r>
        <w:r w:rsidRPr="009942BA">
          <w:rPr>
            <w:rFonts w:ascii="Times New Roman" w:eastAsia="Times New Roman" w:hAnsi="Times New Roman" w:cs="Times New Roman"/>
            <w:color w:val="000000"/>
            <w:sz w:val="24"/>
            <w:szCs w:val="24"/>
          </w:rPr>
          <w:fldChar w:fldCharType="end"/>
        </w:r>
        <w:r w:rsidRPr="009942BA">
          <w:rPr>
            <w:rFonts w:ascii="Times New Roman" w:eastAsia="Times New Roman" w:hAnsi="Times New Roman" w:cs="Times New Roman"/>
            <w:color w:val="000000"/>
            <w:sz w:val="24"/>
            <w:szCs w:val="24"/>
          </w:rPr>
          <w:t xml:space="preserve">, may have </w:t>
        </w:r>
        <w:r w:rsidRPr="009942BA">
          <w:rPr>
            <w:rFonts w:ascii="Times New Roman" w:eastAsia="Times New Roman" w:hAnsi="Times New Roman" w:cs="Times New Roman"/>
            <w:color w:val="000000"/>
            <w:sz w:val="24"/>
            <w:szCs w:val="24"/>
          </w:rPr>
          <w:t xml:space="preserve">additional </w:t>
        </w:r>
        <w:r w:rsidRPr="009942BA">
          <w:rPr>
            <w:rFonts w:ascii="Times New Roman" w:eastAsia="Times New Roman" w:hAnsi="Times New Roman" w:cs="Times New Roman"/>
            <w:color w:val="000000"/>
            <w:sz w:val="24"/>
            <w:szCs w:val="24"/>
          </w:rPr>
          <w:t xml:space="preserve">community level impacts. For example, </w:t>
        </w:r>
        <w:r w:rsidRPr="009942BA">
          <w:rPr>
            <w:rFonts w:ascii="Times New Roman" w:eastAsia="Times New Roman" w:hAnsi="Times New Roman" w:cs="Times New Roman"/>
            <w:i/>
            <w:iCs/>
            <w:color w:val="000000"/>
            <w:sz w:val="24"/>
            <w:szCs w:val="24"/>
          </w:rPr>
          <w:t xml:space="preserve">S. </w:t>
        </w:r>
        <w:proofErr w:type="spellStart"/>
        <w:r w:rsidRPr="009942BA">
          <w:rPr>
            <w:rFonts w:ascii="Times New Roman" w:eastAsia="Times New Roman" w:hAnsi="Times New Roman" w:cs="Times New Roman"/>
            <w:i/>
            <w:iCs/>
            <w:color w:val="000000"/>
            <w:sz w:val="24"/>
            <w:szCs w:val="24"/>
          </w:rPr>
          <w:t>compressa</w:t>
        </w:r>
        <w:proofErr w:type="spellEnd"/>
        <w:r w:rsidRPr="009942BA">
          <w:rPr>
            <w:rFonts w:ascii="Times New Roman" w:eastAsia="Times New Roman" w:hAnsi="Times New Roman" w:cs="Times New Roman"/>
            <w:i/>
            <w:iCs/>
            <w:color w:val="000000"/>
            <w:sz w:val="24"/>
            <w:szCs w:val="24"/>
          </w:rPr>
          <w:t xml:space="preserve"> </w:t>
        </w:r>
        <w:r w:rsidRPr="009942BA">
          <w:rPr>
            <w:rFonts w:ascii="Times New Roman" w:eastAsia="Times New Roman" w:hAnsi="Times New Roman" w:cs="Times New Roman"/>
            <w:color w:val="000000"/>
            <w:sz w:val="24"/>
            <w:szCs w:val="24"/>
          </w:rPr>
          <w:t xml:space="preserve">understories inhabited by diverse algae, sessile and mobile invertebrate communities that are protected from desiccation during tidal emersion </w:t>
        </w:r>
        <w:r w:rsidRPr="009942BA">
          <w:rPr>
            <w:rFonts w:ascii="Times New Roman" w:eastAsia="Times New Roman" w:hAnsi="Times New Roman" w:cs="Times New Roman"/>
            <w:color w:val="000000"/>
            <w:sz w:val="24"/>
            <w:szCs w:val="24"/>
          </w:rPr>
          <w:t xml:space="preserve">will suffer from </w:t>
        </w:r>
        <w:proofErr w:type="spellStart"/>
        <w:r w:rsidRPr="009942BA">
          <w:rPr>
            <w:rFonts w:ascii="Times New Roman" w:eastAsia="Times New Roman" w:hAnsi="Times New Roman" w:cs="Times New Roman"/>
            <w:color w:val="000000"/>
            <w:sz w:val="24"/>
            <w:szCs w:val="24"/>
          </w:rPr>
          <w:t>Silvetia</w:t>
        </w:r>
        <w:proofErr w:type="spellEnd"/>
        <w:r w:rsidRPr="009942BA">
          <w:rPr>
            <w:rFonts w:ascii="Times New Roman" w:eastAsia="Times New Roman" w:hAnsi="Times New Roman" w:cs="Times New Roman"/>
            <w:color w:val="000000"/>
            <w:sz w:val="24"/>
            <w:szCs w:val="24"/>
          </w:rPr>
          <w:t xml:space="preserve"> reductions </w:t>
        </w:r>
        <w:r w:rsidRPr="009942BA">
          <w:rPr>
            <w:rFonts w:ascii="Times New Roman" w:eastAsia="Times New Roman" w:hAnsi="Times New Roman" w:cs="Times New Roman"/>
            <w:color w:val="000000"/>
            <w:sz w:val="24"/>
            <w:szCs w:val="24"/>
          </w:rPr>
          <w:fldChar w:fldCharType="begin"/>
        </w:r>
        <w:r w:rsidRPr="009942BA">
          <w:rPr>
            <w:rFonts w:ascii="Times New Roman" w:eastAsia="Times New Roman" w:hAnsi="Times New Roman" w:cs="Times New Roman"/>
            <w:color w:val="000000"/>
            <w:sz w:val="24"/>
            <w:szCs w:val="24"/>
          </w:rPr>
          <w:instrText xml:space="preserve"> ADDIN ZOTERO_ITEM CSL_CITATION {"citationID":"zNW8ayRb","properties":{"formattedCitation":"(Sapper and Murray 2003)","plainCitation":"(Sapper and Murray 2003)","noteIndex":0},"citationItems":[{"id":159,"uris":["http://zotero.org/users/6486635/items/3CJHU95J"],"itemData":{"id":159,"type":"article-journal","container-title":"Pacific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N."}],"issued":{"date-parts":[["2003"]]}}}],"schema":"https://github.com/citation-style-language/schema/raw/master/csl-citation.json"} </w:instrText>
        </w:r>
        <w:r w:rsidRPr="009942BA">
          <w:rPr>
            <w:rFonts w:ascii="Times New Roman" w:eastAsia="Times New Roman" w:hAnsi="Times New Roman" w:cs="Times New Roman"/>
            <w:color w:val="000000"/>
            <w:sz w:val="24"/>
            <w:szCs w:val="24"/>
          </w:rPr>
          <w:fldChar w:fldCharType="separate"/>
        </w:r>
        <w:r w:rsidRPr="009942BA">
          <w:rPr>
            <w:rFonts w:ascii="Times New Roman" w:eastAsia="Times New Roman" w:hAnsi="Times New Roman" w:cs="Times New Roman"/>
            <w:noProof/>
            <w:color w:val="000000"/>
            <w:sz w:val="24"/>
            <w:szCs w:val="24"/>
          </w:rPr>
          <w:t>(Sapper and Murray 2003</w:t>
        </w:r>
        <w:r w:rsidRPr="009942BA">
          <w:rPr>
            <w:rFonts w:ascii="Times New Roman" w:eastAsia="Times New Roman" w:hAnsi="Times New Roman" w:cs="Times New Roman"/>
            <w:noProof/>
            <w:color w:val="000000"/>
            <w:sz w:val="24"/>
            <w:szCs w:val="24"/>
          </w:rPr>
          <w:t>, Truong et al. in review</w:t>
        </w:r>
        <w:r w:rsidRPr="009942BA">
          <w:rPr>
            <w:rFonts w:ascii="Times New Roman" w:eastAsia="Times New Roman" w:hAnsi="Times New Roman" w:cs="Times New Roman"/>
            <w:noProof/>
            <w:color w:val="000000"/>
            <w:sz w:val="24"/>
            <w:szCs w:val="24"/>
          </w:rPr>
          <w:t>)</w:t>
        </w:r>
        <w:r w:rsidRPr="009942BA">
          <w:rPr>
            <w:rFonts w:ascii="Times New Roman" w:eastAsia="Times New Roman" w:hAnsi="Times New Roman" w:cs="Times New Roman"/>
            <w:color w:val="000000"/>
            <w:sz w:val="24"/>
            <w:szCs w:val="24"/>
          </w:rPr>
          <w:fldChar w:fldCharType="end"/>
        </w:r>
        <w:r w:rsidRPr="009942BA">
          <w:rPr>
            <w:rFonts w:ascii="Times New Roman" w:eastAsia="Times New Roman" w:hAnsi="Times New Roman" w:cs="Times New Roman"/>
            <w:color w:val="000000"/>
            <w:sz w:val="24"/>
            <w:szCs w:val="24"/>
          </w:rPr>
          <w:t>.</w:t>
        </w:r>
      </w:ins>
    </w:p>
    <w:p w14:paraId="1C6D148C" w14:textId="2A23B492" w:rsidR="009942BA" w:rsidRPr="009942BA" w:rsidDel="009942BA" w:rsidRDefault="009942BA" w:rsidP="009942BA">
      <w:pPr>
        <w:spacing w:line="240" w:lineRule="auto"/>
        <w:rPr>
          <w:del w:id="987" w:author="Jeremy Long" w:date="2023-10-14T09:12:00Z"/>
          <w:rFonts w:ascii="Times New Roman" w:eastAsia="Times New Roman" w:hAnsi="Times New Roman" w:cs="Times New Roman"/>
          <w:sz w:val="24"/>
          <w:szCs w:val="24"/>
          <w:rPrChange w:id="988" w:author="Jeremy Long" w:date="2023-10-15T11:59:00Z">
            <w:rPr>
              <w:del w:id="989" w:author="Jeremy Long" w:date="2023-10-14T09:12:00Z"/>
              <w:rFonts w:ascii="Times New Roman" w:eastAsia="Times New Roman" w:hAnsi="Times New Roman" w:cs="Times New Roman"/>
              <w:color w:val="000000"/>
              <w:sz w:val="24"/>
              <w:szCs w:val="24"/>
            </w:rPr>
          </w:rPrChange>
        </w:rPr>
        <w:pPrChange w:id="990" w:author="Jeremy Long" w:date="2023-10-15T11:59:00Z">
          <w:pPr>
            <w:pStyle w:val="ListParagraph"/>
            <w:numPr>
              <w:ilvl w:val="1"/>
              <w:numId w:val="10"/>
            </w:numPr>
            <w:spacing w:line="240" w:lineRule="auto"/>
            <w:ind w:left="1440" w:hanging="360"/>
            <w:jc w:val="both"/>
          </w:pPr>
        </w:pPrChange>
      </w:pPr>
      <w:moveToRangeStart w:id="991" w:author="Jeremy Long" w:date="2023-10-14T09:12:00Z" w:name="move148167159"/>
      <w:moveTo w:id="992" w:author="Jeremy Long" w:date="2023-10-14T09:12:00Z">
        <w:del w:id="993" w:author="Jeremy Long" w:date="2023-10-15T11:48:00Z">
          <w:r w:rsidRPr="009942BA" w:rsidDel="009942BA">
            <w:rPr>
              <w:rFonts w:ascii="Times New Roman" w:eastAsia="Times New Roman" w:hAnsi="Times New Roman" w:cs="Times New Roman"/>
              <w:color w:val="000000"/>
              <w:sz w:val="24"/>
              <w:szCs w:val="24"/>
              <w:rPrChange w:id="994" w:author="Jeremy Long" w:date="2023-10-15T11:59:00Z">
                <w:rPr/>
              </w:rPrChange>
            </w:rPr>
            <w:delText xml:space="preserve">Rocky shore consumers directly and indirectly affect community dynamics and structure by influencing seaweed abundance, diversity, and productivity </w:delText>
          </w:r>
          <w:r w:rsidRPr="009942BA" w:rsidDel="009942BA">
            <w:rPr>
              <w:rFonts w:ascii="Times New Roman" w:eastAsia="Times New Roman" w:hAnsi="Times New Roman" w:cs="Times New Roman"/>
              <w:color w:val="000000"/>
              <w:sz w:val="24"/>
              <w:szCs w:val="24"/>
              <w:rPrChange w:id="995" w:author="Jeremy Long" w:date="2023-10-15T11:59:00Z">
                <w:rPr/>
              </w:rPrChange>
            </w:rPr>
            <w:fldChar w:fldCharType="begin"/>
          </w:r>
          <w:r w:rsidRPr="009942BA" w:rsidDel="009942BA">
            <w:rPr>
              <w:rFonts w:ascii="Times New Roman" w:eastAsia="Times New Roman" w:hAnsi="Times New Roman" w:cs="Times New Roman"/>
              <w:color w:val="000000"/>
              <w:sz w:val="24"/>
              <w:szCs w:val="24"/>
              <w:rPrChange w:id="996" w:author="Jeremy Long" w:date="2023-10-15T11:59:00Z">
                <w:rPr/>
              </w:rPrChange>
            </w:rPr>
            <w:delInstrText xml:space="preserve"> ADDIN ZOTERO_ITEM CSL_CITATION {"citationID":"SSKc6Wo0","properties":{"formattedCitation":"(Sousa 1984, Aquilino and Stachowicz 2012, Rhoades et al. 2018)","plainCitation":"(Sousa 1984, Aquilino and Stachowicz 2012, Rhoades et al. 2018)","noteIndex":0},"citationItems":[{"id":102,"uris":["http://zotero.org/users/6486635/items/LZAD2MIC"],"itemData":{"id":102,"type":"article-journal","abstract":"Localized disturbances transform most assemblages of sessile organisms into mosaics of patches differing in characteristics such as size and age (time since last disturbed). This mosaic nature of natural communities is especially evident on exposed intertidal shores along the northwest coast of North America, where the competitively dominant mussel, Myti/us californianus, occupies much ofthe space at mid-tidallevels. Nearly continuous beds ofthis species are interrupted by patches of open space generated mainly by the shearing forces of winter storm waves. These patches serve as foci for the recruitment, growth, and reproduction of many competitively inferior, \"fugitive\" species, including both algae and sessile invertebrates. These species are doomed to local extinction as the lateral encroachment of adult mussels closes the patch and excludes them from the area.","container-title":"Ecology","DOI":"10.2307/1937789","ISSN":"00129658","issue":"6","language":"en","page":"1918-1935","source":"DOI.org (Crossref)","title":"Intertidal Mosaics: Patch Size, Propagule Availability, and Spatially Variable Patterns of Succession","title-short":"Intertidal Mosaics","volume":"65","author":[{"family":"Sousa","given":"Wayne P."}],"issued":{"date-parts":[["1984",12]]}}},{"id":47,"uris":["http://zotero.org/users/6486635/items/FXYPAUE2"],"itemData":{"id":47,"type":"article-journal","abstract":"The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J."}],"issued":{"date-parts":[["2012",4]]}}},{"id":158,"uris":["http://zotero.org/users/6486635/items/FKF223RQ"],"itemData":{"id":158,"type":"article-journal","abstract":"Interspeciﬁc variation in resource use is critical to understanding species diversity, coexistence, and ecosystem functioning. A growing body of research describes analogous intraspeciﬁc variation and its potential importance for population dynamics and community outcomes. However, the magnitude of intraspeciﬁc variation relative to interspeciﬁc variation in key dimensions of consumer-resource interactions remains unknown, hampering our understanding of the importance of this variation for population and community processes. In this study, we examine feeding preference through repeated laboratory choice feeding assays of 444 wild-caught individuals of eight invertebrate grazer species on rocky reefs in northern California. Between-species variation accounted for 25%–33% of the total variation in preference for the preferred resource, while between-individual variation accounted for 4%–5% of total variation. For two of the eight species, between-individual variation was signiﬁcantly different from zero and on average contributed 14% and 17% of the total diet variation, even after accounting for differences due to size and sex. Therefore, even with clearly distinguishable betweenspecies differences in mean preference, diet variation between and within individuals can contribute to the dietary niche width of species and guilds, which may be overlooked by focusing solely on species’ mean resource use patterns.","container-title":"The American Naturalist","DOI":"10.1086/698325","ISSN":"0003-0147, 1537-5323","issue":"3","journalAbbreviation":"The American Naturalist","language":"en","page":"287-300","source":"DOI.org (Crossref)","title":"Assessing Feeding Preferences of a Consumer Guild: Partitioning Variation Among versus Within Species","title-short":"Assessing Feeding Preferences of a Consumer Guild","volume":"192","author":[{"family":"Rhoades","given":"O. Kennedy"},{"family":"Best","given":"Rebecca J."},{"family":"Stachowicz","given":"John J."}],"issued":{"date-parts":[["2018",9]]}}}],"schema":"https://github.com/citation-style-language/schema/raw/master/csl-citation.json"}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997" w:author="Jeremy Long" w:date="2023-10-15T11:59:00Z">
                <w:rPr/>
              </w:rPrChange>
            </w:rPr>
            <w:fldChar w:fldCharType="separate"/>
          </w:r>
          <w:r w:rsidRPr="009942BA" w:rsidDel="009942BA">
            <w:rPr>
              <w:rFonts w:ascii="Times New Roman" w:eastAsia="Times New Roman" w:hAnsi="Times New Roman" w:cs="Times New Roman"/>
              <w:noProof/>
              <w:color w:val="000000"/>
              <w:sz w:val="24"/>
              <w:szCs w:val="24"/>
              <w:rPrChange w:id="998" w:author="Jeremy Long" w:date="2023-10-15T11:59:00Z">
                <w:rPr>
                  <w:noProof/>
                </w:rPr>
              </w:rPrChange>
            </w:rPr>
            <w:delText>(Sousa 1984, Aquilino and Stachowicz 2012, Rhoades et al. 2018)</w:delText>
          </w:r>
          <w:r w:rsidRPr="009942BA" w:rsidDel="009942BA">
            <w:rPr>
              <w:rFonts w:ascii="Times New Roman" w:eastAsia="Times New Roman" w:hAnsi="Times New Roman" w:cs="Times New Roman"/>
              <w:color w:val="000000"/>
              <w:sz w:val="24"/>
              <w:szCs w:val="24"/>
              <w:rPrChange w:id="999" w:author="Jeremy Long" w:date="2023-10-15T11:59:00Z">
                <w:rPr/>
              </w:rPrChange>
            </w:rPr>
            <w:fldChar w:fldCharType="end"/>
          </w:r>
          <w:r w:rsidRPr="009942BA" w:rsidDel="009942BA">
            <w:rPr>
              <w:rFonts w:ascii="Times New Roman" w:eastAsia="Times New Roman" w:hAnsi="Times New Roman" w:cs="Times New Roman"/>
              <w:color w:val="000000"/>
              <w:sz w:val="24"/>
              <w:szCs w:val="24"/>
              <w:rPrChange w:id="1000" w:author="Jeremy Long" w:date="2023-10-15T11:59:00Z">
                <w:rPr/>
              </w:rPrChange>
            </w:rPr>
            <w:delText xml:space="preserve">. Therefore, </w:delText>
          </w:r>
        </w:del>
        <w:del w:id="1001" w:author="Jeremy Long" w:date="2023-10-15T11:46:00Z">
          <w:r w:rsidRPr="009942BA" w:rsidDel="009942BA">
            <w:rPr>
              <w:rFonts w:ascii="Times New Roman" w:eastAsia="Times New Roman" w:hAnsi="Times New Roman" w:cs="Times New Roman"/>
              <w:color w:val="000000"/>
              <w:sz w:val="24"/>
              <w:szCs w:val="24"/>
              <w:rPrChange w:id="1002" w:author="Jeremy Long" w:date="2023-10-15T11:59:00Z">
                <w:rPr/>
              </w:rPrChange>
            </w:rPr>
            <w:delText>a shift in</w:delText>
          </w:r>
        </w:del>
        <w:del w:id="1003" w:author="Jeremy Long" w:date="2023-10-15T11:48:00Z">
          <w:r w:rsidRPr="009942BA" w:rsidDel="009942BA">
            <w:rPr>
              <w:rFonts w:ascii="Times New Roman" w:eastAsia="Times New Roman" w:hAnsi="Times New Roman" w:cs="Times New Roman"/>
              <w:color w:val="000000"/>
              <w:sz w:val="24"/>
              <w:szCs w:val="24"/>
              <w:rPrChange w:id="1004" w:author="Jeremy Long" w:date="2023-10-15T11:59:00Z">
                <w:rPr/>
              </w:rPrChange>
            </w:rPr>
            <w:delText xml:space="preserve"> wrack </w:delText>
          </w:r>
        </w:del>
        <w:del w:id="1005" w:author="Jeremy Long" w:date="2023-10-15T11:45:00Z">
          <w:r w:rsidRPr="009942BA" w:rsidDel="009942BA">
            <w:rPr>
              <w:rFonts w:ascii="Times New Roman" w:eastAsia="Times New Roman" w:hAnsi="Times New Roman" w:cs="Times New Roman"/>
              <w:color w:val="000000"/>
              <w:sz w:val="24"/>
              <w:szCs w:val="24"/>
              <w:rPrChange w:id="1006" w:author="Jeremy Long" w:date="2023-10-15T11:59:00Z">
                <w:rPr/>
              </w:rPrChange>
            </w:rPr>
            <w:delText xml:space="preserve">palatability </w:delText>
          </w:r>
        </w:del>
        <w:del w:id="1007" w:author="Jeremy Long" w:date="2023-10-15T11:48:00Z">
          <w:r w:rsidRPr="009942BA" w:rsidDel="009942BA">
            <w:rPr>
              <w:rFonts w:ascii="Times New Roman" w:eastAsia="Times New Roman" w:hAnsi="Times New Roman" w:cs="Times New Roman"/>
              <w:color w:val="000000"/>
              <w:sz w:val="24"/>
              <w:szCs w:val="24"/>
              <w:rPrChange w:id="1008" w:author="Jeremy Long" w:date="2023-10-15T11:59:00Z">
                <w:rPr/>
              </w:rPrChange>
            </w:rPr>
            <w:delText xml:space="preserve">that shifts consumption onto habitat-forming species like </w:delText>
          </w:r>
          <w:r w:rsidRPr="009942BA" w:rsidDel="009942BA">
            <w:rPr>
              <w:rFonts w:ascii="Times New Roman" w:eastAsia="Times New Roman" w:hAnsi="Times New Roman" w:cs="Times New Roman"/>
              <w:i/>
              <w:iCs/>
              <w:color w:val="000000"/>
              <w:sz w:val="24"/>
              <w:szCs w:val="24"/>
              <w:rPrChange w:id="1009" w:author="Jeremy Long" w:date="2023-10-15T11:59:00Z">
                <w:rPr>
                  <w:i/>
                  <w:iCs/>
                </w:rPr>
              </w:rPrChange>
            </w:rPr>
            <w:delText xml:space="preserve">S. compressa </w:delText>
          </w:r>
          <w:r w:rsidRPr="009942BA" w:rsidDel="009942BA">
            <w:rPr>
              <w:rFonts w:ascii="Times New Roman" w:eastAsia="Times New Roman" w:hAnsi="Times New Roman" w:cs="Times New Roman"/>
              <w:color w:val="000000"/>
              <w:sz w:val="24"/>
              <w:szCs w:val="24"/>
              <w:rPrChange w:id="1010" w:author="Jeremy Long" w:date="2023-10-15T11:59:00Z">
                <w:rPr/>
              </w:rPrChange>
            </w:rPr>
            <w:fldChar w:fldCharType="begin"/>
          </w:r>
          <w:r w:rsidRPr="009942BA" w:rsidDel="009942BA">
            <w:rPr>
              <w:rFonts w:ascii="Times New Roman" w:eastAsia="Times New Roman" w:hAnsi="Times New Roman" w:cs="Times New Roman"/>
              <w:color w:val="000000"/>
              <w:sz w:val="24"/>
              <w:szCs w:val="24"/>
              <w:rPrChange w:id="1011" w:author="Jeremy Long" w:date="2023-10-15T11:59:00Z">
                <w:rPr/>
              </w:rPrChange>
            </w:rPr>
            <w:delInstrText xml:space="preserve"> ADDIN ZOTERO_ITEM CSL_CITATION {"citationID":"xkL0m9sD","properties":{"formattedCitation":"(Sapper and Murray 2003, Whitaker et al. 2010, Graham et al. 2018)","plainCitation":"(Sapper and Murray 2003, Whitaker et al. 2010, Graham et al. 2018)","noteIndex":0},"citationItems":[{"id":159,"uris":["http://zotero.org/users/6486635/items/3CJHU95J"],"itemData":{"id":159,"type":"article-journal","container-title":"Pacific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N."}],"issued":{"date-parts":[["2003"]]}}},{"id":80,"uris":["http://zotero.org/users/6486635/items/ZJ5SK86J"],"itemData":{"id":80,"type":"article-journal","abstract":"Previous research has indicated that many rocky intertidal macrophyte communities in southern California, and other locations around the world, have shifted from larger, highly productive, ﬂeshy seaweeds toward a smaller, less productive, disturbance-tolerant ﬂora. In widespread decline are ecologically important, canopy-forming, brown seaweeds, such as the southern California rockweed species Silvetia compressa. Restoration efforts are common for depleted biogenic species in other habitats, but restoration within rocky intertidal zones, particularly on wave-exposed coasts, has been largely unexplored. In two phases, we attempted to restore Silvetia populations on a southern California shore by transplanting live plants and experimentally investigating factors that affect their survival. In Phase I, we implemented a three-way factorial design where juvenile Silvetia thalli were transplanted at four sites with a combination of simulated canopy and herbivore exclusion treatments. Transplant survival was low, although enhanced by the presence of a canopy; site and herbivore presence did not affect survival. In Phase II, we used a two-way factorial design, transplanting two size classes of rockweeds (juveniles and reproductive adults) on horizontal and partially shaded, north-facing vertical surfaces at a target location where this rockweed has been missing since at least the 1970s. Transplant survival was moderate but lower than natural survival rates. Larger thalli exhibited signiﬁcantly higher survival rates than smaller thalli in both the transplanted and naturally occurring populations, particularly on vertical surfaces. Higher mortality on horizontal surfaces may have been due to differences in desiccation stress and human trampling. Transplanting reproductive adults resulted in the subsequent recruitment of new individuals.","container-title":"Restoration Ecology","DOI":"10.1111/j.1526-100X.2010.00717.x","ISSN":"10612971","language":"en","page":"18-26","source":"DOI.org (Crossref)","title":"Reestablishment of the Southern California Rocky Intertidal Brown Alga, Silvetia compressa: An Experimental Investigation of Techniques and Abiotic and Biotic Factors That Affect Restoration Success","title-short":"Reestablishment of the Southern California Rocky Intertidal Brown Alga, Silvetia compressa","volume":"18","author":[{"family":"Whitaker","given":"Stephen G."},{"family":"Smith","given":"Jayson R."},{"family":"Murray","given":"Steven N."}],"issued":{"date-parts":[["2010",9]]}}},{"id":117,"uris":["http://zotero.org/users/6486635/items/ACBHBT8F"],"itemData":{"id":117,"type":"article-journal","abstract":"Silvetia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1012" w:author="Jeremy Long" w:date="2023-10-15T11:59:00Z">
                <w:rPr/>
              </w:rPrChange>
            </w:rPr>
            <w:fldChar w:fldCharType="separate"/>
          </w:r>
          <w:r w:rsidRPr="009942BA" w:rsidDel="009942BA">
            <w:rPr>
              <w:rFonts w:ascii="Times New Roman" w:eastAsia="Times New Roman" w:hAnsi="Times New Roman" w:cs="Times New Roman"/>
              <w:noProof/>
              <w:color w:val="000000"/>
              <w:sz w:val="24"/>
              <w:szCs w:val="24"/>
              <w:rPrChange w:id="1013" w:author="Jeremy Long" w:date="2023-10-15T11:59:00Z">
                <w:rPr>
                  <w:noProof/>
                </w:rPr>
              </w:rPrChange>
            </w:rPr>
            <w:delText>(Sapper and Murray 2003, Whitaker et al. 2010, Graham et al. 2018)</w:delText>
          </w:r>
          <w:r w:rsidRPr="009942BA" w:rsidDel="009942BA">
            <w:rPr>
              <w:rFonts w:ascii="Times New Roman" w:eastAsia="Times New Roman" w:hAnsi="Times New Roman" w:cs="Times New Roman"/>
              <w:color w:val="000000"/>
              <w:sz w:val="24"/>
              <w:szCs w:val="24"/>
              <w:rPrChange w:id="1014" w:author="Jeremy Long" w:date="2023-10-15T11:59:00Z">
                <w:rPr/>
              </w:rPrChange>
            </w:rPr>
            <w:fldChar w:fldCharType="end"/>
          </w:r>
          <w:r w:rsidRPr="009942BA" w:rsidDel="009942BA">
            <w:rPr>
              <w:rFonts w:ascii="Times New Roman" w:eastAsia="Times New Roman" w:hAnsi="Times New Roman" w:cs="Times New Roman"/>
              <w:color w:val="000000"/>
              <w:sz w:val="24"/>
              <w:szCs w:val="24"/>
              <w:rPrChange w:id="1015" w:author="Jeremy Long" w:date="2023-10-15T11:59:00Z">
                <w:rPr/>
              </w:rPrChange>
            </w:rPr>
            <w:delText>, may have community level impacts</w:delText>
          </w:r>
        </w:del>
        <w:del w:id="1016" w:author="Jeremy Long" w:date="2023-10-15T11:46:00Z">
          <w:r w:rsidRPr="009942BA" w:rsidDel="009942BA">
            <w:rPr>
              <w:rFonts w:ascii="Times New Roman" w:eastAsia="Times New Roman" w:hAnsi="Times New Roman" w:cs="Times New Roman"/>
              <w:color w:val="000000"/>
              <w:sz w:val="24"/>
              <w:szCs w:val="24"/>
              <w:rPrChange w:id="1017" w:author="Jeremy Long" w:date="2023-10-15T11:59:00Z">
                <w:rPr/>
              </w:rPrChange>
            </w:rPr>
            <w:delText xml:space="preserve"> beyond reduction in biomass from consumption</w:delText>
          </w:r>
        </w:del>
        <w:del w:id="1018" w:author="Jeremy Long" w:date="2023-10-15T11:48:00Z">
          <w:r w:rsidRPr="009942BA" w:rsidDel="009942BA">
            <w:rPr>
              <w:rFonts w:ascii="Times New Roman" w:eastAsia="Times New Roman" w:hAnsi="Times New Roman" w:cs="Times New Roman"/>
              <w:color w:val="000000"/>
              <w:sz w:val="24"/>
              <w:szCs w:val="24"/>
              <w:rPrChange w:id="1019" w:author="Jeremy Long" w:date="2023-10-15T11:59:00Z">
                <w:rPr/>
              </w:rPrChange>
            </w:rPr>
            <w:delText xml:space="preserve">. For example, </w:delText>
          </w:r>
          <w:r w:rsidRPr="009942BA" w:rsidDel="009942BA">
            <w:rPr>
              <w:rFonts w:ascii="Times New Roman" w:eastAsia="Times New Roman" w:hAnsi="Times New Roman" w:cs="Times New Roman"/>
              <w:i/>
              <w:iCs/>
              <w:color w:val="000000"/>
              <w:sz w:val="24"/>
              <w:szCs w:val="24"/>
              <w:rPrChange w:id="1020" w:author="Jeremy Long" w:date="2023-10-15T11:59:00Z">
                <w:rPr>
                  <w:i/>
                  <w:iCs/>
                </w:rPr>
              </w:rPrChange>
            </w:rPr>
            <w:delText xml:space="preserve">S. compressa </w:delText>
          </w:r>
          <w:r w:rsidRPr="009942BA" w:rsidDel="009942BA">
            <w:rPr>
              <w:rFonts w:ascii="Times New Roman" w:eastAsia="Times New Roman" w:hAnsi="Times New Roman" w:cs="Times New Roman"/>
              <w:color w:val="000000"/>
              <w:sz w:val="24"/>
              <w:szCs w:val="24"/>
              <w:rPrChange w:id="1021" w:author="Jeremy Long" w:date="2023-10-15T11:59:00Z">
                <w:rPr/>
              </w:rPrChange>
            </w:rPr>
            <w:delText xml:space="preserve">understories </w:delText>
          </w:r>
        </w:del>
        <w:del w:id="1022" w:author="Jeremy Long" w:date="2023-10-15T11:47:00Z">
          <w:r w:rsidRPr="009942BA" w:rsidDel="009942BA">
            <w:rPr>
              <w:rFonts w:ascii="Times New Roman" w:eastAsia="Times New Roman" w:hAnsi="Times New Roman" w:cs="Times New Roman"/>
              <w:color w:val="000000"/>
              <w:sz w:val="24"/>
              <w:szCs w:val="24"/>
              <w:rPrChange w:id="1023" w:author="Jeremy Long" w:date="2023-10-15T11:59:00Z">
                <w:rPr/>
              </w:rPrChange>
            </w:rPr>
            <w:delText xml:space="preserve">are </w:delText>
          </w:r>
        </w:del>
        <w:del w:id="1024" w:author="Jeremy Long" w:date="2023-10-15T11:48:00Z">
          <w:r w:rsidRPr="009942BA" w:rsidDel="009942BA">
            <w:rPr>
              <w:rFonts w:ascii="Times New Roman" w:eastAsia="Times New Roman" w:hAnsi="Times New Roman" w:cs="Times New Roman"/>
              <w:color w:val="000000"/>
              <w:sz w:val="24"/>
              <w:szCs w:val="24"/>
              <w:rPrChange w:id="1025" w:author="Jeremy Long" w:date="2023-10-15T11:59:00Z">
                <w:rPr/>
              </w:rPrChange>
            </w:rPr>
            <w:delText xml:space="preserve">inhabited by diverse algae, sessile and mobile invertebrate communities that are protected from desiccation during tidal emersion </w:delText>
          </w:r>
          <w:r w:rsidRPr="009942BA" w:rsidDel="009942BA">
            <w:rPr>
              <w:rFonts w:ascii="Times New Roman" w:eastAsia="Times New Roman" w:hAnsi="Times New Roman" w:cs="Times New Roman"/>
              <w:color w:val="000000"/>
              <w:sz w:val="24"/>
              <w:szCs w:val="24"/>
              <w:rPrChange w:id="1026" w:author="Jeremy Long" w:date="2023-10-15T11:59:00Z">
                <w:rPr/>
              </w:rPrChange>
            </w:rPr>
            <w:fldChar w:fldCharType="begin"/>
          </w:r>
          <w:r w:rsidRPr="009942BA" w:rsidDel="009942BA">
            <w:rPr>
              <w:rFonts w:ascii="Times New Roman" w:eastAsia="Times New Roman" w:hAnsi="Times New Roman" w:cs="Times New Roman"/>
              <w:color w:val="000000"/>
              <w:sz w:val="24"/>
              <w:szCs w:val="24"/>
              <w:rPrChange w:id="1027" w:author="Jeremy Long" w:date="2023-10-15T11:59:00Z">
                <w:rPr/>
              </w:rPrChange>
            </w:rPr>
            <w:delInstrText xml:space="preserve"> ADDIN ZOTERO_ITEM CSL_CITATION {"citationID":"zNW8ayRb","properties":{"formattedCitation":"(Sapper and Murray 2003)","plainCitation":"(Sapper and Murray 2003)","noteIndex":0},"citationItems":[{"id":159,"uris":["http://zotero.org/users/6486635/items/3CJHU95J"],"itemData":{"id":159,"type":"article-journal","container-title":"Pacific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1028" w:author="Jeremy Long" w:date="2023-10-15T11:59:00Z">
                <w:rPr/>
              </w:rPrChange>
            </w:rPr>
            <w:fldChar w:fldCharType="separate"/>
          </w:r>
          <w:r w:rsidRPr="009942BA" w:rsidDel="009942BA">
            <w:rPr>
              <w:rFonts w:ascii="Times New Roman" w:eastAsia="Times New Roman" w:hAnsi="Times New Roman" w:cs="Times New Roman"/>
              <w:noProof/>
              <w:color w:val="000000"/>
              <w:sz w:val="24"/>
              <w:szCs w:val="24"/>
              <w:rPrChange w:id="1029" w:author="Jeremy Long" w:date="2023-10-15T11:59:00Z">
                <w:rPr>
                  <w:noProof/>
                </w:rPr>
              </w:rPrChange>
            </w:rPr>
            <w:delText>(Sapper and Murray 2003)</w:delText>
          </w:r>
          <w:r w:rsidRPr="009942BA" w:rsidDel="009942BA">
            <w:rPr>
              <w:rFonts w:ascii="Times New Roman" w:eastAsia="Times New Roman" w:hAnsi="Times New Roman" w:cs="Times New Roman"/>
              <w:color w:val="000000"/>
              <w:sz w:val="24"/>
              <w:szCs w:val="24"/>
              <w:rPrChange w:id="1030" w:author="Jeremy Long" w:date="2023-10-15T11:59:00Z">
                <w:rPr/>
              </w:rPrChange>
            </w:rPr>
            <w:fldChar w:fldCharType="end"/>
          </w:r>
          <w:r w:rsidRPr="009942BA" w:rsidDel="009942BA">
            <w:rPr>
              <w:rFonts w:ascii="Times New Roman" w:eastAsia="Times New Roman" w:hAnsi="Times New Roman" w:cs="Times New Roman"/>
              <w:color w:val="000000"/>
              <w:sz w:val="24"/>
              <w:szCs w:val="24"/>
              <w:rPrChange w:id="1031" w:author="Jeremy Long" w:date="2023-10-15T11:59:00Z">
                <w:rPr/>
              </w:rPrChange>
            </w:rPr>
            <w:delText xml:space="preserve">. Moreover, it is anticipated that future climatic events will lead to changes in abundance and distribution of brown seaweeds that may be replaced with turf-forming red algae </w:delText>
          </w:r>
          <w:r w:rsidRPr="009942BA" w:rsidDel="009942BA">
            <w:rPr>
              <w:rFonts w:ascii="Times New Roman" w:eastAsia="Times New Roman" w:hAnsi="Times New Roman" w:cs="Times New Roman"/>
              <w:color w:val="000000"/>
              <w:sz w:val="24"/>
              <w:szCs w:val="24"/>
              <w:rPrChange w:id="1032" w:author="Jeremy Long" w:date="2023-10-15T11:59:00Z">
                <w:rPr/>
              </w:rPrChange>
            </w:rPr>
            <w:fldChar w:fldCharType="begin"/>
          </w:r>
          <w:r w:rsidRPr="009942BA" w:rsidDel="009942BA">
            <w:rPr>
              <w:rFonts w:ascii="Times New Roman" w:eastAsia="Times New Roman" w:hAnsi="Times New Roman" w:cs="Times New Roman"/>
              <w:color w:val="000000"/>
              <w:sz w:val="24"/>
              <w:szCs w:val="24"/>
              <w:rPrChange w:id="1033" w:author="Jeremy Long" w:date="2023-10-15T11:59:00Z">
                <w:rPr/>
              </w:rPrChange>
            </w:rPr>
            <w:delInstrText xml:space="preserve"> ADDIN ZOTERO_ITEM CSL_CITATION {"citationID":"wNOypqAD","properties":{"formattedCitation":"(Graham et al. 2018)","plainCitation":"(Graham et al. 2018)","noteIndex":0},"citationItems":[{"id":117,"uris":["http://zotero.org/users/6486635/items/ACBHBT8F"],"itemData":{"id":117,"type":"article-journal","abstract":"Silvetia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delInstrText>
          </w:r>
          <w:r w:rsidRPr="009942BA" w:rsidDel="009942BA">
            <w:rPr>
              <w:rFonts w:ascii="Times New Roman" w:eastAsia="Times New Roman" w:hAnsi="Times New Roman" w:cs="Times New Roman"/>
              <w:color w:val="000000"/>
              <w:sz w:val="24"/>
              <w:szCs w:val="24"/>
              <w:rPrChange w:id="1034" w:author="Jeremy Long" w:date="2023-10-15T11:59:00Z">
                <w:rPr/>
              </w:rPrChange>
            </w:rPr>
            <w:fldChar w:fldCharType="separate"/>
          </w:r>
          <w:r w:rsidRPr="009942BA" w:rsidDel="009942BA">
            <w:rPr>
              <w:rFonts w:ascii="Times New Roman" w:eastAsia="Times New Roman" w:hAnsi="Times New Roman" w:cs="Times New Roman"/>
              <w:noProof/>
              <w:color w:val="000000"/>
              <w:sz w:val="24"/>
              <w:szCs w:val="24"/>
              <w:rPrChange w:id="1035" w:author="Jeremy Long" w:date="2023-10-15T11:59:00Z">
                <w:rPr>
                  <w:noProof/>
                </w:rPr>
              </w:rPrChange>
            </w:rPr>
            <w:delText>(Graham et al. 2018)</w:delText>
          </w:r>
          <w:r w:rsidRPr="009942BA" w:rsidDel="009942BA">
            <w:rPr>
              <w:rFonts w:ascii="Times New Roman" w:eastAsia="Times New Roman" w:hAnsi="Times New Roman" w:cs="Times New Roman"/>
              <w:color w:val="000000"/>
              <w:sz w:val="24"/>
              <w:szCs w:val="24"/>
              <w:rPrChange w:id="1036" w:author="Jeremy Long" w:date="2023-10-15T11:59:00Z">
                <w:rPr/>
              </w:rPrChange>
            </w:rPr>
            <w:fldChar w:fldCharType="end"/>
          </w:r>
          <w:r w:rsidRPr="009942BA" w:rsidDel="009942BA">
            <w:rPr>
              <w:rFonts w:ascii="Times New Roman" w:eastAsia="Times New Roman" w:hAnsi="Times New Roman" w:cs="Times New Roman"/>
              <w:color w:val="000000"/>
              <w:sz w:val="24"/>
              <w:szCs w:val="24"/>
              <w:rPrChange w:id="1037" w:author="Jeremy Long" w:date="2023-10-15T11:59:00Z">
                <w:rPr/>
              </w:rPrChange>
            </w:rPr>
            <w:delText xml:space="preserve">, likely leading to further declines of </w:delText>
          </w:r>
          <w:r w:rsidRPr="009942BA" w:rsidDel="009942BA">
            <w:rPr>
              <w:rFonts w:ascii="Times New Roman" w:eastAsia="Times New Roman" w:hAnsi="Times New Roman" w:cs="Times New Roman"/>
              <w:i/>
              <w:iCs/>
              <w:color w:val="000000"/>
              <w:sz w:val="24"/>
              <w:szCs w:val="24"/>
              <w:rPrChange w:id="1038" w:author="Jeremy Long" w:date="2023-10-15T11:59:00Z">
                <w:rPr>
                  <w:i/>
                  <w:iCs/>
                </w:rPr>
              </w:rPrChange>
            </w:rPr>
            <w:delText>S. compressa</w:delText>
          </w:r>
          <w:r w:rsidRPr="009942BA" w:rsidDel="009942BA">
            <w:rPr>
              <w:rFonts w:ascii="Times New Roman" w:eastAsia="Times New Roman" w:hAnsi="Times New Roman" w:cs="Times New Roman"/>
              <w:color w:val="000000"/>
              <w:sz w:val="24"/>
              <w:szCs w:val="24"/>
              <w:rPrChange w:id="1039" w:author="Jeremy Long" w:date="2023-10-15T11:59:00Z">
                <w:rPr/>
              </w:rPrChange>
            </w:rPr>
            <w:delText xml:space="preserve"> and species that rely on it.</w:delText>
          </w:r>
        </w:del>
      </w:moveTo>
    </w:p>
    <w:moveToRangeEnd w:id="991"/>
    <w:p w14:paraId="748DA1BC" w14:textId="622AFB0E" w:rsidR="009942BA" w:rsidRPr="009942BA" w:rsidRDefault="009942BA" w:rsidP="009942BA">
      <w:pPr>
        <w:spacing w:line="240" w:lineRule="auto"/>
        <w:ind w:firstLine="720"/>
        <w:rPr>
          <w:ins w:id="1040" w:author="Jeremy Long" w:date="2023-10-14T09:18:00Z"/>
          <w:rFonts w:ascii="Times New Roman" w:hAnsi="Times New Roman" w:cs="Times New Roman"/>
          <w:sz w:val="24"/>
          <w:szCs w:val="24"/>
          <w:rPrChange w:id="1041" w:author="Jeremy Long" w:date="2023-10-15T11:59:00Z">
            <w:rPr>
              <w:ins w:id="1042" w:author="Jeremy Long" w:date="2023-10-14T09:18:00Z"/>
            </w:rPr>
          </w:rPrChange>
        </w:rPr>
        <w:pPrChange w:id="1043" w:author="Jeremy Long" w:date="2023-10-15T11:59:00Z">
          <w:pPr>
            <w:pStyle w:val="ListParagraph"/>
            <w:numPr>
              <w:numId w:val="10"/>
            </w:numPr>
            <w:spacing w:line="240" w:lineRule="auto"/>
            <w:ind w:hanging="360"/>
            <w:jc w:val="both"/>
          </w:pPr>
        </w:pPrChange>
      </w:pPr>
      <w:ins w:id="1044" w:author="Jeremy Long" w:date="2023-10-14T09:18:00Z">
        <w:r w:rsidRPr="009942BA">
          <w:rPr>
            <w:rFonts w:ascii="Times New Roman" w:eastAsia="Times New Roman" w:hAnsi="Times New Roman" w:cs="Times New Roman"/>
            <w:color w:val="000000"/>
            <w:sz w:val="24"/>
            <w:szCs w:val="24"/>
            <w:rPrChange w:id="1045" w:author="Jeremy Long" w:date="2023-10-15T11:59:00Z">
              <w:rPr/>
            </w:rPrChange>
          </w:rPr>
          <w:t xml:space="preserve">Although a complete replacement of giant kelp is unlikely, </w:t>
        </w:r>
        <w:proofErr w:type="spellStart"/>
        <w:r w:rsidRPr="009942BA">
          <w:rPr>
            <w:rFonts w:ascii="Times New Roman" w:eastAsia="Times New Roman" w:hAnsi="Times New Roman" w:cs="Times New Roman"/>
            <w:color w:val="000000"/>
            <w:sz w:val="24"/>
            <w:szCs w:val="24"/>
            <w:rPrChange w:id="1046" w:author="Jeremy Long" w:date="2023-10-15T11:59:00Z">
              <w:rPr/>
            </w:rPrChange>
          </w:rPr>
          <w:t>devilweed</w:t>
        </w:r>
        <w:proofErr w:type="spellEnd"/>
        <w:r w:rsidRPr="009942BA">
          <w:rPr>
            <w:rFonts w:ascii="Times New Roman" w:eastAsia="Times New Roman" w:hAnsi="Times New Roman" w:cs="Times New Roman"/>
            <w:color w:val="000000"/>
            <w:sz w:val="24"/>
            <w:szCs w:val="24"/>
            <w:rPrChange w:id="1047" w:author="Jeremy Long" w:date="2023-10-15T11:59:00Z">
              <w:rPr/>
            </w:rPrChange>
          </w:rPr>
          <w:t xml:space="preserve"> </w:t>
        </w:r>
      </w:ins>
      <w:ins w:id="1048" w:author="Jeremy Long" w:date="2023-10-15T12:16:00Z">
        <w:r w:rsidR="00D10493">
          <w:rPr>
            <w:rFonts w:ascii="Times New Roman" w:eastAsia="Times New Roman" w:hAnsi="Times New Roman" w:cs="Times New Roman"/>
            <w:color w:val="000000"/>
            <w:sz w:val="24"/>
            <w:szCs w:val="24"/>
          </w:rPr>
          <w:t xml:space="preserve">is expected to </w:t>
        </w:r>
      </w:ins>
      <w:ins w:id="1049" w:author="Jeremy Long" w:date="2023-10-14T09:18:00Z">
        <w:r w:rsidRPr="009942BA">
          <w:rPr>
            <w:rFonts w:ascii="Times New Roman" w:eastAsia="Times New Roman" w:hAnsi="Times New Roman" w:cs="Times New Roman"/>
            <w:color w:val="000000"/>
            <w:sz w:val="24"/>
            <w:szCs w:val="24"/>
            <w:rPrChange w:id="1050" w:author="Jeremy Long" w:date="2023-10-15T11:59:00Z">
              <w:rPr/>
            </w:rPrChange>
          </w:rPr>
          <w:t xml:space="preserve">continue to invade kelp forests, and subsequently, change wrack composition. </w:t>
        </w:r>
      </w:ins>
      <w:ins w:id="1051" w:author="Jeremy Long" w:date="2023-10-15T12:18:00Z">
        <w:r w:rsidR="00D10493">
          <w:rPr>
            <w:rFonts w:ascii="Times New Roman" w:eastAsia="Times New Roman" w:hAnsi="Times New Roman" w:cs="Times New Roman"/>
            <w:color w:val="000000"/>
            <w:sz w:val="24"/>
            <w:szCs w:val="24"/>
          </w:rPr>
          <w:t xml:space="preserve">In addition to encountering </w:t>
        </w:r>
        <w:proofErr w:type="spellStart"/>
        <w:r w:rsidR="00D10493">
          <w:rPr>
            <w:rFonts w:ascii="Times New Roman" w:eastAsia="Times New Roman" w:hAnsi="Times New Roman" w:cs="Times New Roman"/>
            <w:color w:val="000000"/>
            <w:sz w:val="24"/>
            <w:szCs w:val="24"/>
          </w:rPr>
          <w:t>devilweed</w:t>
        </w:r>
        <w:proofErr w:type="spellEnd"/>
        <w:r w:rsidR="00D10493">
          <w:rPr>
            <w:rFonts w:ascii="Times New Roman" w:eastAsia="Times New Roman" w:hAnsi="Times New Roman" w:cs="Times New Roman"/>
            <w:color w:val="000000"/>
            <w:sz w:val="24"/>
            <w:szCs w:val="24"/>
          </w:rPr>
          <w:t xml:space="preserve"> as detritus, i</w:t>
        </w:r>
      </w:ins>
      <w:ins w:id="1052" w:author="Jeremy Long" w:date="2023-10-15T12:17:00Z">
        <w:r w:rsidR="00D10493">
          <w:rPr>
            <w:rFonts w:ascii="Times New Roman" w:eastAsia="Times New Roman" w:hAnsi="Times New Roman" w:cs="Times New Roman"/>
            <w:color w:val="000000"/>
            <w:sz w:val="24"/>
            <w:szCs w:val="24"/>
          </w:rPr>
          <w:t>ntertidal c</w:t>
        </w:r>
      </w:ins>
      <w:ins w:id="1053" w:author="Jeremy Long" w:date="2023-10-14T09:18:00Z">
        <w:r w:rsidRPr="009942BA">
          <w:rPr>
            <w:rFonts w:ascii="Times New Roman" w:eastAsia="Times New Roman" w:hAnsi="Times New Roman" w:cs="Times New Roman"/>
            <w:color w:val="000000"/>
            <w:sz w:val="24"/>
            <w:szCs w:val="24"/>
            <w:rPrChange w:id="1054" w:author="Jeremy Long" w:date="2023-10-15T11:59:00Z">
              <w:rPr/>
            </w:rPrChange>
          </w:rPr>
          <w:t xml:space="preserve">onsumers </w:t>
        </w:r>
      </w:ins>
      <w:ins w:id="1055" w:author="Jeremy Long" w:date="2023-10-15T12:18:00Z">
        <w:r w:rsidR="00D10493">
          <w:rPr>
            <w:rFonts w:ascii="Times New Roman" w:eastAsia="Times New Roman" w:hAnsi="Times New Roman" w:cs="Times New Roman"/>
            <w:color w:val="000000"/>
            <w:sz w:val="24"/>
            <w:szCs w:val="24"/>
          </w:rPr>
          <w:t>are increasingly co-occurring with living</w:t>
        </w:r>
      </w:ins>
      <w:ins w:id="1056" w:author="Jeremy Long" w:date="2023-10-15T12:19:00Z">
        <w:r w:rsidR="00D10493">
          <w:rPr>
            <w:rFonts w:ascii="Times New Roman" w:eastAsia="Times New Roman" w:hAnsi="Times New Roman" w:cs="Times New Roman"/>
            <w:color w:val="000000"/>
            <w:sz w:val="24"/>
            <w:szCs w:val="24"/>
          </w:rPr>
          <w:t xml:space="preserve">, benthic </w:t>
        </w:r>
        <w:proofErr w:type="spellStart"/>
        <w:r w:rsidR="00D10493">
          <w:rPr>
            <w:rFonts w:ascii="Times New Roman" w:eastAsia="Times New Roman" w:hAnsi="Times New Roman" w:cs="Times New Roman"/>
            <w:color w:val="000000"/>
            <w:sz w:val="24"/>
            <w:szCs w:val="24"/>
          </w:rPr>
          <w:t>devilweed</w:t>
        </w:r>
        <w:proofErr w:type="spellEnd"/>
        <w:r w:rsidR="00D10493">
          <w:rPr>
            <w:rFonts w:ascii="Times New Roman" w:eastAsia="Times New Roman" w:hAnsi="Times New Roman" w:cs="Times New Roman"/>
            <w:color w:val="000000"/>
            <w:sz w:val="24"/>
            <w:szCs w:val="24"/>
          </w:rPr>
          <w:t>.</w:t>
        </w:r>
      </w:ins>
      <w:ins w:id="1057" w:author="Jeremy Long" w:date="2023-10-14T09:18:00Z">
        <w:r w:rsidRPr="009942BA">
          <w:rPr>
            <w:rFonts w:ascii="Times New Roman" w:eastAsia="Times New Roman" w:hAnsi="Times New Roman" w:cs="Times New Roman"/>
            <w:color w:val="000000"/>
            <w:sz w:val="24"/>
            <w:szCs w:val="24"/>
            <w:rPrChange w:id="1058" w:author="Jeremy Long" w:date="2023-10-15T11:59:00Z">
              <w:rPr/>
            </w:rPrChange>
          </w:rPr>
          <w:t xml:space="preserve"> </w:t>
        </w:r>
      </w:ins>
      <w:ins w:id="1059" w:author="Jeremy Long" w:date="2023-10-15T12:19:00Z">
        <w:r w:rsidR="00D10493">
          <w:rPr>
            <w:rFonts w:ascii="Times New Roman" w:eastAsia="Times New Roman" w:hAnsi="Times New Roman" w:cs="Times New Roman"/>
            <w:color w:val="000000"/>
            <w:sz w:val="24"/>
            <w:szCs w:val="24"/>
          </w:rPr>
          <w:t xml:space="preserve">For example, </w:t>
        </w:r>
      </w:ins>
      <w:proofErr w:type="spellStart"/>
      <w:ins w:id="1060" w:author="Jeremy Long" w:date="2023-10-14T09:18:00Z">
        <w:r w:rsidRPr="009942BA">
          <w:rPr>
            <w:rFonts w:ascii="Times New Roman" w:eastAsia="Times New Roman" w:hAnsi="Times New Roman" w:cs="Times New Roman"/>
            <w:color w:val="000000"/>
            <w:sz w:val="24"/>
            <w:szCs w:val="24"/>
            <w:rPrChange w:id="1061" w:author="Jeremy Long" w:date="2023-10-15T11:59:00Z">
              <w:rPr/>
            </w:rPrChange>
          </w:rPr>
          <w:t>Devilweed</w:t>
        </w:r>
        <w:proofErr w:type="spellEnd"/>
        <w:r w:rsidRPr="009942BA">
          <w:rPr>
            <w:rFonts w:ascii="Times New Roman" w:eastAsia="Times New Roman" w:hAnsi="Times New Roman" w:cs="Times New Roman"/>
            <w:color w:val="000000"/>
            <w:sz w:val="24"/>
            <w:szCs w:val="24"/>
            <w:rPrChange w:id="1062" w:author="Jeremy Long" w:date="2023-10-15T11:59:00Z">
              <w:rPr/>
            </w:rPrChange>
          </w:rPr>
          <w:t xml:space="preserve"> has been found in lower intertidal zones in </w:t>
        </w:r>
        <w:proofErr w:type="spellStart"/>
        <w:r w:rsidRPr="009942BA">
          <w:rPr>
            <w:rFonts w:ascii="Times New Roman" w:eastAsia="Times New Roman" w:hAnsi="Times New Roman" w:cs="Times New Roman"/>
            <w:color w:val="000000"/>
            <w:sz w:val="24"/>
            <w:szCs w:val="24"/>
            <w:rPrChange w:id="1063" w:author="Jeremy Long" w:date="2023-10-15T11:59:00Z">
              <w:rPr/>
            </w:rPrChange>
          </w:rPr>
          <w:t>Todos</w:t>
        </w:r>
        <w:proofErr w:type="spellEnd"/>
        <w:r w:rsidRPr="009942BA">
          <w:rPr>
            <w:rFonts w:ascii="Times New Roman" w:eastAsia="Times New Roman" w:hAnsi="Times New Roman" w:cs="Times New Roman"/>
            <w:color w:val="000000"/>
            <w:sz w:val="24"/>
            <w:szCs w:val="24"/>
            <w:rPrChange w:id="1064" w:author="Jeremy Long" w:date="2023-10-15T11:59:00Z">
              <w:rPr/>
            </w:rPrChange>
          </w:rPr>
          <w:t xml:space="preserve"> Santos Bay, Baja California, Mexico (Cruz-Trejo et al., 2015), and more recently in high to low intertidal pools in San Clemente and San Nicolas Islands (Pollard et al., in prep). This is of special concern in areas inhabited by recovering Black abalone populations such as San Nicolas Island. </w:t>
        </w:r>
      </w:ins>
    </w:p>
    <w:p w14:paraId="273A9867" w14:textId="57C33CB4" w:rsidR="009942BA" w:rsidRPr="009942BA" w:rsidRDefault="009942BA" w:rsidP="009942BA">
      <w:pPr>
        <w:spacing w:line="240" w:lineRule="auto"/>
        <w:ind w:firstLine="720"/>
        <w:rPr>
          <w:ins w:id="1065" w:author="Jeremy Long" w:date="2023-10-14T09:05:00Z"/>
          <w:rFonts w:ascii="Times New Roman" w:hAnsi="Times New Roman" w:cs="Times New Roman"/>
          <w:sz w:val="24"/>
          <w:szCs w:val="24"/>
          <w:rPrChange w:id="1066" w:author="Jeremy Long" w:date="2023-10-14T09:25:00Z">
            <w:rPr>
              <w:ins w:id="1067" w:author="Jeremy Long" w:date="2023-10-14T09:05:00Z"/>
              <w:rFonts w:ascii="Times New Roman" w:hAnsi="Times New Roman" w:cs="Times New Roman"/>
            </w:rPr>
          </w:rPrChange>
        </w:rPr>
        <w:pPrChange w:id="1068" w:author="Jeremy Long" w:date="2023-10-15T12:02:00Z">
          <w:pPr>
            <w:pStyle w:val="ListParagraph"/>
            <w:numPr>
              <w:ilvl w:val="1"/>
              <w:numId w:val="10"/>
            </w:numPr>
            <w:spacing w:line="240" w:lineRule="auto"/>
            <w:ind w:left="1440" w:hanging="360"/>
          </w:pPr>
        </w:pPrChange>
      </w:pPr>
      <w:ins w:id="1069" w:author="Jeremy Long" w:date="2023-10-14T09:03:00Z">
        <w:r w:rsidRPr="009942BA">
          <w:rPr>
            <w:rFonts w:ascii="Times New Roman" w:hAnsi="Times New Roman" w:cs="Times New Roman"/>
            <w:sz w:val="24"/>
            <w:szCs w:val="24"/>
            <w:rPrChange w:id="1070" w:author="Jeremy Long" w:date="2023-10-15T12:01:00Z">
              <w:rPr>
                <w:rFonts w:ascii="Times New Roman" w:hAnsi="Times New Roman" w:cs="Times New Roman"/>
              </w:rPr>
            </w:rPrChange>
          </w:rPr>
          <w:t xml:space="preserve">Consumer-specific impacts may prevent the identification of a single, unifying theory about how plant invasions influence detritivores </w:t>
        </w:r>
      </w:ins>
      <w:ins w:id="1071" w:author="Jeremy Long" w:date="2023-10-15T12:01:00Z">
        <w:r>
          <w:rPr>
            <w:rFonts w:ascii="Times New Roman" w:hAnsi="Times New Roman" w:cs="Times New Roman"/>
            <w:sz w:val="24"/>
            <w:szCs w:val="24"/>
          </w:rPr>
          <w:t>and may</w:t>
        </w:r>
      </w:ins>
      <w:ins w:id="1072" w:author="Jeremy Long" w:date="2023-10-14T09:03:00Z">
        <w:r w:rsidRPr="009942BA">
          <w:rPr>
            <w:rFonts w:ascii="Times New Roman" w:hAnsi="Times New Roman" w:cs="Times New Roman"/>
            <w:sz w:val="24"/>
            <w:szCs w:val="24"/>
            <w:rPrChange w:id="1073" w:author="Jeremy Long" w:date="2023-10-15T12:01:00Z">
              <w:rPr>
                <w:rFonts w:ascii="Times New Roman" w:hAnsi="Times New Roman" w:cs="Times New Roman"/>
              </w:rPr>
            </w:rPrChange>
          </w:rPr>
          <w:t xml:space="preserve"> suggest limited usefulness of HFA and prey naivete. Such specificity could lead to contrasting results within and between studies. For example, two meta-analyses were unable to agree about the impact of invasive plants on detritivores, with one study finding positive and one study finding negative effects</w:t>
        </w:r>
      </w:ins>
    </w:p>
    <w:p w14:paraId="3D3B83B0" w14:textId="1054F762" w:rsidR="009942BA" w:rsidRDefault="009942BA" w:rsidP="009942BA">
      <w:pPr>
        <w:spacing w:line="240" w:lineRule="auto"/>
        <w:jc w:val="both"/>
        <w:rPr>
          <w:ins w:id="1074" w:author="Jeremy Long" w:date="2023-10-15T12:00:00Z"/>
          <w:rFonts w:ascii="Times New Roman" w:eastAsia="Times New Roman" w:hAnsi="Times New Roman" w:cs="Times New Roman"/>
          <w:sz w:val="24"/>
          <w:szCs w:val="24"/>
        </w:rPr>
      </w:pPr>
    </w:p>
    <w:p w14:paraId="26A314B7" w14:textId="374078C1" w:rsidR="009942BA" w:rsidRPr="009942BA" w:rsidRDefault="009942BA" w:rsidP="009942BA">
      <w:pPr>
        <w:spacing w:line="240" w:lineRule="auto"/>
        <w:jc w:val="both"/>
        <w:rPr>
          <w:rFonts w:ascii="Times New Roman" w:eastAsia="Times New Roman" w:hAnsi="Times New Roman" w:cs="Times New Roman"/>
          <w:sz w:val="24"/>
          <w:szCs w:val="24"/>
        </w:rPr>
        <w:pPrChange w:id="1075" w:author="Jeremy Long" w:date="2023-10-14T09:04:00Z">
          <w:pPr>
            <w:spacing w:line="480" w:lineRule="auto"/>
            <w:jc w:val="both"/>
          </w:pPr>
        </w:pPrChange>
      </w:pPr>
      <w:ins w:id="1076" w:author="Jeremy Long" w:date="2023-10-15T12:00:00Z">
        <w:r w:rsidRPr="009942BA">
          <w:rPr>
            <w:rFonts w:ascii="Times New Roman" w:eastAsia="Times New Roman" w:hAnsi="Times New Roman" w:cs="Times New Roman"/>
            <w:sz w:val="24"/>
            <w:szCs w:val="24"/>
            <w:highlight w:val="yellow"/>
            <w:rPrChange w:id="1077" w:author="Jeremy Long" w:date="2023-10-15T12:00:00Z">
              <w:rPr>
                <w:rFonts w:ascii="Times New Roman" w:eastAsia="Times New Roman" w:hAnsi="Times New Roman" w:cs="Times New Roman"/>
                <w:sz w:val="24"/>
                <w:szCs w:val="24"/>
              </w:rPr>
            </w:rPrChange>
          </w:rPr>
          <w:t>I’m inclined to delete the following paragraphs…</w:t>
        </w:r>
      </w:ins>
    </w:p>
    <w:p w14:paraId="1C0FD235" w14:textId="703AF71A" w:rsidR="00321FBD" w:rsidRPr="009942BA" w:rsidDel="009942BA" w:rsidRDefault="00C934C4" w:rsidP="009942BA">
      <w:pPr>
        <w:spacing w:line="240" w:lineRule="auto"/>
        <w:ind w:firstLine="720"/>
        <w:jc w:val="both"/>
        <w:rPr>
          <w:del w:id="1078" w:author="Jeremy Long" w:date="2023-10-03T13:25:00Z"/>
          <w:rFonts w:ascii="Times New Roman" w:eastAsia="Times New Roman" w:hAnsi="Times New Roman" w:cs="Times New Roman"/>
          <w:color w:val="000000"/>
          <w:sz w:val="24"/>
          <w:szCs w:val="24"/>
        </w:rPr>
        <w:pPrChange w:id="1079" w:author="Jeremy Long" w:date="2023-10-14T09:04:00Z">
          <w:pPr>
            <w:spacing w:line="480" w:lineRule="auto"/>
            <w:ind w:firstLine="720"/>
            <w:jc w:val="both"/>
          </w:pPr>
        </w:pPrChange>
      </w:pPr>
      <w:commentRangeStart w:id="1080"/>
      <w:commentRangeStart w:id="1081"/>
      <w:del w:id="1082" w:author="Jeremy Long" w:date="2023-10-03T13:25:00Z">
        <w:r w:rsidRPr="009942BA" w:rsidDel="009942BA">
          <w:rPr>
            <w:rFonts w:ascii="Times New Roman" w:eastAsia="Times New Roman" w:hAnsi="Times New Roman" w:cs="Times New Roman"/>
            <w:color w:val="000000"/>
            <w:sz w:val="24"/>
            <w:szCs w:val="24"/>
          </w:rPr>
          <w:delText>Invasive species have become increasingly abundant around the world and their effects on native communities are generally unclear as some decimate ecosystems while others assume similar roles to native counterparts</w:delText>
        </w:r>
        <w:r w:rsidR="000543B2" w:rsidRPr="009942BA" w:rsidDel="009942BA">
          <w:rPr>
            <w:rFonts w:ascii="Times New Roman" w:eastAsia="Times New Roman" w:hAnsi="Times New Roman" w:cs="Times New Roman"/>
            <w:color w:val="000000"/>
            <w:sz w:val="24"/>
            <w:szCs w:val="24"/>
          </w:rPr>
          <w:delText xml:space="preserve"> </w:delText>
        </w:r>
        <w:r w:rsidR="000543B2" w:rsidRPr="009942BA" w:rsidDel="009942BA">
          <w:rPr>
            <w:rFonts w:ascii="Times New Roman" w:eastAsia="Times New Roman" w:hAnsi="Times New Roman" w:cs="Times New Roman"/>
            <w:color w:val="000000"/>
            <w:sz w:val="24"/>
            <w:szCs w:val="24"/>
          </w:rPr>
          <w:fldChar w:fldCharType="begin"/>
        </w:r>
        <w:r w:rsidR="000543B2" w:rsidRPr="009942BA" w:rsidDel="009942BA">
          <w:rPr>
            <w:rFonts w:ascii="Times New Roman" w:eastAsia="Times New Roman" w:hAnsi="Times New Roman" w:cs="Times New Roman"/>
            <w:color w:val="000000"/>
            <w:sz w:val="24"/>
            <w:szCs w:val="24"/>
          </w:rPr>
          <w:delInstrText xml:space="preserve"> ADDIN ZOTERO_ITEM CSL_CITATION {"citationID":"qnma2ytc","properties":{"formattedCitation":"(Williams and Smith 2007, Kaplanis et al. 2016, Chapman 2016)","plainCitation":"(Williams and Smith 2007, Kaplanis et al. 2016, Chapman 2016)","noteIndex":0},"citationItems":[{"id":282,"uris":["http://zotero.org/users/6486635/items/YIKHXC6Y"],"itemData":{"id":282,"type":"article-journal","abstract":"We reviewed over 407 global seaweed introduction events and have increased the total number of introduced seaweed species to 277. Using binomial tests we show that several algal families contain more successful invaders than would be expected by chance, highlighting groups that should be targeted for management. Hull-fouling and aquaculture are the most significant sources of seaweed invaders and should be carefully regulated. The ecological effects of introduced seaweeds have been studied in only 6% of the species, but these studies show mostly negative effects or changes to the native biota. Herbivores generally prefer native to introduced seaweeds, and are unlikely to control spread, as they can do in other habitats. Undisturbed marine communities can be at least initially resistant to most introduced seaweeds aside from the siphonous green species; however, disturbances and eutrophication can facilitate invasion. Major research gaps include community-level ecological studies and economic assessments.","container-title":"Annual Review of Ecology, Evolution, and Systematics","DOI":"10.1146/annurev.ecolsys.38.091206.095543","ISSN":"1543-592X","issue":"1","journalAbbreviation":"Annu. Rev. Ecol. Evol. Syst.","note":"publisher: Annual Reviews","page":"327-359","title":"A Global Review of the Distribution, Taxonomy, and Impacts of Introduced Seaweeds","volume":"38","author":[{"family":"Williams","given":"Susan L."},{"family":"Smith","given":"Jennifer E."}],"issued":{"date-parts":[["2007",12,1]]}}},{"id":343,"uris":["http://zotero.org/users/6486635/items/9ML4JUFH"],"itemData":{"id":343,"type":"article-journal","abstract":"Here we report the occurrence of the two non-native brown macroalgal species Sargassum horneri (Turner) C. Agardh and Undaria pinnatifida (Harvey) Suringar in San Diego County and describe expansions in their ranges and new invasions on the California and Baja California coasts. Both species have exhibited characteristics of successful invaders: establishing in new areas, spreading locally, and persisting through multiple generations in areas that have been invaded. These species now occur primarily in harbors, but have also invaded open coast sites, suggesting that they can invade areas with relatively high wave action and with well-established native benthic communities. The rapid and uncontrolled spread of these species to date has serious implications for their expansion along the west coast of North America. The ecological and economic consequences of these invasions require further research.","container-title":"Aquatic Invasions","DOI":"10.3391/ai.2016.11.2.01","ISSN":"18185487","issue":"2","journalAbbreviation":"AI","language":"en","page":"111-124","source":"DOI.org (Crossref)","title":"Distribution patterns of the non-native seaweeds Sargassum horneri (Turner) C. Agardh and Undaria pinnatifida (Harvey) Suringar on the San Diego and Pacific coast of North America","volume":"11","author":[{"family":"Kaplanis","given":"Nikolas John"},{"family":"Harris","given":"Jill"},{"family":"Smith","given":"Jennifer"}],"issued":{"date-parts":[["2016"]]}}},{"id":216,"uris":["http://zotero.org/users/6486635/items/AJB7EPKJ"],"itemData":{"id":216,"type":"article-journal","container-title":"Marine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delInstrText>
        </w:r>
        <w:r w:rsidR="000543B2" w:rsidRPr="009942BA" w:rsidDel="009942BA">
          <w:rPr>
            <w:rFonts w:ascii="Times New Roman" w:eastAsia="Times New Roman" w:hAnsi="Times New Roman" w:cs="Times New Roman"/>
            <w:color w:val="000000"/>
            <w:sz w:val="24"/>
            <w:szCs w:val="24"/>
          </w:rPr>
          <w:fldChar w:fldCharType="separate"/>
        </w:r>
        <w:r w:rsidR="000543B2" w:rsidRPr="009942BA" w:rsidDel="009942BA">
          <w:rPr>
            <w:rFonts w:ascii="Times New Roman" w:eastAsia="Times New Roman" w:hAnsi="Times New Roman" w:cs="Times New Roman"/>
            <w:noProof/>
            <w:color w:val="000000"/>
            <w:sz w:val="24"/>
            <w:szCs w:val="24"/>
          </w:rPr>
          <w:delText>(Williams and Smith 2007, Kaplanis et al. 2016, Chapman 2016)</w:delText>
        </w:r>
        <w:r w:rsidR="000543B2" w:rsidRPr="009942BA" w:rsidDel="009942BA">
          <w:rPr>
            <w:rFonts w:ascii="Times New Roman" w:eastAsia="Times New Roman" w:hAnsi="Times New Roman" w:cs="Times New Roman"/>
            <w:color w:val="000000"/>
            <w:sz w:val="24"/>
            <w:szCs w:val="24"/>
          </w:rPr>
          <w:fldChar w:fldCharType="end"/>
        </w:r>
        <w:r w:rsidR="000543B2" w:rsidRPr="009942BA" w:rsidDel="009942BA">
          <w:rPr>
            <w:rFonts w:ascii="Times New Roman" w:eastAsia="Times New Roman" w:hAnsi="Times New Roman" w:cs="Times New Roman"/>
            <w:color w:val="000000"/>
            <w:sz w:val="24"/>
            <w:szCs w:val="24"/>
          </w:rPr>
          <w:delText>. Species</w:delText>
        </w:r>
        <w:r w:rsidRPr="009942BA" w:rsidDel="009942BA">
          <w:rPr>
            <w:rFonts w:ascii="Times New Roman" w:eastAsia="Times New Roman" w:hAnsi="Times New Roman" w:cs="Times New Roman"/>
            <w:color w:val="000000"/>
            <w:sz w:val="24"/>
            <w:szCs w:val="24"/>
          </w:rPr>
          <w:delText xml:space="preserve"> introductions have resulted in positive and negative impacts on invaded communities, but few studies have investigated how they impact subsidies between ecosystems and the communities that depend on such subsidies</w:delText>
        </w:r>
        <w:r w:rsidR="000543B2" w:rsidRPr="009942BA" w:rsidDel="009942BA">
          <w:rPr>
            <w:rFonts w:ascii="Times New Roman" w:eastAsia="Times New Roman" w:hAnsi="Times New Roman" w:cs="Times New Roman"/>
            <w:color w:val="000000"/>
            <w:sz w:val="24"/>
            <w:szCs w:val="24"/>
          </w:rPr>
          <w:delText xml:space="preserve"> </w:delText>
        </w:r>
        <w:r w:rsidR="000543B2" w:rsidRPr="009942BA" w:rsidDel="009942BA">
          <w:rPr>
            <w:rFonts w:ascii="Times New Roman" w:eastAsia="Times New Roman" w:hAnsi="Times New Roman" w:cs="Times New Roman"/>
            <w:color w:val="000000"/>
            <w:sz w:val="24"/>
            <w:szCs w:val="24"/>
          </w:rPr>
          <w:fldChar w:fldCharType="begin"/>
        </w:r>
        <w:r w:rsidR="000543B2" w:rsidRPr="009942BA" w:rsidDel="009942BA">
          <w:rPr>
            <w:rFonts w:ascii="Times New Roman" w:eastAsia="Times New Roman" w:hAnsi="Times New Roman" w:cs="Times New Roman"/>
            <w:color w:val="000000"/>
            <w:sz w:val="24"/>
            <w:szCs w:val="24"/>
          </w:rPr>
          <w:delInstrText xml:space="preserve"> ADDIN ZOTERO_ITEM CSL_CITATION {"citationID":"0B2qkCAX","properties":{"formattedCitation":"(MacMillan et al. 2016, Su\\uc0\\u225{}rez-Jim\\uc0\\u233{}nez et al. 2017)","plainCitation":"(MacMillan et al. 2016, Suárez-Jiménez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delInstrText>
        </w:r>
        <w:r w:rsidR="000543B2" w:rsidRPr="009942BA" w:rsidDel="009942BA">
          <w:rPr>
            <w:rFonts w:ascii="Times New Roman" w:eastAsia="Times New Roman" w:hAnsi="Times New Roman" w:cs="Times New Roman"/>
            <w:color w:val="000000"/>
            <w:sz w:val="24"/>
            <w:szCs w:val="24"/>
          </w:rPr>
          <w:fldChar w:fldCharType="separate"/>
        </w:r>
        <w:r w:rsidR="000543B2" w:rsidRPr="009942BA" w:rsidDel="009942BA">
          <w:rPr>
            <w:rFonts w:ascii="Times New Roman" w:hAnsi="Times New Roman" w:cs="Times New Roman"/>
            <w:color w:val="000000"/>
            <w:sz w:val="24"/>
            <w:szCs w:val="24"/>
          </w:rPr>
          <w:delText>(MacMillan et al. 2016, Suárez-Jiménez et al. 2017)</w:delText>
        </w:r>
        <w:r w:rsidR="000543B2" w:rsidRPr="009942BA" w:rsidDel="009942BA">
          <w:rPr>
            <w:rFonts w:ascii="Times New Roman" w:eastAsia="Times New Roman" w:hAnsi="Times New Roman" w:cs="Times New Roman"/>
            <w:color w:val="000000"/>
            <w:sz w:val="24"/>
            <w:szCs w:val="24"/>
          </w:rPr>
          <w:fldChar w:fldCharType="end"/>
        </w:r>
        <w:r w:rsidR="000543B2" w:rsidRPr="009942BA" w:rsidDel="009942BA">
          <w:rPr>
            <w:rFonts w:ascii="Times New Roman" w:eastAsia="Times New Roman" w:hAnsi="Times New Roman" w:cs="Times New Roman"/>
            <w:color w:val="000000"/>
            <w:sz w:val="24"/>
            <w:szCs w:val="24"/>
          </w:rPr>
          <w:delText xml:space="preserve">. </w:delText>
        </w:r>
        <w:r w:rsidRPr="009942BA" w:rsidDel="009942BA">
          <w:rPr>
            <w:rFonts w:ascii="Times New Roman" w:eastAsia="Times New Roman" w:hAnsi="Times New Roman" w:cs="Times New Roman"/>
            <w:color w:val="000000"/>
            <w:sz w:val="24"/>
            <w:szCs w:val="24"/>
          </w:rPr>
          <w:delText xml:space="preserve">Here, we showed through feeding assays that </w:delText>
        </w:r>
        <w:r w:rsidR="00B1140D" w:rsidRPr="009942BA" w:rsidDel="009942BA">
          <w:rPr>
            <w:rFonts w:ascii="Times New Roman" w:eastAsia="Times New Roman" w:hAnsi="Times New Roman" w:cs="Times New Roman"/>
            <w:color w:val="000000"/>
            <w:sz w:val="24"/>
            <w:szCs w:val="24"/>
          </w:rPr>
          <w:delText xml:space="preserve">invasive </w:delText>
        </w:r>
        <w:r w:rsidRPr="009942BA" w:rsidDel="009942BA">
          <w:rPr>
            <w:rFonts w:ascii="Times New Roman" w:eastAsia="Times New Roman" w:hAnsi="Times New Roman" w:cs="Times New Roman"/>
            <w:color w:val="000000"/>
            <w:sz w:val="24"/>
            <w:szCs w:val="24"/>
          </w:rPr>
          <w:delText>devilweed</w:delText>
        </w:r>
        <w:r w:rsidR="000543B2" w:rsidRPr="009942BA" w:rsidDel="009942BA">
          <w:rPr>
            <w:rFonts w:ascii="Times New Roman" w:eastAsia="Times New Roman" w:hAnsi="Times New Roman" w:cs="Times New Roman"/>
            <w:color w:val="000000"/>
            <w:sz w:val="24"/>
            <w:szCs w:val="24"/>
          </w:rPr>
          <w:delText xml:space="preserve"> </w:delText>
        </w:r>
        <w:r w:rsidR="00B1140D" w:rsidRPr="009942BA" w:rsidDel="009942BA">
          <w:rPr>
            <w:rFonts w:ascii="Times New Roman" w:eastAsia="Times New Roman" w:hAnsi="Times New Roman" w:cs="Times New Roman"/>
            <w:color w:val="000000"/>
            <w:sz w:val="24"/>
            <w:szCs w:val="24"/>
          </w:rPr>
          <w:delText>in the wrack will likely have species-specific impacts</w:delText>
        </w:r>
        <w:r w:rsidR="000543B2" w:rsidRPr="009942BA" w:rsidDel="009942BA">
          <w:rPr>
            <w:rFonts w:ascii="Times New Roman" w:eastAsia="Times New Roman" w:hAnsi="Times New Roman" w:cs="Times New Roman"/>
            <w:color w:val="000000"/>
            <w:sz w:val="24"/>
            <w:szCs w:val="24"/>
          </w:rPr>
          <w:delText xml:space="preserve"> on performance and preference </w:delText>
        </w:r>
        <w:r w:rsidR="00B1140D" w:rsidRPr="009942BA" w:rsidDel="009942BA">
          <w:rPr>
            <w:rFonts w:ascii="Times New Roman" w:eastAsia="Times New Roman" w:hAnsi="Times New Roman" w:cs="Times New Roman"/>
            <w:color w:val="000000"/>
            <w:sz w:val="24"/>
            <w:szCs w:val="24"/>
          </w:rPr>
          <w:delText xml:space="preserve">of consumers, and indirect effects on native benthic seaweeds. </w:delText>
        </w:r>
        <w:r w:rsidR="000543B2" w:rsidRPr="009942BA" w:rsidDel="009942BA">
          <w:rPr>
            <w:rFonts w:ascii="Times New Roman" w:eastAsia="Times New Roman" w:hAnsi="Times New Roman" w:cs="Times New Roman"/>
            <w:color w:val="000000"/>
            <w:sz w:val="24"/>
            <w:szCs w:val="24"/>
          </w:rPr>
          <w:delText xml:space="preserve"> </w:delText>
        </w:r>
      </w:del>
    </w:p>
    <w:p w14:paraId="160C696A" w14:textId="15A58858" w:rsidR="00672380" w:rsidRPr="009942BA" w:rsidDel="009942BA" w:rsidRDefault="00672380" w:rsidP="009942BA">
      <w:pPr>
        <w:spacing w:line="240" w:lineRule="auto"/>
        <w:ind w:firstLine="720"/>
        <w:jc w:val="both"/>
        <w:rPr>
          <w:moveFrom w:id="1083" w:author="Jeremy Long" w:date="2023-10-15T11:38:00Z"/>
          <w:rFonts w:ascii="Times New Roman" w:eastAsia="Times New Roman" w:hAnsi="Times New Roman" w:cs="Times New Roman"/>
          <w:color w:val="000000"/>
          <w:sz w:val="24"/>
          <w:szCs w:val="24"/>
        </w:rPr>
        <w:pPrChange w:id="1084" w:author="Jeremy Long" w:date="2023-10-14T09:04:00Z">
          <w:pPr>
            <w:spacing w:line="480" w:lineRule="auto"/>
            <w:ind w:firstLine="720"/>
            <w:jc w:val="both"/>
          </w:pPr>
        </w:pPrChange>
      </w:pPr>
      <w:moveFromRangeStart w:id="1085" w:author="Jeremy Long" w:date="2023-10-15T11:38:00Z" w:name="move148166834"/>
      <w:moveFrom w:id="1086" w:author="Jeremy Long" w:date="2023-10-15T11:38:00Z">
        <w:r w:rsidRPr="009942BA" w:rsidDel="009942BA">
          <w:rPr>
            <w:rFonts w:ascii="Times New Roman" w:eastAsia="Times New Roman" w:hAnsi="Times New Roman" w:cs="Times New Roman"/>
            <w:color w:val="000000"/>
            <w:sz w:val="24"/>
            <w:szCs w:val="24"/>
          </w:rPr>
          <w:t>Unlike previous studies, we did not see strong benefits of a mixed diet.</w:t>
        </w:r>
        <w:r w:rsidR="008F7684" w:rsidRPr="009942BA" w:rsidDel="009942BA">
          <w:rPr>
            <w:rFonts w:ascii="Times New Roman" w:eastAsia="Times New Roman" w:hAnsi="Times New Roman" w:cs="Times New Roman"/>
            <w:color w:val="000000"/>
            <w:sz w:val="24"/>
            <w:szCs w:val="24"/>
          </w:rPr>
          <w:t xml:space="preserve"> </w:t>
        </w:r>
        <w:r w:rsidR="00321FBD" w:rsidRPr="009942BA" w:rsidDel="009942BA">
          <w:rPr>
            <w:rFonts w:ascii="Times New Roman" w:eastAsia="Times New Roman" w:hAnsi="Times New Roman" w:cs="Times New Roman"/>
            <w:color w:val="000000"/>
            <w:sz w:val="24"/>
            <w:szCs w:val="24"/>
          </w:rPr>
          <w:t>Studies suggest that mixed diets generally result in higher performance than a monospecific diet (e.g.</w:t>
        </w:r>
        <w:r w:rsidR="00DC3DA3" w:rsidRPr="009942BA" w:rsidDel="009942BA">
          <w:rPr>
            <w:rFonts w:ascii="Times New Roman" w:eastAsia="Times New Roman" w:hAnsi="Times New Roman" w:cs="Times New Roman"/>
            <w:color w:val="000000"/>
            <w:sz w:val="24"/>
            <w:szCs w:val="24"/>
          </w:rPr>
          <w:t xml:space="preserve">, </w:t>
        </w:r>
        <w:r w:rsidR="00321FBD" w:rsidRPr="009942BA" w:rsidDel="009942BA">
          <w:rPr>
            <w:rFonts w:ascii="Times New Roman" w:eastAsia="Times New Roman" w:hAnsi="Times New Roman" w:cs="Times New Roman"/>
            <w:color w:val="000000"/>
            <w:sz w:val="24"/>
            <w:szCs w:val="24"/>
          </w:rPr>
          <w:t xml:space="preserve">growth or reproductive output; </w:t>
        </w:r>
        <w:r w:rsidR="00321FBD" w:rsidRPr="009942BA" w:rsidDel="009942BA">
          <w:rPr>
            <w:rFonts w:ascii="Times New Roman" w:eastAsia="Times New Roman" w:hAnsi="Times New Roman" w:cs="Times New Roman"/>
            <w:color w:val="000000"/>
            <w:sz w:val="24"/>
            <w:szCs w:val="24"/>
          </w:rPr>
          <w:fldChar w:fldCharType="begin"/>
        </w:r>
        <w:r w:rsidR="00321FBD" w:rsidRPr="009942BA" w:rsidDel="009942BA">
          <w:rPr>
            <w:rFonts w:ascii="Times New Roman" w:eastAsia="Times New Roman" w:hAnsi="Times New Roman" w:cs="Times New Roman"/>
            <w:color w:val="000000"/>
            <w:sz w:val="24"/>
            <w:szCs w:val="24"/>
          </w:rPr>
          <w:instrText xml:space="preserve"> ADDIN ZOTERO_ITEM CSL_CITATION {"citationID":"gZHc1Gh6","properties":{"formattedCitation":"(Worm et al. 2006, Aquilino et al. 2012)","plainCitation":"(Worm et al. 2006, Aquilino et al. 2012)","noteIndex":0},"citationItems":[{"id":153,"uris":["http://zotero.org/users/6486635/items/CGEDPK6Q"],"itemData":{"id":153,"type":"article-journal","abstract":"Human-dominated marine ecosystems are experiencing accelerating loss of populations and species, with largely unknown consequences. We analyzed local experiments, long-term regional time series, and global fisheries data to test how biodiversity loss affects marine ecosystem services across temporal and spatial scales. Overall, rates of resource collapse increased and recovery potential, stability, and water quality decreased exponentially with declining diversity. Restoration of biodiversity, in contrast, increased productivity fourfold and decreased variability by 21%, on average. We conclude that marine biodiversity loss is increasingly impairing the ocean's capacity to provide food, maintain water quality, and recover from perturbations. Yet available data suggest that at this point, these trends are still reversible.","container-title":"Science","DOI":"10.1126/science.1132294","ISSN":"0036-8075, 1095-9203","issue":"5800","journalAbbreviation":"Science","language":"en","page":"787-790","source":"DOI.org (Crossref)","title":"Impacts of Biodiversity Loss on Ocean Ecosystem Services","volume":"314","author":[{"family":"Worm","given":"Boris"},{"family":"Barbier","given":"Edward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J."},{"family":"Watson","given":"Reg"}],"issued":{"date-parts":[["2006",11,3]]}}},{"id":388,"uris":["http://zotero.org/users/6486635/items/IQ5LQUJ7"],"itemData":{"id":388,"type":"article-journal","abstract":"Seaweeds provide food and shelter for countless species of invertebrates. Many studies show how particular species of seaweed facilitate particular invertebrates, but few examine the simultaneous effects of multiple seaweeds, despite the fact that algal composition and diversity are known to vary considerably. We conducted laboratory experiments to determine how algal species richness affected the consumption and growth of 2 common rocky shore herbivores: the turban snail Chlorostoma funebralis and the lined shore crab Pachygrapsus crassipes. For both herbivores, highest growth was achieved on a diet of mixed algal species, though this was greater than growth on the best single species only for C. funebralis. However, the herbivores differed in their growth on particular single species diets and consumed prey species at different rates. This suggests that, despite the similar boost in growth achieved by a diverse diet, the exact mechanism was not the same for the 2 species. The benefits were not due simply to inclusion of the best single food species in the mixed diet because consumption of these highest quality foods was lower in mixed than in single species treatments and contributed only 50% of dietary intake in mixed diet treatments. It seems likely that complementary nutritional quality, chemistry, or morphology among prey species contributed to the positive effects of diet species richness on herbivore performance. Similar findings for taxonomically and ecologically distinct herbivores suggest that such effects of diet species richness on consumer performance may be widespread among marine generalist herbivores.","container-title":"Marine Ecology Progress Series","DOI":"10.3354/meps09893","ISSN":"0171-8630, 1616-1599","journalAbbreviation":"Mar. Ecol. Prog. Ser.","language":"en","page":"179-189","source":"DOI.org (Crossref)","title":"Mixed species diets enhance the growth of two rocky intertidal herbivores","volume":"468","author":[{"family":"Aquilino","given":"Km"},{"family":"Coulbourne","given":"Me"},{"family":"Stachowicz","given":"Jj"}],"issued":{"date-parts":[["2012",11,14]]}}}],"schema":"https://github.com/citation-style-language/schema/raw/master/csl-citation.json"} </w:instrText>
        </w:r>
        <w:r w:rsidR="00321FBD" w:rsidRPr="009942BA" w:rsidDel="009942BA">
          <w:rPr>
            <w:rFonts w:ascii="Times New Roman" w:eastAsia="Times New Roman" w:hAnsi="Times New Roman" w:cs="Times New Roman"/>
            <w:color w:val="000000"/>
            <w:sz w:val="24"/>
            <w:szCs w:val="24"/>
          </w:rPr>
          <w:fldChar w:fldCharType="separate"/>
        </w:r>
        <w:r w:rsidR="00FC1D8E" w:rsidRPr="009942BA" w:rsidDel="009942BA">
          <w:rPr>
            <w:rFonts w:ascii="Times New Roman" w:eastAsia="Times New Roman" w:hAnsi="Times New Roman" w:cs="Times New Roman"/>
            <w:noProof/>
            <w:color w:val="000000"/>
            <w:sz w:val="24"/>
            <w:szCs w:val="24"/>
          </w:rPr>
          <w:t>(Worm et al. 2006, Aquilino et al. 2012)</w:t>
        </w:r>
        <w:r w:rsidR="00321FBD" w:rsidRPr="009942BA" w:rsidDel="009942BA">
          <w:rPr>
            <w:rFonts w:ascii="Times New Roman" w:eastAsia="Times New Roman" w:hAnsi="Times New Roman" w:cs="Times New Roman"/>
            <w:color w:val="000000"/>
            <w:sz w:val="24"/>
            <w:szCs w:val="24"/>
          </w:rPr>
          <w:fldChar w:fldCharType="end"/>
        </w:r>
        <w:r w:rsidR="00321FBD" w:rsidRPr="009942BA" w:rsidDel="009942BA">
          <w:rPr>
            <w:rFonts w:ascii="Times New Roman" w:eastAsia="Times New Roman" w:hAnsi="Times New Roman" w:cs="Times New Roman"/>
            <w:color w:val="000000"/>
            <w:sz w:val="24"/>
            <w:szCs w:val="24"/>
          </w:rPr>
          <w:t xml:space="preserve">. Benefits of a mixed diet are often attributed to 1) higher overall quality of diet due to nutrient balance and complementarity or 2) dilution of toxins and secondary compounds of any one species in the diet </w:t>
        </w:r>
        <w:r w:rsidR="00DC3DA3" w:rsidRPr="009942BA" w:rsidDel="009942BA">
          <w:rPr>
            <w:rFonts w:ascii="Times New Roman" w:eastAsia="Times New Roman" w:hAnsi="Times New Roman" w:cs="Times New Roman"/>
            <w:color w:val="000000"/>
            <w:sz w:val="24"/>
            <w:szCs w:val="24"/>
          </w:rPr>
          <w:fldChar w:fldCharType="begin"/>
        </w:r>
        <w:r w:rsidR="00FC1D8E" w:rsidRPr="009942BA" w:rsidDel="009942BA">
          <w:rPr>
            <w:rFonts w:ascii="Times New Roman" w:eastAsia="Times New Roman" w:hAnsi="Times New Roman" w:cs="Times New Roman"/>
            <w:color w:val="000000"/>
            <w:sz w:val="24"/>
            <w:szCs w:val="24"/>
          </w:rPr>
          <w:instrText xml:space="preserve"> ADDIN ZOTERO_ITEM CSL_CITATION {"citationID":"eLxgB4Ep","properties":{"formattedCitation":"(Bernays et al. 1994, H\\uc0\\u228{}gele and Rowell-Rahier 1999, 1999)","plainCitation":"(Bernays et al. 1994, Hägele and Rowell-Rahier 1999, 1999)","dontUpdate":true,"noteIndex":0},"citationItems":[{"id":173,"uris":["http://zotero.org/users/6486635/items/GCIAYY6V"],"itemData":{"id":173,"type":"article-journal","abstract":"It has been demonstrated in several taxa that generalists grow better when they ingest a mixed diet than when they are restricted to just one or two items, but there are few cases that provide definitive evidence for how this benefit is achieved. Two hypotheses are addressed concerning the possible benefits of feeding on a variety of foods: (l) mixing foods increases the quality of the overall diet by improving the nutrient balance and (2) mixing improves the diet due to dilution of any one plant secondary compound. The generalist grasshopper Schistocerca americana was used in a series of experiments to distinguish between the two hypotheses.","container-title":"Ecology","DOI":"10.2307/1941604","ISSN":"00129658","issue":"7","language":"en","page":"1997-2006","source":"DOI.org (Crossref)","title":"Dietary Mixing in a Generalist Herbivore: Tests of Two Hypotheses","title-short":"Dietary Mixing in a Generalist Herbivore","volume":"75","author":[{"family":"Bernays","given":"E. A."},{"family":"Bright","given":"K. L."},{"family":"Gonzalez","given":"N."},{"family":"Angel","given":"J."}],"issued":{"date-parts":[["1994",10]]}}},{"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id":175,"uris":["http://zotero.org/users/6486635/items/X3B5PELZ"],"itemData":{"id":175,"type":"article-journal","container-title":"Oecologia","DOI":"10.1007/s004420050815","ISSN":"0029-8549, 1432-1939","issue":"4","journalAbbreviation":"Oecologia","language":"en","page":"521-533","source":"DOI.org (Crossref)","title":"Dietary mixing in three generalist herbivores: nutrient complementation or toxin dilution?","title-short":"Dietary mixing in three generalist herbivores","volume":"119","author":[{"family":"Hägele","given":"Bernd F."},{"family":"Rowell-Rahier","given":"Martine"}],"issued":{"date-parts":[["1999",6,16]]}}}],"schema":"https://github.com/citation-style-language/schema/raw/master/csl-citation.json"} </w:instrText>
        </w:r>
        <w:r w:rsidR="00DC3DA3" w:rsidRPr="009942BA" w:rsidDel="009942BA">
          <w:rPr>
            <w:rFonts w:ascii="Times New Roman" w:eastAsia="Times New Roman" w:hAnsi="Times New Roman" w:cs="Times New Roman"/>
            <w:color w:val="000000"/>
            <w:sz w:val="24"/>
            <w:szCs w:val="24"/>
          </w:rPr>
          <w:fldChar w:fldCharType="separate"/>
        </w:r>
        <w:r w:rsidR="00DC3DA3" w:rsidRPr="009942BA" w:rsidDel="009942BA">
          <w:rPr>
            <w:rFonts w:ascii="Times New Roman" w:hAnsi="Times New Roman" w:cs="Times New Roman"/>
            <w:color w:val="000000"/>
            <w:sz w:val="24"/>
            <w:szCs w:val="24"/>
          </w:rPr>
          <w:t>(Bernays et al. 1994, Hägele and Rowell-Rahier 1999)</w:t>
        </w:r>
        <w:r w:rsidR="00DC3DA3" w:rsidRPr="009942BA" w:rsidDel="009942BA">
          <w:rPr>
            <w:rFonts w:ascii="Times New Roman" w:eastAsia="Times New Roman" w:hAnsi="Times New Roman" w:cs="Times New Roman"/>
            <w:color w:val="000000"/>
            <w:sz w:val="24"/>
            <w:szCs w:val="24"/>
          </w:rPr>
          <w:fldChar w:fldCharType="end"/>
        </w:r>
        <w:r w:rsidR="00DC3DA3" w:rsidRPr="009942BA" w:rsidDel="009942BA">
          <w:rPr>
            <w:rFonts w:ascii="Times New Roman" w:hAnsi="Times New Roman" w:cs="Times New Roman"/>
            <w:sz w:val="24"/>
            <w:szCs w:val="24"/>
          </w:rPr>
          <w:t>.</w:t>
        </w:r>
        <w:r w:rsidR="0035644C" w:rsidRPr="009942BA" w:rsidDel="009942BA">
          <w:rPr>
            <w:rFonts w:ascii="Times New Roman" w:hAnsi="Times New Roman" w:cs="Times New Roman"/>
            <w:sz w:val="24"/>
            <w:szCs w:val="24"/>
          </w:rPr>
          <w:t xml:space="preserve"> </w:t>
        </w:r>
        <w:r w:rsidR="002E4B10" w:rsidRPr="009942BA" w:rsidDel="009942BA">
          <w:rPr>
            <w:rFonts w:ascii="Times New Roman" w:eastAsia="Times New Roman" w:hAnsi="Times New Roman" w:cs="Times New Roman"/>
            <w:color w:val="000000"/>
            <w:sz w:val="24"/>
            <w:szCs w:val="24"/>
          </w:rPr>
          <w:t xml:space="preserve">A meta-analysis of 493 experimental manipulations in 161 studies, revealed that mixed diets did not significantly enhance fitness components beyond the </w:t>
        </w:r>
        <w:r w:rsidR="002E4B10" w:rsidRPr="009942BA" w:rsidDel="009942BA">
          <w:rPr>
            <w:rFonts w:ascii="Times New Roman" w:eastAsia="Times New Roman" w:hAnsi="Times New Roman" w:cs="Times New Roman"/>
            <w:i/>
            <w:iCs/>
            <w:color w:val="000000"/>
            <w:sz w:val="24"/>
            <w:szCs w:val="24"/>
          </w:rPr>
          <w:t>best</w:t>
        </w:r>
        <w:r w:rsidR="002E4B10" w:rsidRPr="009942BA" w:rsidDel="009942BA">
          <w:rPr>
            <w:rFonts w:ascii="Times New Roman" w:eastAsia="Times New Roman" w:hAnsi="Times New Roman" w:cs="Times New Roman"/>
            <w:color w:val="000000"/>
            <w:sz w:val="24"/>
            <w:szCs w:val="24"/>
          </w:rPr>
          <w:t xml:space="preserve"> single-species diet and reduced fitness when one of the diet components was a toxic species </w:t>
        </w:r>
        <w:r w:rsidR="002E4B10" w:rsidRPr="009942BA" w:rsidDel="009942BA">
          <w:rPr>
            <w:rFonts w:ascii="Times New Roman" w:eastAsia="Times New Roman" w:hAnsi="Times New Roman" w:cs="Times New Roman"/>
            <w:color w:val="000000"/>
            <w:sz w:val="24"/>
            <w:szCs w:val="24"/>
          </w:rPr>
          <w:fldChar w:fldCharType="begin"/>
        </w:r>
        <w:r w:rsidR="002E4B10" w:rsidRPr="009942BA" w:rsidDel="009942BA">
          <w:rPr>
            <w:rFonts w:ascii="Times New Roman" w:eastAsia="Times New Roman" w:hAnsi="Times New Roman" w:cs="Times New Roman"/>
            <w:color w:val="000000"/>
            <w:sz w:val="24"/>
            <w:szCs w:val="24"/>
          </w:rPr>
          <w:instrText xml:space="preserve"> ADDIN ZOTERO_ITEM CSL_CITATION {"citationID":"1E3skxXN","properties":{"formattedCitation":"(Lefcheck et al. 2013)","plainCitation":"(Lefcheck et al. 2013)","noteIndex":0},"citationItems":[{"id":176,"uris":["http://zotero.org/users/6486635/items/MYTFWTWP"],"itemData":{"id":176,"type":"article-journal","abstract":"The degree of dietary generalism among consumers has important consequences for population, community, and ecosystem processes, yet the effects on consumer ﬁtness of mixing food types have not been examined comprehensively. We conducted a meta-analysis of 161 peer-reviewed studies reporting 493 experimental manipulations of prey diversity to test whether diet mixing enhances consumer ﬁtness based on the intrinsic nutritional quality of foods and consumer physiology. Averaged across studies, mixed diets conferred signiﬁcantly higher ﬁtness than the average of single-species diets, but not the best single prey species. More than half of individual experiments, however, showed maximal growth and reproduction on mixed diets, consistent with the predicted beneﬁts of a balanced diet. Mixed diets including chemically defended prey were no better than the average prey type, opposing the prediction that a diverse diet dilutes toxins. Finally, mixed-model analysis showed that the effect of diet mixing was stronger for herbivores than for higher trophic levels. The generally weak evidence for the nutritional beneﬁts of diet mixing in these primarily laboratory experiments suggests that diet generalism is not strongly favored by the inherent physiological beneﬁts of mixing food types, but is more likely driven by ecological and environmental inﬂuences on consumer foraging.","container-title":"Ecology","DOI":"10.1890/12-0192.1","ISSN":"0012-9658","issue":"3","journalAbbreviation":"Ecology","language":"en","page":"565-572","source":"DOI.org (Crossref)","title":"Physiological effects of diet mixing on consumer fitness: a meta-analysis","title-short":"Physiological effects of diet mixing on consumer fitness","volume":"94","author":[{"family":"Lefcheck","given":"Jonathan S."},{"family":"Whalen","given":"Matthew A."},{"family":"Davenport","given":"Theresa M."},{"family":"Stone","given":"Joshua P."},{"family":"Duffy","given":"J. Emmett"}],"issued":{"date-parts":[["2013",3]]}}}],"schema":"https://github.com/citation-style-language/schema/raw/master/csl-citation.json"} </w:instrText>
        </w:r>
        <w:r w:rsidR="002E4B10" w:rsidRPr="009942BA" w:rsidDel="009942BA">
          <w:rPr>
            <w:rFonts w:ascii="Times New Roman" w:eastAsia="Times New Roman" w:hAnsi="Times New Roman" w:cs="Times New Roman"/>
            <w:color w:val="000000"/>
            <w:sz w:val="24"/>
            <w:szCs w:val="24"/>
          </w:rPr>
          <w:fldChar w:fldCharType="separate"/>
        </w:r>
        <w:r w:rsidR="002E4B10" w:rsidRPr="009942BA" w:rsidDel="009942BA">
          <w:rPr>
            <w:rFonts w:ascii="Times New Roman" w:eastAsia="Times New Roman" w:hAnsi="Times New Roman" w:cs="Times New Roman"/>
            <w:noProof/>
            <w:color w:val="000000"/>
            <w:sz w:val="24"/>
            <w:szCs w:val="24"/>
          </w:rPr>
          <w:t>(Lefcheck et al. 2013)</w:t>
        </w:r>
        <w:r w:rsidR="002E4B10" w:rsidRPr="009942BA" w:rsidDel="009942BA">
          <w:rPr>
            <w:rFonts w:ascii="Times New Roman" w:eastAsia="Times New Roman" w:hAnsi="Times New Roman" w:cs="Times New Roman"/>
            <w:color w:val="000000"/>
            <w:sz w:val="24"/>
            <w:szCs w:val="24"/>
          </w:rPr>
          <w:fldChar w:fldCharType="end"/>
        </w:r>
        <w:r w:rsidR="002E4B10" w:rsidRPr="009942BA" w:rsidDel="009942BA">
          <w:rPr>
            <w:rFonts w:ascii="Times New Roman" w:eastAsia="Times New Roman" w:hAnsi="Times New Roman" w:cs="Times New Roman"/>
            <w:color w:val="000000"/>
            <w:sz w:val="24"/>
            <w:szCs w:val="24"/>
          </w:rPr>
          <w:t>. At this time, it is unknown to us if devilweed is chemically defended, however, our experiments found that</w:t>
        </w:r>
        <w:r w:rsidR="00E01195" w:rsidRPr="009942BA" w:rsidDel="009942BA">
          <w:rPr>
            <w:rFonts w:ascii="Times New Roman" w:eastAsia="Times New Roman" w:hAnsi="Times New Roman" w:cs="Times New Roman"/>
            <w:color w:val="000000"/>
            <w:sz w:val="24"/>
            <w:szCs w:val="24"/>
          </w:rPr>
          <w:t xml:space="preserve"> although it is a lower preference food for turban snails, there are benefits to consuming it with or instead of kelp. </w:t>
        </w:r>
        <w:commentRangeEnd w:id="1080"/>
        <w:r w:rsidR="009942BA" w:rsidRPr="009942BA" w:rsidDel="009942BA">
          <w:rPr>
            <w:rStyle w:val="CommentReference"/>
            <w:sz w:val="24"/>
            <w:szCs w:val="24"/>
            <w:rPrChange w:id="1087" w:author="Jeremy Long" w:date="2023-10-14T09:25:00Z">
              <w:rPr>
                <w:rStyle w:val="CommentReference"/>
              </w:rPr>
            </w:rPrChange>
          </w:rPr>
          <w:commentReference w:id="1080"/>
        </w:r>
      </w:moveFrom>
    </w:p>
    <w:moveFromRangeEnd w:id="1085"/>
    <w:p w14:paraId="1D26999A" w14:textId="623D6371" w:rsidR="00500BAC" w:rsidRPr="009942BA" w:rsidDel="009942BA" w:rsidRDefault="00672380" w:rsidP="009942BA">
      <w:pPr>
        <w:spacing w:line="240" w:lineRule="auto"/>
        <w:ind w:firstLine="720"/>
        <w:jc w:val="both"/>
        <w:rPr>
          <w:del w:id="1088" w:author="Jeremy Long" w:date="2023-10-14T09:10:00Z"/>
          <w:rFonts w:ascii="Times New Roman" w:eastAsia="Times New Roman" w:hAnsi="Times New Roman" w:cs="Times New Roman"/>
          <w:color w:val="000000"/>
          <w:sz w:val="24"/>
          <w:szCs w:val="24"/>
        </w:rPr>
        <w:pPrChange w:id="1089" w:author="Jeremy Long" w:date="2023-10-14T09:04:00Z">
          <w:pPr>
            <w:spacing w:line="480" w:lineRule="auto"/>
            <w:ind w:firstLine="720"/>
            <w:jc w:val="both"/>
          </w:pPr>
        </w:pPrChange>
      </w:pPr>
      <w:del w:id="1090" w:author="Jeremy Long" w:date="2023-10-03T13:35:00Z">
        <w:r w:rsidRPr="009942BA" w:rsidDel="009942BA">
          <w:rPr>
            <w:rFonts w:ascii="Times New Roman" w:eastAsia="Times New Roman" w:hAnsi="Times New Roman" w:cs="Times New Roman"/>
            <w:color w:val="000000"/>
            <w:sz w:val="24"/>
            <w:szCs w:val="24"/>
          </w:rPr>
          <w:delText xml:space="preserve">Nutritional values of seaweeds vary spatially and temporally but some studies suggest that </w:delText>
        </w:r>
      </w:del>
      <w:del w:id="1091" w:author="Jeremy Long" w:date="2023-10-14T09:10:00Z">
        <w:r w:rsidRPr="009942BA" w:rsidDel="009942BA">
          <w:rPr>
            <w:rFonts w:ascii="Times New Roman" w:eastAsia="Times New Roman" w:hAnsi="Times New Roman" w:cs="Times New Roman"/>
            <w:color w:val="000000"/>
            <w:sz w:val="24"/>
            <w:szCs w:val="24"/>
          </w:rPr>
          <w:delText xml:space="preserve">Giant kelp generally has </w:delText>
        </w:r>
      </w:del>
      <w:del w:id="1092" w:author="Jeremy Long" w:date="2023-10-03T13:36:00Z">
        <w:r w:rsidRPr="009942BA" w:rsidDel="009942BA">
          <w:rPr>
            <w:rFonts w:ascii="Times New Roman" w:eastAsia="Times New Roman" w:hAnsi="Times New Roman" w:cs="Times New Roman"/>
            <w:color w:val="000000"/>
            <w:sz w:val="24"/>
            <w:szCs w:val="24"/>
          </w:rPr>
          <w:delText xml:space="preserve">lower protein and lipid content and higher carbohydrate content </w:delText>
        </w:r>
      </w:del>
      <w:del w:id="1093" w:author="Jeremy Long" w:date="2023-10-14T09:10:00Z">
        <w:r w:rsidRPr="009942BA" w:rsidDel="009942BA">
          <w:rPr>
            <w:rFonts w:ascii="Times New Roman" w:eastAsia="Times New Roman" w:hAnsi="Times New Roman" w:cs="Times New Roman"/>
            <w:color w:val="000000"/>
            <w:sz w:val="24"/>
            <w:szCs w:val="24"/>
          </w:rPr>
          <w:delText>than devilweed (14% protein</w:delText>
        </w:r>
      </w:del>
      <w:del w:id="1094" w:author="Jeremy Long" w:date="2023-10-03T13:37:00Z">
        <w:r w:rsidRPr="009942BA" w:rsidDel="009942BA">
          <w:rPr>
            <w:rFonts w:ascii="Times New Roman" w:eastAsia="Times New Roman" w:hAnsi="Times New Roman" w:cs="Times New Roman"/>
            <w:color w:val="000000"/>
            <w:sz w:val="24"/>
            <w:szCs w:val="24"/>
          </w:rPr>
          <w:delText xml:space="preserve">, &lt;1% lipids, </w:delText>
        </w:r>
      </w:del>
      <w:del w:id="1095" w:author="Jeremy Long" w:date="2023-10-14T09:10:00Z">
        <w:r w:rsidRPr="009942BA" w:rsidDel="009942BA">
          <w:rPr>
            <w:rFonts w:ascii="Times New Roman" w:eastAsia="Times New Roman" w:hAnsi="Times New Roman" w:cs="Times New Roman"/>
            <w:color w:val="000000"/>
            <w:sz w:val="24"/>
            <w:szCs w:val="24"/>
          </w:rPr>
          <w:delText>75% carbohydrates</w:delText>
        </w:r>
      </w:del>
      <w:del w:id="1096" w:author="Jeremy Long" w:date="2023-10-03T13:37:00Z">
        <w:r w:rsidRPr="009942BA" w:rsidDel="009942BA">
          <w:rPr>
            <w:rFonts w:ascii="Times New Roman" w:eastAsia="Times New Roman" w:hAnsi="Times New Roman" w:cs="Times New Roman"/>
            <w:color w:val="000000"/>
            <w:sz w:val="24"/>
            <w:szCs w:val="24"/>
          </w:rPr>
          <w:delText xml:space="preserve"> for kelp</w:delText>
        </w:r>
      </w:del>
      <w:del w:id="1097" w:author="Jeremy Long" w:date="2023-10-14T09:10:00Z">
        <w:r w:rsidRPr="009942BA" w:rsidDel="009942BA">
          <w:rPr>
            <w:rFonts w:ascii="Times New Roman" w:eastAsia="Times New Roman" w:hAnsi="Times New Roman" w:cs="Times New Roman"/>
            <w:color w:val="000000"/>
            <w:sz w:val="24"/>
            <w:szCs w:val="24"/>
          </w:rPr>
          <w:delText xml:space="preserve">, </w:delText>
        </w:r>
      </w:del>
      <w:del w:id="1098" w:author="Jeremy Long" w:date="2023-10-03T13:37:00Z">
        <w:r w:rsidRPr="009942BA" w:rsidDel="009942BA">
          <w:rPr>
            <w:rFonts w:ascii="Times New Roman" w:eastAsia="Times New Roman" w:hAnsi="Times New Roman" w:cs="Times New Roman"/>
            <w:color w:val="000000"/>
            <w:sz w:val="24"/>
            <w:szCs w:val="24"/>
          </w:rPr>
          <w:delText>21.96-22.94%</w:delText>
        </w:r>
        <w:r w:rsidR="00541246" w:rsidRPr="009942BA" w:rsidDel="009942BA">
          <w:rPr>
            <w:rFonts w:ascii="Times New Roman" w:eastAsia="Times New Roman" w:hAnsi="Times New Roman" w:cs="Times New Roman"/>
            <w:color w:val="000000"/>
            <w:sz w:val="24"/>
            <w:szCs w:val="24"/>
          </w:rPr>
          <w:delText xml:space="preserve"> </w:delText>
        </w:r>
        <w:r w:rsidRPr="009942BA" w:rsidDel="009942BA">
          <w:rPr>
            <w:rFonts w:ascii="Times New Roman" w:eastAsia="Times New Roman" w:hAnsi="Times New Roman" w:cs="Times New Roman"/>
            <w:color w:val="000000"/>
            <w:sz w:val="24"/>
            <w:szCs w:val="24"/>
          </w:rPr>
          <w:delText>protein, 1.38-1.96% glycolipids, 19.93-20.81</w:delText>
        </w:r>
      </w:del>
      <w:del w:id="1099" w:author="Jeremy Long" w:date="2023-10-14T09:10:00Z">
        <w:r w:rsidRPr="009942BA" w:rsidDel="009942BA">
          <w:rPr>
            <w:rFonts w:ascii="Times New Roman" w:eastAsia="Times New Roman" w:hAnsi="Times New Roman" w:cs="Times New Roman"/>
            <w:color w:val="000000"/>
            <w:sz w:val="24"/>
            <w:szCs w:val="24"/>
          </w:rPr>
          <w:delText xml:space="preserve">% carbohydrates </w:delText>
        </w:r>
        <w:r w:rsidRPr="009942BA" w:rsidDel="009942BA">
          <w:rPr>
            <w:rFonts w:ascii="Times New Roman" w:eastAsia="Times New Roman" w:hAnsi="Times New Roman" w:cs="Times New Roman"/>
            <w:color w:val="000000"/>
            <w:sz w:val="24"/>
            <w:szCs w:val="24"/>
          </w:rPr>
          <w:fldChar w:fldCharType="begin"/>
        </w:r>
        <w:r w:rsidRPr="009942BA" w:rsidDel="009942BA">
          <w:rPr>
            <w:rFonts w:ascii="Times New Roman" w:eastAsia="Times New Roman" w:hAnsi="Times New Roman" w:cs="Times New Roman"/>
            <w:color w:val="000000"/>
            <w:sz w:val="24"/>
            <w:szCs w:val="24"/>
          </w:rPr>
          <w:delInstrText xml:space="preserve"> ADDIN ZOTERO_ITEM CSL_CITATION {"citationID":"XDHJoST9","properties":{"formattedCitation":"(Hossain et al. 2003, Biancacci et al. 2022)","plainCitation":"(Hossain et al. 2003, Biancacci et al. 2022)","noteIndex":0},"citationItems":[{"id":115,"uris":["http://zotero.org/users/6486635/items/UNAKNRWX"],"itemData":{"id":115,"type":"article-journal","abstract":"Biochemical composition of bro\\VIl alga Sargassum horneri was investigated by determination of moisture, protein, carbohydrate, ash, simple lipids and glycolipids. Fatty acid composition of simple lipids and glycolipids was determined by gas chromatography. The algal specimens were collected in two different months, January (sample-I) and February (sample-2). Moisture contents were 86.94 and 87.00% in sample-l and sample-2, respectively. Protein, carbohydrate and ash contents were 22.94,19.93 and 32.00% of the dry sample1, respectively, while the contents of the dry sample-2 were 21.96, 20.81 and 33.58%, respectively. Glycolipids were 1.38 and 1.96% of the dry sample-l and sample-2, respectively, whereas 2.45 and 2.75% when the samples were digested with the abalone Haliatis discus enzyme. Of the glycolipids obtained, MGDG, DGDG and SQDG were nearly 15, 15 and 68%, respectively. The major fatty acids in simple lipids were 16:0, 18:1 and 22:0. The major fatty acids in individual lipid class were 16:0, 18: 1,20:1,20:4 and 20:5 in MGDG, 16:0,20:0,20:4 and 20:5 in DGDG and 16:0, 18:0, 18:1, 18:2 and 20:4 in SQDG. S. hameri is a potential source ofvaluable glycolipids.","container-title":"Pakistan Journal of Biological Sciences","DOI":"10.3923/pjbs.2003.1497.1500","ISSN":"10288880","issue":"17","journalAbbreviation":"Pakistan J. of Biological Sciences","language":"en","page":"1497-1500","source":"DOI.org (Crossref)","title":"Biochemical Composition and Lipid Compositional Properties of the Brown Alga Sargassumhorneri","volume":"6","author":[{"family":"Hossain","given":"Zakir"},{"family":".","given":"Hideyuki Kurihara"},{"family":".","given":"Koretaro Takahashi"}],"issued":{"date-parts":[["2003",8,15]]}}},{"id":120,"uris":["http://zotero.org/users/6486635/items/5U38ISD2"],"itemData":{"id":120,"type":"article-journal","abstract":"Macrocystis pyrifera (Linnaeus) C. Agardh (Ochrophyta), also known as giant kelp, is a key species in coastal ecosystems of temperate regions worldwide providing important habitats and food for a range of species. M. pyrifera also has the potential for cultivation for commercial application (e.g. food, food additives and feed). This study compared the effect of proximity to Atlantic salmon aquaculture sites (proximal and distal) on the nutritional value (proximate composition, fatty acids, and dietary minerals) and metal profiling of wild M. pyrifera populations applying standard procedures for proximate composition (Kjeldahl procedure with N × 5 for protein, cold extraction using dichloromethane: methanol (2:1) for lipid, oven drying for moisture, incin­ eration in a muffle furnace for ash, and carbohydrate content calculated by difference), esterification for fatty acid and Inductively Coupled Plasma Mass Spectrometry (ICP-MS) for minerals and metals. Lipid contents and some fatty acids (FA, e.g. polyunsaturated fatty acids (PUFAs)) were higher in samples proximal to salmon farms; however, concentrations of lipids were low overall (&lt;1.5% of dry weight). Moisture was consistently higher in distal samples, while the effects of proximity to salmon cages on the concentrations of protein, ash, and car­ bohydrates (as nitrogen-free extract) were not consistent amongst regions. Iodine levels did not vary between proximal and distal samples, while differences were reported for other elements between the investigated sites, particularly for phosphorous, iron, sodium, and potassium. Overall, metals including aluminium, arsenic, lead, cadmium, and mercury, were low and do not represent a concern for human consumption. These findings help to understand the potential of farming M. pyrifera in combination with finfish aquaculture in southern Australia for nutrient remediation from the finfish aquaculture, and aid in identifying possible commercial applications for M. pyrifera in the Australian market, including food, feed, fertiliser, and nutraceuticals.","container-title":"Algal Research","DOI":"10.1016/j.algal.2022.102745","ISSN":"22119264","journalAbbreviation":"Algal Research","language":"en","page":"102745","source":"DOI.org (Crossref)","title":"Variation in biochemical composition of wild-harvested Macrocystis pyrifera (Ochrophyta) from sites proximal and distal to salmon farms in Tasmania, Australia","volume":"65","author":[{"family":"Biancacci","given":"C."},{"family":"Sanderson","given":"J.C."},{"family":"Evans","given":"B."},{"family":"Callahan","given":"D.L."},{"family":"Francis","given":"D.S."},{"family":"Skrzypczyk","given":"V.M."},{"family":"Cumming","given":"E.E."},{"family":"Bellgrove","given":"A."}],"issued":{"date-parts":[["2022",6]]}}}],"schema":"https://github.com/citation-style-language/schema/raw/master/csl-citation.json"} </w:delInstrText>
        </w:r>
        <w:r w:rsidRPr="009942BA" w:rsidDel="009942BA">
          <w:rPr>
            <w:rFonts w:ascii="Times New Roman" w:eastAsia="Times New Roman" w:hAnsi="Times New Roman" w:cs="Times New Roman"/>
            <w:color w:val="000000"/>
            <w:sz w:val="24"/>
            <w:szCs w:val="24"/>
          </w:rPr>
          <w:fldChar w:fldCharType="separate"/>
        </w:r>
      </w:del>
      <w:del w:id="1100" w:author="Jeremy Long" w:date="2023-10-03T13:37:00Z">
        <w:r w:rsidRPr="009942BA" w:rsidDel="009942BA">
          <w:rPr>
            <w:rFonts w:ascii="Times New Roman" w:eastAsia="Times New Roman" w:hAnsi="Times New Roman" w:cs="Times New Roman"/>
            <w:noProof/>
            <w:color w:val="000000"/>
            <w:sz w:val="24"/>
            <w:szCs w:val="24"/>
          </w:rPr>
          <w:delText>(</w:delText>
        </w:r>
      </w:del>
      <w:del w:id="1101" w:author="Jeremy Long" w:date="2023-10-14T09:10:00Z">
        <w:r w:rsidRPr="009942BA" w:rsidDel="009942BA">
          <w:rPr>
            <w:rFonts w:ascii="Times New Roman" w:eastAsia="Times New Roman" w:hAnsi="Times New Roman" w:cs="Times New Roman"/>
            <w:noProof/>
            <w:color w:val="000000"/>
            <w:sz w:val="24"/>
            <w:szCs w:val="24"/>
          </w:rPr>
          <w:delText>Hossain et al. 2003, Biancacci et al. 2022)</w:delText>
        </w:r>
        <w:r w:rsidRPr="009942BA" w:rsidDel="009942BA">
          <w:rPr>
            <w:rFonts w:ascii="Times New Roman" w:eastAsia="Times New Roman" w:hAnsi="Times New Roman" w:cs="Times New Roman"/>
            <w:color w:val="000000"/>
            <w:sz w:val="24"/>
            <w:szCs w:val="24"/>
          </w:rPr>
          <w:fldChar w:fldCharType="end"/>
        </w:r>
        <w:r w:rsidRPr="009942BA" w:rsidDel="009942BA">
          <w:rPr>
            <w:rFonts w:ascii="Times New Roman" w:eastAsia="Times New Roman" w:hAnsi="Times New Roman" w:cs="Times New Roman"/>
            <w:color w:val="000000"/>
            <w:sz w:val="24"/>
            <w:szCs w:val="24"/>
          </w:rPr>
          <w:delText xml:space="preserve">. Although we did not measure </w:delText>
        </w:r>
      </w:del>
      <w:del w:id="1102" w:author="Jeremy Long" w:date="2023-10-03T13:39:00Z">
        <w:r w:rsidRPr="009942BA" w:rsidDel="009942BA">
          <w:rPr>
            <w:rFonts w:ascii="Times New Roman" w:eastAsia="Times New Roman" w:hAnsi="Times New Roman" w:cs="Times New Roman"/>
            <w:color w:val="000000"/>
            <w:sz w:val="24"/>
            <w:szCs w:val="24"/>
          </w:rPr>
          <w:delText xml:space="preserve">nutrient quality of the </w:delText>
        </w:r>
      </w:del>
      <w:del w:id="1103" w:author="Jeremy Long" w:date="2023-10-14T09:10:00Z">
        <w:r w:rsidRPr="009942BA" w:rsidDel="009942BA">
          <w:rPr>
            <w:rFonts w:ascii="Times New Roman" w:eastAsia="Times New Roman" w:hAnsi="Times New Roman" w:cs="Times New Roman"/>
            <w:color w:val="000000"/>
            <w:sz w:val="24"/>
            <w:szCs w:val="24"/>
          </w:rPr>
          <w:delText>seaweed</w:delText>
        </w:r>
      </w:del>
      <w:del w:id="1104" w:author="Jeremy Long" w:date="2023-10-03T13:39:00Z">
        <w:r w:rsidRPr="009942BA" w:rsidDel="009942BA">
          <w:rPr>
            <w:rFonts w:ascii="Times New Roman" w:eastAsia="Times New Roman" w:hAnsi="Times New Roman" w:cs="Times New Roman"/>
            <w:color w:val="000000"/>
            <w:sz w:val="24"/>
            <w:szCs w:val="24"/>
          </w:rPr>
          <w:delText>s in these experiments</w:delText>
        </w:r>
      </w:del>
      <w:del w:id="1105" w:author="Jeremy Long" w:date="2023-10-14T09:10:00Z">
        <w:r w:rsidRPr="009942BA" w:rsidDel="009942BA">
          <w:rPr>
            <w:rFonts w:ascii="Times New Roman" w:eastAsia="Times New Roman" w:hAnsi="Times New Roman" w:cs="Times New Roman"/>
            <w:color w:val="000000"/>
            <w:sz w:val="24"/>
            <w:szCs w:val="24"/>
          </w:rPr>
          <w:delText xml:space="preserve">, </w:delText>
        </w:r>
      </w:del>
      <w:del w:id="1106" w:author="Jeremy Long" w:date="2023-10-03T13:42:00Z">
        <w:r w:rsidRPr="009942BA" w:rsidDel="009942BA">
          <w:rPr>
            <w:rFonts w:ascii="Times New Roman" w:eastAsia="Times New Roman" w:hAnsi="Times New Roman" w:cs="Times New Roman"/>
            <w:color w:val="000000"/>
            <w:sz w:val="24"/>
            <w:szCs w:val="24"/>
          </w:rPr>
          <w:delText xml:space="preserve">higher nutritional values of </w:delText>
        </w:r>
        <w:commentRangeStart w:id="1107"/>
        <w:r w:rsidRPr="009942BA" w:rsidDel="009942BA">
          <w:rPr>
            <w:rFonts w:ascii="Times New Roman" w:eastAsia="Times New Roman" w:hAnsi="Times New Roman" w:cs="Times New Roman"/>
            <w:color w:val="000000"/>
            <w:sz w:val="24"/>
            <w:szCs w:val="24"/>
          </w:rPr>
          <w:delText xml:space="preserve">devilweed </w:delText>
        </w:r>
      </w:del>
      <w:del w:id="1108" w:author="Jeremy Long" w:date="2023-10-03T13:38:00Z">
        <w:r w:rsidRPr="009942BA" w:rsidDel="009942BA">
          <w:rPr>
            <w:rFonts w:ascii="Times New Roman" w:eastAsia="Times New Roman" w:hAnsi="Times New Roman" w:cs="Times New Roman"/>
            <w:color w:val="000000"/>
            <w:sz w:val="24"/>
            <w:szCs w:val="24"/>
          </w:rPr>
          <w:delText xml:space="preserve">may </w:delText>
        </w:r>
      </w:del>
      <w:del w:id="1109" w:author="Jeremy Long" w:date="2023-10-03T13:42:00Z">
        <w:r w:rsidRPr="009942BA" w:rsidDel="009942BA">
          <w:rPr>
            <w:rFonts w:ascii="Times New Roman" w:eastAsia="Times New Roman" w:hAnsi="Times New Roman" w:cs="Times New Roman"/>
            <w:color w:val="000000"/>
            <w:sz w:val="24"/>
            <w:szCs w:val="24"/>
          </w:rPr>
          <w:delText xml:space="preserve">only explain increased performance for black turban snails since abalone growth decreased when </w:delText>
        </w:r>
        <w:commentRangeEnd w:id="1107"/>
        <w:r w:rsidRPr="009942BA" w:rsidDel="009942BA">
          <w:rPr>
            <w:rStyle w:val="CommentReference"/>
            <w:rFonts w:ascii="Times New Roman" w:hAnsi="Times New Roman" w:cs="Times New Roman"/>
            <w:sz w:val="24"/>
            <w:szCs w:val="24"/>
          </w:rPr>
          <w:commentReference w:id="1107"/>
        </w:r>
        <w:r w:rsidRPr="009942BA" w:rsidDel="009942BA">
          <w:rPr>
            <w:rFonts w:ascii="Times New Roman" w:eastAsia="Times New Roman" w:hAnsi="Times New Roman" w:cs="Times New Roman"/>
            <w:color w:val="000000"/>
            <w:sz w:val="24"/>
            <w:szCs w:val="24"/>
          </w:rPr>
          <w:delText xml:space="preserve">devilweed was included in their diet. </w:delText>
        </w:r>
      </w:del>
      <w:del w:id="1110" w:author="Jeremy Long" w:date="2023-10-14T09:10:00Z">
        <w:r w:rsidR="00321FBD" w:rsidRPr="009942BA" w:rsidDel="009942BA">
          <w:rPr>
            <w:rFonts w:ascii="Times New Roman" w:eastAsia="Times New Roman" w:hAnsi="Times New Roman" w:cs="Times New Roman"/>
            <w:color w:val="000000"/>
            <w:sz w:val="24"/>
            <w:szCs w:val="24"/>
          </w:rPr>
          <w:delText xml:space="preserve">It should </w:delText>
        </w:r>
        <w:r w:rsidR="00221451" w:rsidRPr="009942BA" w:rsidDel="009942BA">
          <w:rPr>
            <w:rFonts w:ascii="Times New Roman" w:eastAsia="Times New Roman" w:hAnsi="Times New Roman" w:cs="Times New Roman"/>
            <w:color w:val="000000"/>
            <w:sz w:val="24"/>
            <w:szCs w:val="24"/>
          </w:rPr>
          <w:delText xml:space="preserve">also </w:delText>
        </w:r>
        <w:r w:rsidR="00321FBD" w:rsidRPr="009942BA" w:rsidDel="009942BA">
          <w:rPr>
            <w:rFonts w:ascii="Times New Roman" w:eastAsia="Times New Roman" w:hAnsi="Times New Roman" w:cs="Times New Roman"/>
            <w:color w:val="000000"/>
            <w:sz w:val="24"/>
            <w:szCs w:val="24"/>
          </w:rPr>
          <w:delText>be noted that although abalone righting times increased in all treatments, righting times for abalone that were fed only devilweed were generally more similar to starved individuals. While that pattern may not be statistically significant, there may be ecological implications in slower righting times when it comes to predator avoidance or resistance to turbulence and other disturbances.</w:delText>
        </w:r>
        <w:r w:rsidR="00500BAC" w:rsidRPr="009942BA" w:rsidDel="009942BA">
          <w:rPr>
            <w:rFonts w:ascii="Times New Roman" w:eastAsia="Times New Roman" w:hAnsi="Times New Roman" w:cs="Times New Roman"/>
            <w:color w:val="000000"/>
            <w:sz w:val="24"/>
            <w:szCs w:val="24"/>
          </w:rPr>
          <w:delText xml:space="preserve"> </w:delText>
        </w:r>
        <w:r w:rsidR="00541246" w:rsidRPr="009942BA" w:rsidDel="009942BA">
          <w:rPr>
            <w:rFonts w:ascii="Times New Roman" w:eastAsia="Times New Roman" w:hAnsi="Times New Roman" w:cs="Times New Roman"/>
            <w:color w:val="000000"/>
            <w:sz w:val="24"/>
            <w:szCs w:val="24"/>
          </w:rPr>
          <w:delText>Evidently, abalone avoided food that results in lower performance but for some species (i.e., turban snails), performance is not necessarily related to food preference.</w:delText>
        </w:r>
      </w:del>
    </w:p>
    <w:p w14:paraId="64C52F1D" w14:textId="3087F600" w:rsidR="00C934C4" w:rsidRPr="009942BA" w:rsidRDefault="00C934C4" w:rsidP="009942BA">
      <w:pPr>
        <w:spacing w:line="240" w:lineRule="auto"/>
        <w:ind w:firstLine="720"/>
        <w:jc w:val="both"/>
        <w:rPr>
          <w:rFonts w:ascii="Times New Roman" w:eastAsia="Times New Roman" w:hAnsi="Times New Roman" w:cs="Times New Roman"/>
          <w:sz w:val="24"/>
          <w:szCs w:val="24"/>
        </w:rPr>
        <w:pPrChange w:id="1111" w:author="Jeremy Long" w:date="2023-10-14T09:04:00Z">
          <w:pPr>
            <w:spacing w:line="480" w:lineRule="auto"/>
            <w:ind w:firstLine="720"/>
            <w:jc w:val="both"/>
          </w:pPr>
        </w:pPrChange>
      </w:pPr>
      <w:r w:rsidRPr="009942BA">
        <w:rPr>
          <w:rFonts w:ascii="Times New Roman" w:eastAsia="Times New Roman" w:hAnsi="Times New Roman" w:cs="Times New Roman"/>
          <w:color w:val="000000"/>
          <w:sz w:val="24"/>
          <w:szCs w:val="24"/>
        </w:rPr>
        <w:t xml:space="preserve">When given a choice between </w:t>
      </w:r>
      <w:proofErr w:type="spellStart"/>
      <w:r w:rsidRPr="009942BA">
        <w:rPr>
          <w:rFonts w:ascii="Times New Roman" w:eastAsia="Times New Roman" w:hAnsi="Times New Roman" w:cs="Times New Roman"/>
          <w:color w:val="000000"/>
          <w:sz w:val="24"/>
          <w:szCs w:val="24"/>
        </w:rPr>
        <w:t>devilweed</w:t>
      </w:r>
      <w:proofErr w:type="spellEnd"/>
      <w:r w:rsidRPr="009942BA">
        <w:rPr>
          <w:rFonts w:ascii="Times New Roman" w:eastAsia="Times New Roman" w:hAnsi="Times New Roman" w:cs="Times New Roman"/>
          <w:color w:val="000000"/>
          <w:sz w:val="24"/>
          <w:szCs w:val="24"/>
        </w:rPr>
        <w:t xml:space="preserve"> and kelp, turban snails preferred kelp </w:t>
      </w:r>
      <w:r w:rsidR="00541246" w:rsidRPr="009942BA">
        <w:rPr>
          <w:rFonts w:ascii="Times New Roman" w:eastAsia="Times New Roman" w:hAnsi="Times New Roman" w:cs="Times New Roman"/>
          <w:color w:val="000000"/>
          <w:sz w:val="24"/>
          <w:szCs w:val="24"/>
        </w:rPr>
        <w:t>and generally avoided</w:t>
      </w:r>
      <w:r w:rsidRPr="009942BA">
        <w:rPr>
          <w:rFonts w:ascii="Times New Roman" w:eastAsia="Times New Roman" w:hAnsi="Times New Roman" w:cs="Times New Roman"/>
          <w:color w:val="000000"/>
          <w:sz w:val="24"/>
          <w:szCs w:val="24"/>
        </w:rPr>
        <w:t xml:space="preserve"> </w:t>
      </w:r>
      <w:proofErr w:type="spellStart"/>
      <w:r w:rsidRPr="009942BA">
        <w:rPr>
          <w:rFonts w:ascii="Times New Roman" w:eastAsia="Times New Roman" w:hAnsi="Times New Roman" w:cs="Times New Roman"/>
          <w:color w:val="000000"/>
          <w:sz w:val="24"/>
          <w:szCs w:val="24"/>
        </w:rPr>
        <w:t>devilweed</w:t>
      </w:r>
      <w:proofErr w:type="spellEnd"/>
      <w:r w:rsidRPr="009942BA">
        <w:rPr>
          <w:rFonts w:ascii="Times New Roman" w:eastAsia="Times New Roman" w:hAnsi="Times New Roman" w:cs="Times New Roman"/>
          <w:color w:val="000000"/>
          <w:sz w:val="24"/>
          <w:szCs w:val="24"/>
        </w:rPr>
        <w:t xml:space="preserve">. This is consistent with previous studies comparing the palatability of </w:t>
      </w:r>
      <w:proofErr w:type="spellStart"/>
      <w:r w:rsidRPr="009942BA">
        <w:rPr>
          <w:rFonts w:ascii="Times New Roman" w:eastAsia="Times New Roman" w:hAnsi="Times New Roman" w:cs="Times New Roman"/>
          <w:color w:val="000000"/>
          <w:sz w:val="24"/>
          <w:szCs w:val="24"/>
        </w:rPr>
        <w:t>devilweed</w:t>
      </w:r>
      <w:proofErr w:type="spellEnd"/>
      <w:r w:rsidRPr="009942BA">
        <w:rPr>
          <w:rFonts w:ascii="Times New Roman" w:eastAsia="Times New Roman" w:hAnsi="Times New Roman" w:cs="Times New Roman"/>
          <w:color w:val="000000"/>
          <w:sz w:val="24"/>
          <w:szCs w:val="24"/>
        </w:rPr>
        <w:t xml:space="preserve"> to native and naturalized non-native congeners (</w:t>
      </w:r>
      <w:r w:rsidRPr="009942BA">
        <w:rPr>
          <w:rFonts w:ascii="Times New Roman" w:eastAsia="Times New Roman" w:hAnsi="Times New Roman" w:cs="Times New Roman"/>
          <w:i/>
          <w:iCs/>
          <w:color w:val="000000"/>
          <w:sz w:val="24"/>
          <w:szCs w:val="24"/>
        </w:rPr>
        <w:t xml:space="preserve">S. </w:t>
      </w:r>
      <w:proofErr w:type="spellStart"/>
      <w:r w:rsidRPr="009942BA">
        <w:rPr>
          <w:rFonts w:ascii="Times New Roman" w:eastAsia="Times New Roman" w:hAnsi="Times New Roman" w:cs="Times New Roman"/>
          <w:i/>
          <w:iCs/>
          <w:color w:val="000000"/>
          <w:sz w:val="24"/>
          <w:szCs w:val="24"/>
        </w:rPr>
        <w:t>agardhianum</w:t>
      </w:r>
      <w:proofErr w:type="spellEnd"/>
      <w:r w:rsidRPr="009942BA">
        <w:rPr>
          <w:rFonts w:ascii="Times New Roman" w:eastAsia="Times New Roman" w:hAnsi="Times New Roman" w:cs="Times New Roman"/>
          <w:i/>
          <w:iCs/>
          <w:color w:val="000000"/>
          <w:sz w:val="24"/>
          <w:szCs w:val="24"/>
        </w:rPr>
        <w:t xml:space="preserve"> </w:t>
      </w:r>
      <w:r w:rsidRPr="009942BA">
        <w:rPr>
          <w:rFonts w:ascii="Times New Roman" w:eastAsia="Times New Roman" w:hAnsi="Times New Roman" w:cs="Times New Roman"/>
          <w:color w:val="000000"/>
          <w:sz w:val="24"/>
          <w:szCs w:val="24"/>
        </w:rPr>
        <w:t xml:space="preserve">and </w:t>
      </w:r>
      <w:r w:rsidRPr="009942BA">
        <w:rPr>
          <w:rFonts w:ascii="Times New Roman" w:eastAsia="Times New Roman" w:hAnsi="Times New Roman" w:cs="Times New Roman"/>
          <w:i/>
          <w:iCs/>
          <w:color w:val="000000"/>
          <w:sz w:val="24"/>
          <w:szCs w:val="24"/>
        </w:rPr>
        <w:t xml:space="preserve">S. </w:t>
      </w:r>
      <w:proofErr w:type="spellStart"/>
      <w:r w:rsidRPr="009942BA">
        <w:rPr>
          <w:rFonts w:ascii="Times New Roman" w:eastAsia="Times New Roman" w:hAnsi="Times New Roman" w:cs="Times New Roman"/>
          <w:i/>
          <w:iCs/>
          <w:color w:val="000000"/>
          <w:sz w:val="24"/>
          <w:szCs w:val="24"/>
        </w:rPr>
        <w:t>muticum</w:t>
      </w:r>
      <w:proofErr w:type="spellEnd"/>
      <w:r w:rsidRPr="009942BA">
        <w:rPr>
          <w:rFonts w:ascii="Times New Roman" w:eastAsia="Times New Roman" w:hAnsi="Times New Roman" w:cs="Times New Roman"/>
          <w:color w:val="000000"/>
          <w:sz w:val="24"/>
          <w:szCs w:val="24"/>
        </w:rPr>
        <w:t xml:space="preserve">, respectively), which resulted in lowest consumption of </w:t>
      </w:r>
      <w:proofErr w:type="spellStart"/>
      <w:r w:rsidRPr="009942BA">
        <w:rPr>
          <w:rFonts w:ascii="Times New Roman" w:eastAsia="Times New Roman" w:hAnsi="Times New Roman" w:cs="Times New Roman"/>
          <w:color w:val="000000"/>
          <w:sz w:val="24"/>
          <w:szCs w:val="24"/>
        </w:rPr>
        <w:t>devilweed</w:t>
      </w:r>
      <w:proofErr w:type="spellEnd"/>
      <w:r w:rsidRPr="009942BA">
        <w:rPr>
          <w:rFonts w:ascii="Times New Roman" w:eastAsia="Times New Roman" w:hAnsi="Times New Roman" w:cs="Times New Roman"/>
          <w:color w:val="000000"/>
          <w:sz w:val="24"/>
          <w:szCs w:val="24"/>
        </w:rPr>
        <w:t xml:space="preserve"> by black turban snails and purple urchin, </w:t>
      </w:r>
      <w:r w:rsidR="0025557D" w:rsidRPr="009942BA">
        <w:rPr>
          <w:rFonts w:ascii="Times New Roman" w:eastAsia="Times New Roman" w:hAnsi="Times New Roman" w:cs="Times New Roman"/>
          <w:color w:val="000000"/>
          <w:sz w:val="24"/>
          <w:szCs w:val="24"/>
        </w:rPr>
        <w:t>(</w:t>
      </w:r>
      <w:r w:rsidRPr="009942BA">
        <w:rPr>
          <w:rFonts w:ascii="Times New Roman" w:eastAsia="Times New Roman" w:hAnsi="Times New Roman" w:cs="Times New Roman"/>
          <w:i/>
          <w:iCs/>
          <w:color w:val="000000"/>
          <w:sz w:val="24"/>
          <w:szCs w:val="24"/>
        </w:rPr>
        <w:t xml:space="preserve">Strongylocentrotus </w:t>
      </w:r>
      <w:proofErr w:type="spellStart"/>
      <w:r w:rsidRPr="009942BA">
        <w:rPr>
          <w:rFonts w:ascii="Times New Roman" w:eastAsia="Times New Roman" w:hAnsi="Times New Roman" w:cs="Times New Roman"/>
          <w:i/>
          <w:iCs/>
          <w:color w:val="000000"/>
          <w:sz w:val="24"/>
          <w:szCs w:val="24"/>
        </w:rPr>
        <w:t>purpuratus</w:t>
      </w:r>
      <w:proofErr w:type="spellEnd"/>
      <w:r w:rsidRPr="009942BA">
        <w:rPr>
          <w:rFonts w:ascii="Times New Roman" w:eastAsia="Times New Roman" w:hAnsi="Times New Roman" w:cs="Times New Roman"/>
          <w:color w:val="000000"/>
          <w:sz w:val="24"/>
          <w:szCs w:val="24"/>
        </w:rPr>
        <w:t>)</w:t>
      </w:r>
      <w:r w:rsidR="0025557D" w:rsidRPr="009942BA">
        <w:rPr>
          <w:rFonts w:ascii="Times New Roman" w:eastAsia="Times New Roman" w:hAnsi="Times New Roman" w:cs="Times New Roman"/>
          <w:color w:val="000000"/>
          <w:sz w:val="24"/>
          <w:szCs w:val="24"/>
        </w:rPr>
        <w:t xml:space="preserve"> </w:t>
      </w:r>
      <w:r w:rsidR="0025557D" w:rsidRPr="009942BA">
        <w:rPr>
          <w:rFonts w:ascii="Times New Roman" w:eastAsia="Times New Roman" w:hAnsi="Times New Roman" w:cs="Times New Roman"/>
          <w:color w:val="000000"/>
          <w:sz w:val="24"/>
          <w:szCs w:val="24"/>
        </w:rPr>
        <w:fldChar w:fldCharType="begin"/>
      </w:r>
      <w:r w:rsidR="0025557D" w:rsidRPr="009942BA">
        <w:rPr>
          <w:rFonts w:ascii="Times New Roman" w:eastAsia="Times New Roman" w:hAnsi="Times New Roman" w:cs="Times New Roman"/>
          <w:color w:val="000000"/>
          <w:sz w:val="24"/>
          <w:szCs w:val="24"/>
        </w:rPr>
        <w:instrText xml:space="preserve"> ADDIN ZOTERO_ITEM CSL_CITATION {"citationID":"4YV3Ronp","properties":{"formattedCitation":"(Kaplanis 2020)","plainCitation":"(Kaplanis 2020)","noteIndex":0},"citationItems":[{"id":20,"uris":["http://zotero.org/users/6486635/items/ABK5HZRX"],"itemData":{"id":20,"type":"article-journal","abstract":"In marine systems, algal abundance and community composition is often heavily influenced by top-down control by herbivores. As a result, examining the extent to which native herbivores exert grazing pressure on non-native marine algae can provide valuable insight into mechanisms controlling invasion success. The purpose of this study was to examine the grazing preferences of two common intertidal and subtidal herbivores on three congeneric species of marine algae with unique colonization histories in San Diego, California, USA, to determine if grazing pressure, or lack thereof, may help explain invasion success. We provide evidence that neither native Sargassum agardhianum, nor non-native Sargassum horneri, are particularly palatable to purple urchins or black turban snails, but that non-native Sargassum muticum is consumed by both native herbivores. We also provide evidence that when given a choice of all three species neither herbivore exhibits a significant grazing preference for any algal species. We suggest that other mechanisms may determine the invasion success of the two non-native algal species and the overall distribution and abundance patterns of these species, and we discuss potential directions for future work.","language":"en","page":"8","source":"Zotero","title":"A cross-genus comparison of grazing pressure by two native marine herbivores on native, non-native naturalized, and non-native invasive Sargassum macroalgae","author":[{"family":"Kaplanis","given":"Nikolas J"}],"issued":{"date-parts":[["2020"]]}}}],"schema":"https://github.com/citation-style-language/schema/raw/master/csl-citation.json"} </w:instrText>
      </w:r>
      <w:r w:rsidR="0025557D" w:rsidRPr="009942BA">
        <w:rPr>
          <w:rFonts w:ascii="Times New Roman" w:eastAsia="Times New Roman" w:hAnsi="Times New Roman" w:cs="Times New Roman"/>
          <w:color w:val="000000"/>
          <w:sz w:val="24"/>
          <w:szCs w:val="24"/>
        </w:rPr>
        <w:fldChar w:fldCharType="separate"/>
      </w:r>
      <w:r w:rsidR="0025557D" w:rsidRPr="009942BA">
        <w:rPr>
          <w:rFonts w:ascii="Times New Roman" w:eastAsia="Times New Roman" w:hAnsi="Times New Roman" w:cs="Times New Roman"/>
          <w:noProof/>
          <w:color w:val="000000"/>
          <w:sz w:val="24"/>
          <w:szCs w:val="24"/>
        </w:rPr>
        <w:t>(Kaplanis 2020)</w:t>
      </w:r>
      <w:r w:rsidR="0025557D" w:rsidRPr="009942BA">
        <w:rPr>
          <w:rFonts w:ascii="Times New Roman" w:eastAsia="Times New Roman" w:hAnsi="Times New Roman" w:cs="Times New Roman"/>
          <w:color w:val="000000"/>
          <w:sz w:val="24"/>
          <w:szCs w:val="24"/>
        </w:rPr>
        <w:fldChar w:fldCharType="end"/>
      </w:r>
      <w:r w:rsidRPr="009942BA">
        <w:rPr>
          <w:rFonts w:ascii="Times New Roman" w:eastAsia="Times New Roman" w:hAnsi="Times New Roman" w:cs="Times New Roman"/>
          <w:color w:val="000000"/>
          <w:sz w:val="24"/>
          <w:szCs w:val="24"/>
        </w:rPr>
        <w:t xml:space="preserve">. </w:t>
      </w:r>
      <w:r w:rsidR="00321FBD" w:rsidRPr="009942BA">
        <w:rPr>
          <w:rFonts w:ascii="Times New Roman" w:eastAsia="Times New Roman" w:hAnsi="Times New Roman" w:cs="Times New Roman"/>
          <w:color w:val="000000"/>
          <w:sz w:val="24"/>
          <w:szCs w:val="24"/>
        </w:rPr>
        <w:t xml:space="preserve"> </w:t>
      </w:r>
      <w:r w:rsidR="006D4F42" w:rsidRPr="009942BA">
        <w:rPr>
          <w:rFonts w:ascii="Times New Roman" w:eastAsia="Times New Roman" w:hAnsi="Times New Roman" w:cs="Times New Roman"/>
          <w:sz w:val="24"/>
          <w:szCs w:val="24"/>
        </w:rPr>
        <w:t>However, palatability of novel seaweeds is species-specific</w:t>
      </w:r>
      <w:r w:rsidR="00541246" w:rsidRPr="009942BA">
        <w:rPr>
          <w:rFonts w:ascii="Times New Roman" w:eastAsia="Times New Roman" w:hAnsi="Times New Roman" w:cs="Times New Roman"/>
          <w:sz w:val="24"/>
          <w:szCs w:val="24"/>
        </w:rPr>
        <w:t xml:space="preserve"> and predictions </w:t>
      </w:r>
      <w:r w:rsidR="003B08BA" w:rsidRPr="009942BA">
        <w:rPr>
          <w:rFonts w:ascii="Times New Roman" w:eastAsia="Times New Roman" w:hAnsi="Times New Roman" w:cs="Times New Roman"/>
          <w:sz w:val="24"/>
          <w:szCs w:val="24"/>
        </w:rPr>
        <w:t>about</w:t>
      </w:r>
      <w:r w:rsidR="00541246" w:rsidRPr="009942BA">
        <w:rPr>
          <w:rFonts w:ascii="Times New Roman" w:eastAsia="Times New Roman" w:hAnsi="Times New Roman" w:cs="Times New Roman"/>
          <w:sz w:val="24"/>
          <w:szCs w:val="24"/>
        </w:rPr>
        <w:t xml:space="preserve"> the palatability of invasive seaweeds</w:t>
      </w:r>
      <w:r w:rsidR="003B08BA" w:rsidRPr="009942BA">
        <w:rPr>
          <w:rFonts w:ascii="Times New Roman" w:eastAsia="Times New Roman" w:hAnsi="Times New Roman" w:cs="Times New Roman"/>
          <w:sz w:val="24"/>
          <w:szCs w:val="24"/>
        </w:rPr>
        <w:t xml:space="preserve"> likely require experiments using the species of interest</w:t>
      </w:r>
      <w:r w:rsidR="006D4F42" w:rsidRPr="009942BA">
        <w:rPr>
          <w:rFonts w:ascii="Times New Roman" w:eastAsia="Times New Roman" w:hAnsi="Times New Roman" w:cs="Times New Roman"/>
          <w:sz w:val="24"/>
          <w:szCs w:val="24"/>
        </w:rPr>
        <w:t xml:space="preserve">. For example, rocky shore </w:t>
      </w:r>
      <w:r w:rsidR="00AD1A4E" w:rsidRPr="009942BA">
        <w:rPr>
          <w:rFonts w:ascii="Times New Roman" w:eastAsia="Times New Roman" w:hAnsi="Times New Roman" w:cs="Times New Roman"/>
          <w:sz w:val="24"/>
          <w:szCs w:val="24"/>
        </w:rPr>
        <w:t>consumers</w:t>
      </w:r>
      <w:r w:rsidR="006D4F42" w:rsidRPr="009942BA">
        <w:rPr>
          <w:rFonts w:ascii="Times New Roman" w:eastAsia="Times New Roman" w:hAnsi="Times New Roman" w:cs="Times New Roman"/>
          <w:sz w:val="24"/>
          <w:szCs w:val="24"/>
        </w:rPr>
        <w:t xml:space="preserve"> (</w:t>
      </w:r>
      <w:proofErr w:type="spellStart"/>
      <w:r w:rsidR="006D4F42" w:rsidRPr="009942BA">
        <w:rPr>
          <w:rFonts w:ascii="Times New Roman" w:eastAsia="Times New Roman" w:hAnsi="Times New Roman" w:cs="Times New Roman"/>
          <w:i/>
          <w:sz w:val="24"/>
          <w:szCs w:val="24"/>
        </w:rPr>
        <w:t>Lottorina</w:t>
      </w:r>
      <w:proofErr w:type="spellEnd"/>
      <w:r w:rsidR="006D4F42" w:rsidRPr="009942BA">
        <w:rPr>
          <w:rFonts w:ascii="Times New Roman" w:eastAsia="Times New Roman" w:hAnsi="Times New Roman" w:cs="Times New Roman"/>
          <w:i/>
          <w:sz w:val="24"/>
          <w:szCs w:val="24"/>
        </w:rPr>
        <w:t xml:space="preserve"> </w:t>
      </w:r>
      <w:proofErr w:type="spellStart"/>
      <w:r w:rsidR="006D4F42" w:rsidRPr="009942BA">
        <w:rPr>
          <w:rFonts w:ascii="Times New Roman" w:eastAsia="Times New Roman" w:hAnsi="Times New Roman" w:cs="Times New Roman"/>
          <w:i/>
          <w:sz w:val="24"/>
          <w:szCs w:val="24"/>
        </w:rPr>
        <w:t>littorea</w:t>
      </w:r>
      <w:proofErr w:type="spellEnd"/>
      <w:r w:rsidR="006D4F42" w:rsidRPr="009942BA">
        <w:rPr>
          <w:rFonts w:ascii="Times New Roman" w:eastAsia="Times New Roman" w:hAnsi="Times New Roman" w:cs="Times New Roman"/>
          <w:i/>
          <w:sz w:val="24"/>
          <w:szCs w:val="24"/>
        </w:rPr>
        <w:t xml:space="preserve"> </w:t>
      </w:r>
      <w:r w:rsidR="006D4F42" w:rsidRPr="009942BA">
        <w:rPr>
          <w:rFonts w:ascii="Times New Roman" w:eastAsia="Times New Roman" w:hAnsi="Times New Roman" w:cs="Times New Roman"/>
          <w:sz w:val="24"/>
          <w:szCs w:val="24"/>
        </w:rPr>
        <w:t xml:space="preserve">and </w:t>
      </w:r>
      <w:proofErr w:type="spellStart"/>
      <w:r w:rsidR="006D4F42" w:rsidRPr="009942BA">
        <w:rPr>
          <w:rFonts w:ascii="Times New Roman" w:eastAsia="Times New Roman" w:hAnsi="Times New Roman" w:cs="Times New Roman"/>
          <w:i/>
          <w:sz w:val="24"/>
          <w:szCs w:val="24"/>
        </w:rPr>
        <w:t>Psammechinus</w:t>
      </w:r>
      <w:proofErr w:type="spellEnd"/>
      <w:r w:rsidR="006D4F42" w:rsidRPr="009942BA">
        <w:rPr>
          <w:rFonts w:ascii="Times New Roman" w:eastAsia="Times New Roman" w:hAnsi="Times New Roman" w:cs="Times New Roman"/>
          <w:i/>
          <w:sz w:val="24"/>
          <w:szCs w:val="24"/>
        </w:rPr>
        <w:t xml:space="preserve"> miliaris</w:t>
      </w:r>
      <w:r w:rsidR="006D4F42" w:rsidRPr="009942BA">
        <w:rPr>
          <w:rFonts w:ascii="Times New Roman" w:eastAsia="Times New Roman" w:hAnsi="Times New Roman" w:cs="Times New Roman"/>
          <w:sz w:val="24"/>
          <w:szCs w:val="24"/>
        </w:rPr>
        <w:t xml:space="preserve">) in the North Sea preferred to eat </w:t>
      </w:r>
      <w:r w:rsidR="006D4F42" w:rsidRPr="009942BA">
        <w:rPr>
          <w:rFonts w:ascii="Times New Roman" w:eastAsia="Times New Roman" w:hAnsi="Times New Roman" w:cs="Times New Roman"/>
          <w:i/>
          <w:sz w:val="24"/>
          <w:szCs w:val="24"/>
        </w:rPr>
        <w:t xml:space="preserve">Sargassum </w:t>
      </w:r>
      <w:proofErr w:type="spellStart"/>
      <w:r w:rsidR="006D4F42" w:rsidRPr="009942BA">
        <w:rPr>
          <w:rFonts w:ascii="Times New Roman" w:eastAsia="Times New Roman" w:hAnsi="Times New Roman" w:cs="Times New Roman"/>
          <w:i/>
          <w:sz w:val="24"/>
          <w:szCs w:val="24"/>
        </w:rPr>
        <w:t>muticum</w:t>
      </w:r>
      <w:proofErr w:type="spellEnd"/>
      <w:r w:rsidR="006D4F42" w:rsidRPr="009942BA">
        <w:rPr>
          <w:rFonts w:ascii="Times New Roman" w:eastAsia="Times New Roman" w:hAnsi="Times New Roman" w:cs="Times New Roman"/>
          <w:i/>
          <w:sz w:val="24"/>
          <w:szCs w:val="24"/>
        </w:rPr>
        <w:t xml:space="preserve"> </w:t>
      </w:r>
      <w:r w:rsidR="006D4F42" w:rsidRPr="009942BA">
        <w:rPr>
          <w:rFonts w:ascii="Times New Roman" w:eastAsia="Times New Roman" w:hAnsi="Times New Roman" w:cs="Times New Roman"/>
          <w:sz w:val="24"/>
          <w:szCs w:val="24"/>
        </w:rPr>
        <w:t xml:space="preserve">from a sympatric population over </w:t>
      </w:r>
      <w:r w:rsidR="006D4F42" w:rsidRPr="009942BA">
        <w:rPr>
          <w:rFonts w:ascii="Times New Roman" w:eastAsia="Times New Roman" w:hAnsi="Times New Roman" w:cs="Times New Roman"/>
          <w:i/>
          <w:sz w:val="24"/>
          <w:szCs w:val="24"/>
        </w:rPr>
        <w:t xml:space="preserve">S. </w:t>
      </w:r>
      <w:proofErr w:type="spellStart"/>
      <w:r w:rsidR="006D4F42" w:rsidRPr="009942BA">
        <w:rPr>
          <w:rFonts w:ascii="Times New Roman" w:eastAsia="Times New Roman" w:hAnsi="Times New Roman" w:cs="Times New Roman"/>
          <w:i/>
          <w:sz w:val="24"/>
          <w:szCs w:val="24"/>
        </w:rPr>
        <w:t>muticum</w:t>
      </w:r>
      <w:proofErr w:type="spellEnd"/>
      <w:r w:rsidR="006D4F42" w:rsidRPr="009942BA">
        <w:rPr>
          <w:rFonts w:ascii="Times New Roman" w:eastAsia="Times New Roman" w:hAnsi="Times New Roman" w:cs="Times New Roman"/>
          <w:i/>
          <w:sz w:val="24"/>
          <w:szCs w:val="24"/>
        </w:rPr>
        <w:t xml:space="preserve"> </w:t>
      </w:r>
      <w:r w:rsidR="006D4F42" w:rsidRPr="009942BA">
        <w:rPr>
          <w:rFonts w:ascii="Times New Roman" w:eastAsia="Times New Roman" w:hAnsi="Times New Roman" w:cs="Times New Roman"/>
          <w:sz w:val="24"/>
          <w:szCs w:val="24"/>
        </w:rPr>
        <w:t xml:space="preserve">from an allopatric Japanese population </w:t>
      </w:r>
      <w:r w:rsidR="006D4F42" w:rsidRPr="009942BA">
        <w:rPr>
          <w:rFonts w:ascii="Times New Roman" w:eastAsia="Times New Roman" w:hAnsi="Times New Roman" w:cs="Times New Roman"/>
          <w:sz w:val="24"/>
          <w:szCs w:val="24"/>
        </w:rPr>
        <w:fldChar w:fldCharType="begin"/>
      </w:r>
      <w:r w:rsidR="006D4F42" w:rsidRPr="009942BA">
        <w:rPr>
          <w:rFonts w:ascii="Times New Roman" w:eastAsia="Times New Roman" w:hAnsi="Times New Roman" w:cs="Times New Roman"/>
          <w:sz w:val="24"/>
          <w:szCs w:val="24"/>
        </w:rPr>
        <w:instrText xml:space="preserve"> ADDIN ZOTERO_ITEM CSL_CITATION {"citationID":"N304Plhi","properties":{"formattedCitation":"(Schwartz et al. 2016)","plainCitation":"(Schwartz et al. 2016)","noteIndex":0},"citationItems":[{"id":118,"uris":["http://zotero.org/users/6486635/items/MCXCLZ6L"],"itemData":{"id":118,"type":"article-journal","abstract":"Several ecological models explain the success of introduced seaweeds by herbivore–prey interactions. The ‘enemy release hypothesis’ states that invaders benefit from a lack of natural enemies compared to the recipient community. The ‘novel weapons hypothesis,’ however, highlights the importance of chemical defense compounds of introduced species that are more effective in invaded regions than native counterparts. In order to explain the tremendous invasion success of the brown alga Sargassum muticum, we compared the palatability and nutritional value of S. muti‑cum individuals from their native and invaded habitat (Japan and North Sea, respectively) with noninvasive congeneric species from Japan (S. fusiforme, S. horneri), and a native competitor from the North Sea (Fucus vesiculosus). Different feeding assays using artificial food with either freezedried algae or algal extracts and three dominant North Sea mesograzers were performed to detect feeding preferences. All herbivores preferred the local brown alga F. vesiculosus, followed by North Sea S. muticum, while Sargassum spp.","container-title":"Marine Biology","DOI":"10.1007/s00227-016-2953-4","ISSN":"0025-3162, 1432-1793","issue":"9","journalAbbreviation":"Mar Biol","language":"en","page":"181","source":"DOI.org (Crossref)","title":"Understanding the invasion success of Sargassum muticum: herbivore preferences for native and invasive Sargassum spp","title-short":"Understanding the invasion success of Sargassum muticum","volume":"163","author":[{"family":"Schwartz","given":"Nicole"},{"family":"Rohde","given":"Sven"},{"family":"Hiromori","given":"Shimabukuro"},{"family":"Schupp","given":"Peter J."}],"issued":{"date-parts":[["2016",9]]}}}],"schema":"https://github.com/citation-style-language/schema/raw/master/csl-citation.json"} </w:instrText>
      </w:r>
      <w:r w:rsidR="006D4F42" w:rsidRPr="009942BA">
        <w:rPr>
          <w:rFonts w:ascii="Times New Roman" w:eastAsia="Times New Roman" w:hAnsi="Times New Roman" w:cs="Times New Roman"/>
          <w:sz w:val="24"/>
          <w:szCs w:val="24"/>
        </w:rPr>
        <w:fldChar w:fldCharType="separate"/>
      </w:r>
      <w:r w:rsidR="006D4F42" w:rsidRPr="009942BA">
        <w:rPr>
          <w:rFonts w:ascii="Times New Roman" w:eastAsia="Times New Roman" w:hAnsi="Times New Roman" w:cs="Times New Roman"/>
          <w:noProof/>
          <w:sz w:val="24"/>
          <w:szCs w:val="24"/>
        </w:rPr>
        <w:t>(Schwartz et al. 2016)</w:t>
      </w:r>
      <w:r w:rsidR="006D4F42" w:rsidRPr="009942BA">
        <w:rPr>
          <w:rFonts w:ascii="Times New Roman" w:eastAsia="Times New Roman" w:hAnsi="Times New Roman" w:cs="Times New Roman"/>
          <w:sz w:val="24"/>
          <w:szCs w:val="24"/>
        </w:rPr>
        <w:fldChar w:fldCharType="end"/>
      </w:r>
      <w:r w:rsidR="0025025D" w:rsidRPr="009942BA">
        <w:rPr>
          <w:rFonts w:ascii="Times New Roman" w:eastAsia="Times New Roman" w:hAnsi="Times New Roman" w:cs="Times New Roman"/>
          <w:sz w:val="24"/>
          <w:szCs w:val="24"/>
        </w:rPr>
        <w:t xml:space="preserve">. </w:t>
      </w:r>
      <w:r w:rsidR="006D4F42" w:rsidRPr="009942BA">
        <w:rPr>
          <w:rFonts w:ascii="Times New Roman" w:eastAsia="Times New Roman" w:hAnsi="Times New Roman" w:cs="Times New Roman"/>
          <w:sz w:val="24"/>
          <w:szCs w:val="24"/>
        </w:rPr>
        <w:t xml:space="preserve">Similarly, two rocky shore </w:t>
      </w:r>
      <w:r w:rsidR="00AD1A4E" w:rsidRPr="009942BA">
        <w:rPr>
          <w:rFonts w:ascii="Times New Roman" w:eastAsia="Times New Roman" w:hAnsi="Times New Roman" w:cs="Times New Roman"/>
          <w:sz w:val="24"/>
          <w:szCs w:val="24"/>
        </w:rPr>
        <w:t>consumers</w:t>
      </w:r>
      <w:r w:rsidR="006D4F42" w:rsidRPr="009942BA">
        <w:rPr>
          <w:rFonts w:ascii="Times New Roman" w:eastAsia="Times New Roman" w:hAnsi="Times New Roman" w:cs="Times New Roman"/>
          <w:sz w:val="24"/>
          <w:szCs w:val="24"/>
        </w:rPr>
        <w:t xml:space="preserve"> (</w:t>
      </w:r>
      <w:r w:rsidR="006D4F42" w:rsidRPr="009942BA">
        <w:rPr>
          <w:rFonts w:ascii="Times New Roman" w:eastAsia="Times New Roman" w:hAnsi="Times New Roman" w:cs="Times New Roman"/>
          <w:i/>
          <w:sz w:val="24"/>
          <w:szCs w:val="24"/>
        </w:rPr>
        <w:t xml:space="preserve">Littorina </w:t>
      </w:r>
      <w:proofErr w:type="spellStart"/>
      <w:r w:rsidR="006D4F42" w:rsidRPr="009942BA">
        <w:rPr>
          <w:rFonts w:ascii="Times New Roman" w:eastAsia="Times New Roman" w:hAnsi="Times New Roman" w:cs="Times New Roman"/>
          <w:i/>
          <w:sz w:val="24"/>
          <w:szCs w:val="24"/>
        </w:rPr>
        <w:t>littorea</w:t>
      </w:r>
      <w:proofErr w:type="spellEnd"/>
      <w:r w:rsidR="006D4F42" w:rsidRPr="009942BA">
        <w:rPr>
          <w:rFonts w:ascii="Times New Roman" w:eastAsia="Times New Roman" w:hAnsi="Times New Roman" w:cs="Times New Roman"/>
          <w:i/>
          <w:sz w:val="24"/>
          <w:szCs w:val="24"/>
        </w:rPr>
        <w:t xml:space="preserve"> </w:t>
      </w:r>
      <w:r w:rsidR="006D4F42" w:rsidRPr="009942BA">
        <w:rPr>
          <w:rFonts w:ascii="Times New Roman" w:eastAsia="Times New Roman" w:hAnsi="Times New Roman" w:cs="Times New Roman"/>
          <w:sz w:val="24"/>
          <w:szCs w:val="24"/>
        </w:rPr>
        <w:t xml:space="preserve">and </w:t>
      </w:r>
      <w:r w:rsidR="006D4F42" w:rsidRPr="009942BA">
        <w:rPr>
          <w:rFonts w:ascii="Times New Roman" w:eastAsia="Times New Roman" w:hAnsi="Times New Roman" w:cs="Times New Roman"/>
          <w:i/>
          <w:sz w:val="24"/>
          <w:szCs w:val="24"/>
        </w:rPr>
        <w:t>Aplysia punctata</w:t>
      </w:r>
      <w:r w:rsidR="006D4F42" w:rsidRPr="009942BA">
        <w:rPr>
          <w:rFonts w:ascii="Times New Roman" w:eastAsia="Times New Roman" w:hAnsi="Times New Roman" w:cs="Times New Roman"/>
          <w:sz w:val="24"/>
          <w:szCs w:val="24"/>
        </w:rPr>
        <w:t xml:space="preserve">) in Galicia, Spain, </w:t>
      </w:r>
      <w:r w:rsidR="0025025D" w:rsidRPr="009942BA">
        <w:rPr>
          <w:rFonts w:ascii="Times New Roman" w:eastAsia="Times New Roman" w:hAnsi="Times New Roman" w:cs="Times New Roman"/>
          <w:sz w:val="24"/>
          <w:szCs w:val="24"/>
        </w:rPr>
        <w:t>preferred</w:t>
      </w:r>
      <w:r w:rsidR="006D4F42" w:rsidRPr="009942BA">
        <w:rPr>
          <w:rFonts w:ascii="Times New Roman" w:eastAsia="Times New Roman" w:hAnsi="Times New Roman" w:cs="Times New Roman"/>
          <w:sz w:val="24"/>
          <w:szCs w:val="24"/>
        </w:rPr>
        <w:t xml:space="preserve"> native </w:t>
      </w:r>
      <w:r w:rsidR="006D4F42" w:rsidRPr="009942BA">
        <w:rPr>
          <w:rFonts w:ascii="Times New Roman" w:eastAsia="Times New Roman" w:hAnsi="Times New Roman" w:cs="Times New Roman"/>
          <w:i/>
          <w:sz w:val="24"/>
          <w:szCs w:val="24"/>
        </w:rPr>
        <w:t xml:space="preserve">Ulva sp. </w:t>
      </w:r>
      <w:r w:rsidR="006D4F42" w:rsidRPr="009942BA">
        <w:rPr>
          <w:rFonts w:ascii="Times New Roman" w:eastAsia="Times New Roman" w:hAnsi="Times New Roman" w:cs="Times New Roman"/>
          <w:sz w:val="24"/>
          <w:szCs w:val="24"/>
        </w:rPr>
        <w:t xml:space="preserve">and </w:t>
      </w:r>
      <w:r w:rsidR="006D4F42" w:rsidRPr="009942BA">
        <w:rPr>
          <w:rFonts w:ascii="Times New Roman" w:eastAsia="Times New Roman" w:hAnsi="Times New Roman" w:cs="Times New Roman"/>
          <w:i/>
          <w:sz w:val="24"/>
          <w:szCs w:val="24"/>
        </w:rPr>
        <w:t xml:space="preserve">Fucus </w:t>
      </w:r>
      <w:proofErr w:type="spellStart"/>
      <w:r w:rsidR="006D4F42" w:rsidRPr="009942BA">
        <w:rPr>
          <w:rFonts w:ascii="Times New Roman" w:eastAsia="Times New Roman" w:hAnsi="Times New Roman" w:cs="Times New Roman"/>
          <w:i/>
          <w:sz w:val="24"/>
          <w:szCs w:val="24"/>
        </w:rPr>
        <w:t>vesiculosus</w:t>
      </w:r>
      <w:proofErr w:type="spellEnd"/>
      <w:r w:rsidR="006D4F42" w:rsidRPr="009942BA">
        <w:rPr>
          <w:rFonts w:ascii="Times New Roman" w:eastAsia="Times New Roman" w:hAnsi="Times New Roman" w:cs="Times New Roman"/>
          <w:i/>
          <w:sz w:val="24"/>
          <w:szCs w:val="24"/>
        </w:rPr>
        <w:t xml:space="preserve"> </w:t>
      </w:r>
      <w:r w:rsidR="006D4F42" w:rsidRPr="009942BA">
        <w:rPr>
          <w:rFonts w:ascii="Times New Roman" w:eastAsia="Times New Roman" w:hAnsi="Times New Roman" w:cs="Times New Roman"/>
          <w:sz w:val="24"/>
          <w:szCs w:val="24"/>
        </w:rPr>
        <w:t xml:space="preserve">over invasive </w:t>
      </w:r>
      <w:r w:rsidR="006D4F42" w:rsidRPr="009942BA">
        <w:rPr>
          <w:rFonts w:ascii="Times New Roman" w:eastAsia="Times New Roman" w:hAnsi="Times New Roman" w:cs="Times New Roman"/>
          <w:i/>
          <w:sz w:val="24"/>
          <w:szCs w:val="24"/>
        </w:rPr>
        <w:t xml:space="preserve">S. </w:t>
      </w:r>
      <w:proofErr w:type="spellStart"/>
      <w:r w:rsidR="006D4F42" w:rsidRPr="009942BA">
        <w:rPr>
          <w:rFonts w:ascii="Times New Roman" w:eastAsia="Times New Roman" w:hAnsi="Times New Roman" w:cs="Times New Roman"/>
          <w:i/>
          <w:sz w:val="24"/>
          <w:szCs w:val="24"/>
        </w:rPr>
        <w:t>muticum</w:t>
      </w:r>
      <w:proofErr w:type="spellEnd"/>
      <w:r w:rsidR="006D4F42" w:rsidRPr="009942BA">
        <w:rPr>
          <w:rFonts w:ascii="Times New Roman" w:eastAsia="Times New Roman" w:hAnsi="Times New Roman" w:cs="Times New Roman"/>
          <w:i/>
          <w:sz w:val="24"/>
          <w:szCs w:val="24"/>
        </w:rPr>
        <w:t xml:space="preserve">, </w:t>
      </w:r>
      <w:r w:rsidR="0025025D" w:rsidRPr="009942BA">
        <w:rPr>
          <w:rFonts w:ascii="Times New Roman" w:eastAsia="Times New Roman" w:hAnsi="Times New Roman" w:cs="Times New Roman"/>
          <w:sz w:val="24"/>
          <w:szCs w:val="24"/>
        </w:rPr>
        <w:fldChar w:fldCharType="begin"/>
      </w:r>
      <w:r w:rsidR="0025025D" w:rsidRPr="009942BA">
        <w:rPr>
          <w:rFonts w:ascii="Times New Roman" w:eastAsia="Times New Roman" w:hAnsi="Times New Roman" w:cs="Times New Roman"/>
          <w:sz w:val="24"/>
          <w:szCs w:val="24"/>
        </w:rPr>
        <w:instrText xml:space="preserve"> ADDIN ZOTERO_ITEM CSL_CITATION {"citationID":"4yCpetAG","properties":{"formattedCitation":"(Cacabelos et al. 2010)","plainCitation":"(Cacabelos et al. 2010)","noteIndex":0},"citationItems":[{"id":377,"uris":["http://zotero.org/users/6486635/items/73ZPM362"],"itemData":{"id":377,"type":"article-journal","abstract":"Sargassum muticum is an invasive alga that affects biodiversity of benthic communities. Its proliferation in recipient communities may be due to several factors including limited grazing effects by native herbivores (“Enemy Release Hypothesis”, ERH). Until now, there is no information about grazing preferences exerted by native herbivores over S. muticum and native seaweeds on the Galician coast. The aim of this study was to determine whether or not different grazers preferred S. muticum compared with native seaweeds. The hypothesis tested was that native meso- and macrograzers would prefer native seaweeds rather than the invasive seaweed S. muticum. Concentrations of polyphenols were also examined to see whether or not these compounds correlated with preferences for types of food. Despite variability of responses within and among herbivorous species, results suggested that grazers preferred native seaweeds over the invasive S. muticum. In most cases, the gastropods Littorina littorea and Aplysia punctata preferred to feed on Ulva sp., whereas L. obtusata fed mostly on Fucus vesiculosus. The sea urchin Paracentrotus lividus, however, showed no preference, feeding indiscriminately on different seaweeds. It is also important to highlight that in many cases, grazers did not show any preference (i.e. consumption when a choice was available could not be differentiated from consumption when there was no choice). These results, therefore, partially supported our prediction and reinforced the notion that well-designed experiments and analyses must be done before preference can be inferred. We suggest that the invader S. muticum is not under substantial pressure from grazers in the area of study.","container-title":"Journal of Experimental Marine Biology and Ecology","DOI":"10.1016/j.jembe.2010.07.024","ISSN":"00220981","issue":"1-2","journalAbbreviation":"Journal of Experimental Marine Biology and Ecology","language":"en","page":"182-187","source":"DOI.org (Crossref)","title":"Do grazers prefer invasive seaweeds?","volume":"393","author":[{"family":"Cacabelos","given":"Eva"},{"family":"Olabarria","given":"Celia"},{"family":"Incera","given":"Mónica"},{"family":"Troncoso","given":"Jesús S."}],"issued":{"date-parts":[["2010",9]]}}}],"schema":"https://github.com/citation-style-language/schema/raw/master/csl-citation.json"} </w:instrText>
      </w:r>
      <w:r w:rsidR="0025025D" w:rsidRPr="009942BA">
        <w:rPr>
          <w:rFonts w:ascii="Times New Roman" w:eastAsia="Times New Roman" w:hAnsi="Times New Roman" w:cs="Times New Roman"/>
          <w:sz w:val="24"/>
          <w:szCs w:val="24"/>
        </w:rPr>
        <w:fldChar w:fldCharType="separate"/>
      </w:r>
      <w:r w:rsidR="0025025D" w:rsidRPr="009942BA">
        <w:rPr>
          <w:rFonts w:ascii="Times New Roman" w:eastAsia="Times New Roman" w:hAnsi="Times New Roman" w:cs="Times New Roman"/>
          <w:noProof/>
          <w:sz w:val="24"/>
          <w:szCs w:val="24"/>
        </w:rPr>
        <w:t>(Cacabelos et al. 2010)</w:t>
      </w:r>
      <w:r w:rsidR="0025025D" w:rsidRPr="009942BA">
        <w:rPr>
          <w:rFonts w:ascii="Times New Roman" w:eastAsia="Times New Roman" w:hAnsi="Times New Roman" w:cs="Times New Roman"/>
          <w:sz w:val="24"/>
          <w:szCs w:val="24"/>
        </w:rPr>
        <w:fldChar w:fldCharType="end"/>
      </w:r>
      <w:r w:rsidR="0025025D" w:rsidRPr="009942BA">
        <w:rPr>
          <w:rFonts w:ascii="Times New Roman" w:hAnsi="Times New Roman" w:cs="Times New Roman"/>
          <w:sz w:val="24"/>
          <w:szCs w:val="24"/>
        </w:rPr>
        <w:t>.</w:t>
      </w:r>
      <w:r w:rsidR="006D4F42" w:rsidRPr="009942BA">
        <w:rPr>
          <w:rFonts w:ascii="Times New Roman" w:eastAsia="Times New Roman" w:hAnsi="Times New Roman" w:cs="Times New Roman"/>
          <w:sz w:val="24"/>
          <w:szCs w:val="24"/>
        </w:rPr>
        <w:t xml:space="preserve"> Conversely, </w:t>
      </w:r>
      <w:proofErr w:type="spellStart"/>
      <w:r w:rsidR="006D4F42" w:rsidRPr="009942BA">
        <w:rPr>
          <w:rFonts w:ascii="Times New Roman" w:eastAsia="Times New Roman" w:hAnsi="Times New Roman" w:cs="Times New Roman"/>
          <w:i/>
          <w:sz w:val="24"/>
          <w:szCs w:val="24"/>
        </w:rPr>
        <w:t>Dexamine</w:t>
      </w:r>
      <w:proofErr w:type="spellEnd"/>
      <w:r w:rsidR="006D4F42" w:rsidRPr="009942BA">
        <w:rPr>
          <w:rFonts w:ascii="Times New Roman" w:eastAsia="Times New Roman" w:hAnsi="Times New Roman" w:cs="Times New Roman"/>
          <w:i/>
          <w:sz w:val="24"/>
          <w:szCs w:val="24"/>
        </w:rPr>
        <w:t xml:space="preserve"> spinosa </w:t>
      </w:r>
      <w:r w:rsidR="006D4F42" w:rsidRPr="009942BA">
        <w:rPr>
          <w:rFonts w:ascii="Times New Roman" w:eastAsia="Times New Roman" w:hAnsi="Times New Roman" w:cs="Times New Roman"/>
          <w:sz w:val="24"/>
          <w:szCs w:val="24"/>
        </w:rPr>
        <w:t xml:space="preserve">amphipods in North Ireland preferred invasive </w:t>
      </w:r>
      <w:r w:rsidR="006D4F42" w:rsidRPr="009942BA">
        <w:rPr>
          <w:rFonts w:ascii="Times New Roman" w:eastAsia="Times New Roman" w:hAnsi="Times New Roman" w:cs="Times New Roman"/>
          <w:i/>
          <w:sz w:val="24"/>
          <w:szCs w:val="24"/>
        </w:rPr>
        <w:t xml:space="preserve">M. </w:t>
      </w:r>
      <w:proofErr w:type="spellStart"/>
      <w:r w:rsidR="006D4F42" w:rsidRPr="009942BA">
        <w:rPr>
          <w:rFonts w:ascii="Times New Roman" w:eastAsia="Times New Roman" w:hAnsi="Times New Roman" w:cs="Times New Roman"/>
          <w:i/>
          <w:sz w:val="24"/>
          <w:szCs w:val="24"/>
        </w:rPr>
        <w:t>muticum</w:t>
      </w:r>
      <w:proofErr w:type="spellEnd"/>
      <w:r w:rsidR="006D4F42" w:rsidRPr="009942BA">
        <w:rPr>
          <w:rFonts w:ascii="Times New Roman" w:eastAsia="Times New Roman" w:hAnsi="Times New Roman" w:cs="Times New Roman"/>
          <w:i/>
          <w:sz w:val="24"/>
          <w:szCs w:val="24"/>
        </w:rPr>
        <w:t xml:space="preserve"> </w:t>
      </w:r>
      <w:r w:rsidR="006D4F42" w:rsidRPr="009942BA">
        <w:rPr>
          <w:rFonts w:ascii="Times New Roman" w:eastAsia="Times New Roman" w:hAnsi="Times New Roman" w:cs="Times New Roman"/>
          <w:sz w:val="24"/>
          <w:szCs w:val="24"/>
        </w:rPr>
        <w:t>over native seaweeds</w:t>
      </w:r>
      <w:r w:rsidR="00D55A4E" w:rsidRPr="009942BA">
        <w:rPr>
          <w:rFonts w:ascii="Times New Roman" w:eastAsia="Times New Roman" w:hAnsi="Times New Roman" w:cs="Times New Roman"/>
          <w:sz w:val="24"/>
          <w:szCs w:val="24"/>
        </w:rPr>
        <w:t xml:space="preserve"> </w:t>
      </w:r>
      <w:r w:rsidR="00D55A4E" w:rsidRPr="009942BA">
        <w:rPr>
          <w:rFonts w:ascii="Times New Roman" w:eastAsia="Times New Roman" w:hAnsi="Times New Roman" w:cs="Times New Roman"/>
          <w:sz w:val="24"/>
          <w:szCs w:val="24"/>
        </w:rPr>
        <w:fldChar w:fldCharType="begin"/>
      </w:r>
      <w:r w:rsidR="00D55A4E" w:rsidRPr="009942BA">
        <w:rPr>
          <w:rFonts w:ascii="Times New Roman" w:eastAsia="Times New Roman" w:hAnsi="Times New Roman" w:cs="Times New Roman"/>
          <w:sz w:val="24"/>
          <w:szCs w:val="24"/>
        </w:rPr>
        <w:instrText xml:space="preserve"> ADDIN ZOTERO_ITEM CSL_CITATION {"citationID":"Jvx7U1Qv","properties":{"formattedCitation":"(Strong et al. 2009)","plainCitation":"(Strong et al. 2009)","noteIndex":0},"citationItems":[{"id":109,"uris":["http://zotero.org/users/6486635/items/46R3MCWX"],"itemData":{"id":109,"type":"article-journal","abstract":"The overall biotic pressure on a newly introduced species may be less than that experienced within its native range, facilitating invasion. The brown alga\n              Sargassum muticum\n              (Yendo) Fensholt is a conspicuous and successful invasive species originally from Japan and China. We compared\n              S. muticum\n              and native macroalgae with respect to the biotic pressures of mesoherbivore grazing and ectocarpoid fouling. In Strangford Lough, Northern Ireland,\n              S. muticum\n              thalli were as heavily overgrown with seasonal blooms of epiphytic algae as native macroalgal species were. The herbivorous amphipod\n              Dexamine spinosa\n              was much more abundant on\n              S. muticum\n              than on any native macroalga. When cultured with this amphipod,\n              S. muticum\n              lost more tissue than three native macroalgae,\n              Saccharina latissima\n              (Linnaeus) Lane\n              et al.\n              ,\n              Halidrys siliquosa\n              (Linnaeus) Lyngbye and\n              Fucus serratus\n              Linnaeus.\n              Sargassum muticum\n              cultured with both ectocarpoid fouling and amphipods showed a severe impact, consistent with our previous findings of large declines in the density of\n              S. muticum\n              observed in the field during the peak of fouling. Despite being a recent introduction into the macroalgal community in Strangford Lough,\n              S. muticum\n              appears to be under biotic pressure at least equal to that on native species, suggesting that release from grazing and epiphytism does not contribute to the invasiveness of this species in Strangford Lough.","container-title":"Journal of the Marine Biological Association of the United Kingdom","DOI":"10.1017/S0025315408003226","ISSN":"0025-3154, 1469-7769","issue":"2","journalAbbreviation":"J. Mar. Biol. Ass.","language":"en","page":"303-314","source":"DOI.org (Crossref)","title":"The extent of grazing release from epiphytism for &lt;i&gt;Sargassum muticum&lt;/i&gt; (Phaeophyceae) within the invaded range","volume":"89","author":[{"family":"Strong","given":"James A."},{"family":"Maggs","given":"Christine A."},{"family":"Johnson","given":"Mark P."}],"issued":{"date-parts":[["2009",3]]}}}],"schema":"https://github.com/citation-style-language/schema/raw/master/csl-citation.json"} </w:instrText>
      </w:r>
      <w:r w:rsidR="00D55A4E" w:rsidRPr="009942BA">
        <w:rPr>
          <w:rFonts w:ascii="Times New Roman" w:eastAsia="Times New Roman" w:hAnsi="Times New Roman" w:cs="Times New Roman"/>
          <w:sz w:val="24"/>
          <w:szCs w:val="24"/>
        </w:rPr>
        <w:fldChar w:fldCharType="separate"/>
      </w:r>
      <w:r w:rsidR="00D55A4E" w:rsidRPr="009942BA">
        <w:rPr>
          <w:rFonts w:ascii="Times New Roman" w:eastAsia="Times New Roman" w:hAnsi="Times New Roman" w:cs="Times New Roman"/>
          <w:noProof/>
          <w:sz w:val="24"/>
          <w:szCs w:val="24"/>
        </w:rPr>
        <w:t>(Strong et al. 2009)</w:t>
      </w:r>
      <w:r w:rsidR="00D55A4E" w:rsidRPr="009942BA">
        <w:rPr>
          <w:rFonts w:ascii="Times New Roman" w:eastAsia="Times New Roman" w:hAnsi="Times New Roman" w:cs="Times New Roman"/>
          <w:sz w:val="24"/>
          <w:szCs w:val="24"/>
        </w:rPr>
        <w:fldChar w:fldCharType="end"/>
      </w:r>
      <w:r w:rsidR="00D55A4E" w:rsidRPr="009942BA">
        <w:rPr>
          <w:rFonts w:ascii="Times New Roman" w:eastAsia="Times New Roman" w:hAnsi="Times New Roman" w:cs="Times New Roman"/>
          <w:sz w:val="24"/>
          <w:szCs w:val="24"/>
        </w:rPr>
        <w:t>.</w:t>
      </w:r>
      <w:r w:rsidR="004A2B13" w:rsidRPr="009942BA">
        <w:rPr>
          <w:rFonts w:ascii="Times New Roman" w:eastAsia="Times New Roman" w:hAnsi="Times New Roman" w:cs="Times New Roman"/>
          <w:sz w:val="24"/>
          <w:szCs w:val="24"/>
        </w:rPr>
        <w:t xml:space="preserve"> </w:t>
      </w:r>
      <w:r w:rsidR="003B08BA" w:rsidRPr="009942BA">
        <w:rPr>
          <w:rFonts w:ascii="Times New Roman" w:eastAsia="Times New Roman" w:hAnsi="Times New Roman" w:cs="Times New Roman"/>
          <w:sz w:val="24"/>
          <w:szCs w:val="24"/>
        </w:rPr>
        <w:t>As such, assessing the impacts of an invasive seaweed in donor and subsidy-dependent communities, likely requires direct experimentation with ecologically important species.</w:t>
      </w:r>
      <w:commentRangeEnd w:id="1081"/>
      <w:r w:rsidR="009942BA" w:rsidRPr="009942BA">
        <w:rPr>
          <w:rStyle w:val="CommentReference"/>
          <w:sz w:val="24"/>
          <w:szCs w:val="24"/>
          <w:rPrChange w:id="1112" w:author="Jeremy Long" w:date="2023-10-14T09:25:00Z">
            <w:rPr>
              <w:rStyle w:val="CommentReference"/>
            </w:rPr>
          </w:rPrChange>
        </w:rPr>
        <w:commentReference w:id="1081"/>
      </w:r>
    </w:p>
    <w:p w14:paraId="1A7F46FD" w14:textId="36B27C87" w:rsidR="00C934C4" w:rsidRPr="009942BA" w:rsidDel="009942BA" w:rsidRDefault="00C934C4" w:rsidP="009942BA">
      <w:pPr>
        <w:spacing w:line="240" w:lineRule="auto"/>
        <w:ind w:firstLine="720"/>
        <w:jc w:val="both"/>
        <w:rPr>
          <w:moveFrom w:id="1113" w:author="Jeremy Long" w:date="2023-10-14T09:12:00Z"/>
          <w:rFonts w:ascii="Times New Roman" w:eastAsia="Times New Roman" w:hAnsi="Times New Roman" w:cs="Times New Roman"/>
          <w:sz w:val="24"/>
          <w:szCs w:val="24"/>
        </w:rPr>
        <w:pPrChange w:id="1114" w:author="Jeremy Long" w:date="2023-10-14T09:04:00Z">
          <w:pPr>
            <w:spacing w:line="480" w:lineRule="auto"/>
            <w:ind w:firstLine="720"/>
            <w:jc w:val="both"/>
          </w:pPr>
        </w:pPrChange>
      </w:pPr>
      <w:moveFromRangeStart w:id="1115" w:author="Jeremy Long" w:date="2023-10-14T09:12:00Z" w:name="move148167159"/>
      <w:moveFrom w:id="1116" w:author="Jeremy Long" w:date="2023-10-14T09:12:00Z">
        <w:r w:rsidRPr="009942BA" w:rsidDel="009942BA">
          <w:rPr>
            <w:rFonts w:ascii="Times New Roman" w:eastAsia="Times New Roman" w:hAnsi="Times New Roman" w:cs="Times New Roman"/>
            <w:color w:val="000000"/>
            <w:sz w:val="24"/>
            <w:szCs w:val="24"/>
          </w:rPr>
          <w:t xml:space="preserve">Rocky shore </w:t>
        </w:r>
        <w:r w:rsidR="00500BAC" w:rsidRPr="009942BA" w:rsidDel="009942BA">
          <w:rPr>
            <w:rFonts w:ascii="Times New Roman" w:eastAsia="Times New Roman" w:hAnsi="Times New Roman" w:cs="Times New Roman"/>
            <w:color w:val="000000"/>
            <w:sz w:val="24"/>
            <w:szCs w:val="24"/>
          </w:rPr>
          <w:t>consumers</w:t>
        </w:r>
        <w:r w:rsidRPr="009942BA" w:rsidDel="009942BA">
          <w:rPr>
            <w:rFonts w:ascii="Times New Roman" w:eastAsia="Times New Roman" w:hAnsi="Times New Roman" w:cs="Times New Roman"/>
            <w:color w:val="000000"/>
            <w:sz w:val="24"/>
            <w:szCs w:val="24"/>
          </w:rPr>
          <w:t xml:space="preserve"> directly and indirectly affect community dynamics and structure by influencing </w:t>
        </w:r>
        <w:r w:rsidR="00500BAC" w:rsidRPr="009942BA" w:rsidDel="009942BA">
          <w:rPr>
            <w:rFonts w:ascii="Times New Roman" w:eastAsia="Times New Roman" w:hAnsi="Times New Roman" w:cs="Times New Roman"/>
            <w:color w:val="000000"/>
            <w:sz w:val="24"/>
            <w:szCs w:val="24"/>
          </w:rPr>
          <w:t>seaweed</w:t>
        </w:r>
        <w:r w:rsidRPr="009942BA" w:rsidDel="009942BA">
          <w:rPr>
            <w:rFonts w:ascii="Times New Roman" w:eastAsia="Times New Roman" w:hAnsi="Times New Roman" w:cs="Times New Roman"/>
            <w:color w:val="000000"/>
            <w:sz w:val="24"/>
            <w:szCs w:val="24"/>
          </w:rPr>
          <w:t xml:space="preserve"> abundance, diversity, and productivity</w:t>
        </w:r>
        <w:r w:rsidR="008F7684" w:rsidRPr="009942BA" w:rsidDel="009942BA">
          <w:rPr>
            <w:rFonts w:ascii="Times New Roman" w:eastAsia="Times New Roman" w:hAnsi="Times New Roman" w:cs="Times New Roman"/>
            <w:color w:val="000000"/>
            <w:sz w:val="24"/>
            <w:szCs w:val="24"/>
          </w:rPr>
          <w:t xml:space="preserve"> </w:t>
        </w:r>
        <w:r w:rsidR="008F7684" w:rsidRPr="009942BA" w:rsidDel="009942BA">
          <w:rPr>
            <w:rFonts w:ascii="Times New Roman" w:eastAsia="Times New Roman" w:hAnsi="Times New Roman" w:cs="Times New Roman"/>
            <w:color w:val="000000"/>
            <w:sz w:val="24"/>
            <w:szCs w:val="24"/>
          </w:rPr>
          <w:fldChar w:fldCharType="begin"/>
        </w:r>
        <w:r w:rsidR="00A619AF" w:rsidRPr="009942BA" w:rsidDel="009942BA">
          <w:rPr>
            <w:rFonts w:ascii="Times New Roman" w:eastAsia="Times New Roman" w:hAnsi="Times New Roman" w:cs="Times New Roman"/>
            <w:color w:val="000000"/>
            <w:sz w:val="24"/>
            <w:szCs w:val="24"/>
          </w:rPr>
          <w:instrText xml:space="preserve"> ADDIN ZOTERO_ITEM CSL_CITATION {"citationID":"SSKc6Wo0","properties":{"formattedCitation":"(Sousa 1984, Aquilino and Stachowicz 2012, Rhoades et al. 2018)","plainCitation":"(Sousa 1984, Aquilino and Stachowicz 2012, Rhoades et al. 2018)","noteIndex":0},"citationItems":[{"id":102,"uris":["http://zotero.org/users/6486635/items/LZAD2MIC"],"itemData":{"id":102,"type":"article-journal","abstract":"Localized disturbances transform most assemblages of sessile organisms into mosaics of patches differing in characteristics such as size and age (time since last disturbed). This mosaic nature of natural communities is especially evident on exposed intertidal shores along the northwest coast of North America, where the competitively dominant mussel, Myti/us californianus, occupies much ofthe space at mid-tidallevels. Nearly continuous beds ofthis species are interrupted by patches of open space generated mainly by the shearing forces of winter storm waves. These patches serve as foci for the recruitment, growth, and reproduction of many competitively inferior, \"fugitive\" species, including both algae and sessile invertebrates. These species are doomed to local extinction as the lateral encroachment of adult mussels closes the patch and excludes them from the area.","container-title":"Ecology","DOI":"10.2307/1937789","ISSN":"00129658","issue":"6","language":"en","page":"1918-1935","source":"DOI.org (Crossref)","title":"Intertidal Mosaics: Patch Size, Propagule Availability, and Spatially Variable Patterns of Succession","title-short":"Intertidal Mosaics","volume":"65","author":[{"family":"Sousa","given":"Wayne P."}],"issued":{"date-parts":[["1984",12]]}}},{"id":47,"uris":["http://zotero.org/users/6486635/items/FXYPAUE2"],"itemData":{"id":47,"type":"article-journal","abstract":"The importance of herbivores and of plant diversity for community succession and recovery from disturbance is well documented. However, few studies have assessed the relative magnitude of, or potential interactions between, these factors. To determine the combined effect of herbivory and surrounding algal species richness on the recovery of a rocky intertidal community, we conducted a 27-month ﬁeld experiment assessing algal recruitment and succession in cleared patches that mimic naturally forming gaps in the ambient community. We crossed two herbivore treatments, ambient and reduced abundance, with monocultures and polycultures of the four most common algal species in a mid–high rocky intertidal zone of northern California. We found that both the presence of herbivores and high surrounding algal richness increased recovery rates, and the effect of algal richness was twice the magnitude of that of herbivores. The increased recovery rate of patches containing herbivores was due to the consumption of fast-growing, early colonist species that preempt space from perennial, late-successional species. Mechanisms linking algal richness and recovery are more numerous. In polycultures, herbivore abundance and species composition is altered, desiccation rates are lower, and propagule recruitment, survival, and growth are higher compared to monocultures, all of which could contribute the observed effect of surrounding species richness. Herbivory and species richness should jointly accelerate recovery wherever palatable species inhibit late-successional, herbivore-resistant species and recruitment and survival of new colonists is promoted by local species richness. These appear to be common features of rocky-shore seaweed, and perhaps other, communities.","container-title":"Ecology","DOI":"10.1890/11-0457.1","ISSN":"0012-9658","issue":"4","journalAbbreviation":"Ecology","language":"en","page":"879-890","source":"DOI.org (Crossref)","title":"Seaweed richness and herbivory increase rate of community recovery from disturbance","volume":"93","author":[{"family":"Aquilino","given":"Kristin M."},{"family":"Stachowicz","given":"John J."}],"issued":{"date-parts":[["2012",4]]}}},{"id":158,"uris":["http://zotero.org/users/6486635/items/FKF223RQ"],"itemData":{"id":158,"type":"article-journal","abstract":"Interspeciﬁc variation in resource use is critical to understanding species diversity, coexistence, and ecosystem functioning. A growing body of research describes analogous intraspeciﬁc variation and its potential importance for population dynamics and community outcomes. However, the magnitude of intraspeciﬁc variation relative to interspeciﬁc variation in key dimensions of consumer-resource interactions remains unknown, hampering our understanding of the importance of this variation for population and community processes. In this study, we examine feeding preference through repeated laboratory choice feeding assays of 444 wild-caught individuals of eight invertebrate grazer species on rocky reefs in northern California. Between-species variation accounted for 25%–33% of the total variation in preference for the preferred resource, while between-individual variation accounted for 4%–5% of total variation. For two of the eight species, between-individual variation was signiﬁcantly different from zero and on average contributed 14% and 17% of the total diet variation, even after accounting for differences due to size and sex. Therefore, even with clearly distinguishable betweenspecies differences in mean preference, diet variation between and within individuals can contribute to the dietary niche width of species and guilds, which may be overlooked by focusing solely on species’ mean resource use patterns.","container-title":"The American Naturalist","DOI":"10.1086/698325","ISSN":"0003-0147, 1537-5323","issue":"3","journalAbbreviation":"The American Naturalist","language":"en","page":"287-300","source":"DOI.org (Crossref)","title":"Assessing Feeding Preferences of a Consumer Guild: Partitioning Variation Among versus Within Species","title-short":"Assessing Feeding Preferences of a Consumer Guild","volume":"192","author":[{"family":"Rhoades","given":"O. Kennedy"},{"family":"Best","given":"Rebecca J."},{"family":"Stachowicz","given":"John J."}],"issued":{"date-parts":[["2018",9]]}}}],"schema":"https://github.com/citation-style-language/schema/raw/master/csl-citation.json"} </w:instrText>
        </w:r>
        <w:r w:rsidR="008F7684" w:rsidRPr="009942BA" w:rsidDel="009942BA">
          <w:rPr>
            <w:rFonts w:ascii="Times New Roman" w:eastAsia="Times New Roman" w:hAnsi="Times New Roman" w:cs="Times New Roman"/>
            <w:color w:val="000000"/>
            <w:sz w:val="24"/>
            <w:szCs w:val="24"/>
          </w:rPr>
          <w:fldChar w:fldCharType="separate"/>
        </w:r>
        <w:r w:rsidR="00A619AF" w:rsidRPr="009942BA" w:rsidDel="009942BA">
          <w:rPr>
            <w:rFonts w:ascii="Times New Roman" w:eastAsia="Times New Roman" w:hAnsi="Times New Roman" w:cs="Times New Roman"/>
            <w:noProof/>
            <w:color w:val="000000"/>
            <w:sz w:val="24"/>
            <w:szCs w:val="24"/>
          </w:rPr>
          <w:t>(Sousa 1984, Aquilino and Stachowicz 2012, Rhoades et al. 2018)</w:t>
        </w:r>
        <w:r w:rsidR="008F7684" w:rsidRPr="009942BA" w:rsidDel="009942BA">
          <w:rPr>
            <w:rFonts w:ascii="Times New Roman" w:eastAsia="Times New Roman" w:hAnsi="Times New Roman" w:cs="Times New Roman"/>
            <w:color w:val="000000"/>
            <w:sz w:val="24"/>
            <w:szCs w:val="24"/>
          </w:rPr>
          <w:fldChar w:fldCharType="end"/>
        </w:r>
        <w:r w:rsidRPr="009942BA" w:rsidDel="009942BA">
          <w:rPr>
            <w:rFonts w:ascii="Times New Roman" w:eastAsia="Times New Roman" w:hAnsi="Times New Roman" w:cs="Times New Roman"/>
            <w:color w:val="000000"/>
            <w:sz w:val="24"/>
            <w:szCs w:val="24"/>
          </w:rPr>
          <w:t xml:space="preserve">. </w:t>
        </w:r>
        <w:r w:rsidR="00386197" w:rsidRPr="009942BA" w:rsidDel="009942BA">
          <w:rPr>
            <w:rFonts w:ascii="Times New Roman" w:eastAsia="Times New Roman" w:hAnsi="Times New Roman" w:cs="Times New Roman"/>
            <w:color w:val="000000"/>
            <w:sz w:val="24"/>
            <w:szCs w:val="24"/>
          </w:rPr>
          <w:t>Therefore, a</w:t>
        </w:r>
        <w:r w:rsidRPr="009942BA" w:rsidDel="009942BA">
          <w:rPr>
            <w:rFonts w:ascii="Times New Roman" w:eastAsia="Times New Roman" w:hAnsi="Times New Roman" w:cs="Times New Roman"/>
            <w:color w:val="000000"/>
            <w:sz w:val="24"/>
            <w:szCs w:val="24"/>
          </w:rPr>
          <w:t xml:space="preserve"> shift </w:t>
        </w:r>
        <w:r w:rsidR="00386197" w:rsidRPr="009942BA" w:rsidDel="009942BA">
          <w:rPr>
            <w:rFonts w:ascii="Times New Roman" w:eastAsia="Times New Roman" w:hAnsi="Times New Roman" w:cs="Times New Roman"/>
            <w:color w:val="000000"/>
            <w:sz w:val="24"/>
            <w:szCs w:val="24"/>
          </w:rPr>
          <w:t>in</w:t>
        </w:r>
        <w:r w:rsidR="00261682" w:rsidRPr="009942BA" w:rsidDel="009942BA">
          <w:rPr>
            <w:rFonts w:ascii="Times New Roman" w:eastAsia="Times New Roman" w:hAnsi="Times New Roman" w:cs="Times New Roman"/>
            <w:color w:val="000000"/>
            <w:sz w:val="24"/>
            <w:szCs w:val="24"/>
          </w:rPr>
          <w:t xml:space="preserve"> wrack </w:t>
        </w:r>
        <w:r w:rsidR="00386197" w:rsidRPr="009942BA" w:rsidDel="009942BA">
          <w:rPr>
            <w:rFonts w:ascii="Times New Roman" w:eastAsia="Times New Roman" w:hAnsi="Times New Roman" w:cs="Times New Roman"/>
            <w:color w:val="000000"/>
            <w:sz w:val="24"/>
            <w:szCs w:val="24"/>
          </w:rPr>
          <w:t xml:space="preserve">palatability that shifts </w:t>
        </w:r>
        <w:r w:rsidR="00261682" w:rsidRPr="009942BA" w:rsidDel="009942BA">
          <w:rPr>
            <w:rFonts w:ascii="Times New Roman" w:eastAsia="Times New Roman" w:hAnsi="Times New Roman" w:cs="Times New Roman"/>
            <w:color w:val="000000"/>
            <w:sz w:val="24"/>
            <w:szCs w:val="24"/>
          </w:rPr>
          <w:t xml:space="preserve">consumption </w:t>
        </w:r>
        <w:r w:rsidRPr="009942BA" w:rsidDel="009942BA">
          <w:rPr>
            <w:rFonts w:ascii="Times New Roman" w:eastAsia="Times New Roman" w:hAnsi="Times New Roman" w:cs="Times New Roman"/>
            <w:color w:val="000000"/>
            <w:sz w:val="24"/>
            <w:szCs w:val="24"/>
          </w:rPr>
          <w:t xml:space="preserve">onto habitat-forming species like </w:t>
        </w:r>
        <w:r w:rsidRPr="009942BA" w:rsidDel="009942BA">
          <w:rPr>
            <w:rFonts w:ascii="Times New Roman" w:eastAsia="Times New Roman" w:hAnsi="Times New Roman" w:cs="Times New Roman"/>
            <w:i/>
            <w:iCs/>
            <w:color w:val="000000"/>
            <w:sz w:val="24"/>
            <w:szCs w:val="24"/>
          </w:rPr>
          <w:t>S. compressa</w:t>
        </w:r>
        <w:r w:rsidR="00A619AF" w:rsidRPr="009942BA" w:rsidDel="009942BA">
          <w:rPr>
            <w:rFonts w:ascii="Times New Roman" w:eastAsia="Times New Roman" w:hAnsi="Times New Roman" w:cs="Times New Roman"/>
            <w:i/>
            <w:iCs/>
            <w:color w:val="000000"/>
            <w:sz w:val="24"/>
            <w:szCs w:val="24"/>
          </w:rPr>
          <w:t xml:space="preserve"> </w:t>
        </w:r>
        <w:r w:rsidR="00A619AF" w:rsidRPr="009942BA" w:rsidDel="009942BA">
          <w:rPr>
            <w:rFonts w:ascii="Times New Roman" w:eastAsia="Times New Roman" w:hAnsi="Times New Roman" w:cs="Times New Roman"/>
            <w:color w:val="000000"/>
            <w:sz w:val="24"/>
            <w:szCs w:val="24"/>
          </w:rPr>
          <w:fldChar w:fldCharType="begin"/>
        </w:r>
        <w:r w:rsidR="00A619AF" w:rsidRPr="009942BA" w:rsidDel="009942BA">
          <w:rPr>
            <w:rFonts w:ascii="Times New Roman" w:eastAsia="Times New Roman" w:hAnsi="Times New Roman" w:cs="Times New Roman"/>
            <w:color w:val="000000"/>
            <w:sz w:val="24"/>
            <w:szCs w:val="24"/>
          </w:rPr>
          <w:instrText xml:space="preserve"> ADDIN ZOTERO_ITEM CSL_CITATION {"citationID":"xkL0m9sD","properties":{"formattedCitation":"(Sapper and Murray 2003, Whitaker et al. 2010, Graham et al. 2018)","plainCitation":"(Sapper and Murray 2003, Whitaker et al. 2010, Graham et al. 2018)","noteIndex":0},"citationItems":[{"id":159,"uris":["http://zotero.org/users/6486635/items/3CJHU95J"],"itemData":{"id":159,"type":"article-journal","container-title":"Pacific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N."}],"issued":{"date-parts":[["2003"]]}}},{"id":80,"uris":["http://zotero.org/users/6486635/items/ZJ5SK86J"],"itemData":{"id":80,"type":"article-journal","abstract":"Previous research has indicated that many rocky intertidal macrophyte communities in southern California, and other locations around the world, have shifted from larger, highly productive, ﬂeshy seaweeds toward a smaller, less productive, disturbance-tolerant ﬂora. In widespread decline are ecologically important, canopy-forming, brown seaweeds, such as the southern California rockweed species Silvetia compressa. Restoration efforts are common for depleted biogenic species in other habitats, but restoration within rocky intertidal zones, particularly on wave-exposed coasts, has been largely unexplored. In two phases, we attempted to restore Silvetia populations on a southern California shore by transplanting live plants and experimentally investigating factors that affect their survival. In Phase I, we implemented a three-way factorial design where juvenile Silvetia thalli were transplanted at four sites with a combination of simulated canopy and herbivore exclusion treatments. Transplant survival was low, although enhanced by the presence of a canopy; site and herbivore presence did not affect survival. In Phase II, we used a two-way factorial design, transplanting two size classes of rockweeds (juveniles and reproductive adults) on horizontal and partially shaded, north-facing vertical surfaces at a target location where this rockweed has been missing since at least the 1970s. Transplant survival was moderate but lower than natural survival rates. Larger thalli exhibited signiﬁcantly higher survival rates than smaller thalli in both the transplanted and naturally occurring populations, particularly on vertical surfaces. Higher mortality on horizontal surfaces may have been due to differences in desiccation stress and human trampling. Transplanting reproductive adults resulted in the subsequent recruitment of new individuals.","container-title":"Restoration Ecology","DOI":"10.1111/j.1526-100X.2010.00717.x","ISSN":"10612971","language":"en","page":"18-26","source":"DOI.org (Crossref)","title":"Reestablishment of the Southern California Rocky Intertidal Brown Alga, Silvetia compressa: An Experimental Investigation of Techniques and Abiotic and Biotic Factors That Affect Restoration Success","title-short":"Reestablishment of the Southern California Rocky Intertidal Brown Alga, Silvetia compressa","volume":"18","author":[{"family":"Whitaker","given":"Stephen G."},{"family":"Smith","given":"Jayson R."},{"family":"Murray","given":"Steven N."}],"issued":{"date-parts":[["2010",9]]}}},{"id":117,"uris":["http://zotero.org/users/6486635/items/ACBHBT8F"],"itemData":{"id":117,"type":"article-journal","abstract":"Silvetia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9942BA" w:rsidDel="009942BA">
          <w:rPr>
            <w:rFonts w:ascii="Times New Roman" w:eastAsia="Times New Roman" w:hAnsi="Times New Roman" w:cs="Times New Roman"/>
            <w:color w:val="000000"/>
            <w:sz w:val="24"/>
            <w:szCs w:val="24"/>
          </w:rPr>
          <w:fldChar w:fldCharType="separate"/>
        </w:r>
        <w:r w:rsidR="00A619AF" w:rsidRPr="009942BA" w:rsidDel="009942BA">
          <w:rPr>
            <w:rFonts w:ascii="Times New Roman" w:eastAsia="Times New Roman" w:hAnsi="Times New Roman" w:cs="Times New Roman"/>
            <w:noProof/>
            <w:color w:val="000000"/>
            <w:sz w:val="24"/>
            <w:szCs w:val="24"/>
          </w:rPr>
          <w:t>(Sapper and Murray 2003, Whitaker et al. 2010, Graham et al. 2018)</w:t>
        </w:r>
        <w:r w:rsidR="00A619AF" w:rsidRPr="009942BA" w:rsidDel="009942BA">
          <w:rPr>
            <w:rFonts w:ascii="Times New Roman" w:eastAsia="Times New Roman" w:hAnsi="Times New Roman" w:cs="Times New Roman"/>
            <w:color w:val="000000"/>
            <w:sz w:val="24"/>
            <w:szCs w:val="24"/>
          </w:rPr>
          <w:fldChar w:fldCharType="end"/>
        </w:r>
        <w:r w:rsidR="00A619AF" w:rsidRPr="009942BA" w:rsidDel="009942BA">
          <w:rPr>
            <w:rFonts w:ascii="Times New Roman" w:eastAsia="Times New Roman" w:hAnsi="Times New Roman" w:cs="Times New Roman"/>
            <w:color w:val="000000"/>
            <w:sz w:val="24"/>
            <w:szCs w:val="24"/>
          </w:rPr>
          <w:t>,</w:t>
        </w:r>
        <w:r w:rsidRPr="009942BA" w:rsidDel="009942BA">
          <w:rPr>
            <w:rFonts w:ascii="Times New Roman" w:eastAsia="Times New Roman" w:hAnsi="Times New Roman" w:cs="Times New Roman"/>
            <w:color w:val="000000"/>
            <w:sz w:val="24"/>
            <w:szCs w:val="24"/>
          </w:rPr>
          <w:t xml:space="preserve"> may have community level impacts beyond reduction in biomass from consumption. For example, </w:t>
        </w:r>
        <w:r w:rsidRPr="009942BA" w:rsidDel="009942BA">
          <w:rPr>
            <w:rFonts w:ascii="Times New Roman" w:eastAsia="Times New Roman" w:hAnsi="Times New Roman" w:cs="Times New Roman"/>
            <w:i/>
            <w:iCs/>
            <w:color w:val="000000"/>
            <w:sz w:val="24"/>
            <w:szCs w:val="24"/>
          </w:rPr>
          <w:t xml:space="preserve">S. compressa </w:t>
        </w:r>
        <w:r w:rsidRPr="009942BA" w:rsidDel="009942BA">
          <w:rPr>
            <w:rFonts w:ascii="Times New Roman" w:eastAsia="Times New Roman" w:hAnsi="Times New Roman" w:cs="Times New Roman"/>
            <w:color w:val="000000"/>
            <w:sz w:val="24"/>
            <w:szCs w:val="24"/>
          </w:rPr>
          <w:t>understories are inhabited by diverse algae, sessile and mobile invertebrate communities that are protected from desiccation during tidal emersion</w:t>
        </w:r>
        <w:r w:rsidR="00A619AF" w:rsidRPr="009942BA" w:rsidDel="009942BA">
          <w:rPr>
            <w:rFonts w:ascii="Times New Roman" w:eastAsia="Times New Roman" w:hAnsi="Times New Roman" w:cs="Times New Roman"/>
            <w:color w:val="000000"/>
            <w:sz w:val="24"/>
            <w:szCs w:val="24"/>
          </w:rPr>
          <w:t xml:space="preserve"> </w:t>
        </w:r>
        <w:r w:rsidR="00A619AF" w:rsidRPr="009942BA" w:rsidDel="009942BA">
          <w:rPr>
            <w:rFonts w:ascii="Times New Roman" w:eastAsia="Times New Roman" w:hAnsi="Times New Roman" w:cs="Times New Roman"/>
            <w:color w:val="000000"/>
            <w:sz w:val="24"/>
            <w:szCs w:val="24"/>
          </w:rPr>
          <w:fldChar w:fldCharType="begin"/>
        </w:r>
        <w:r w:rsidR="00A619AF" w:rsidRPr="009942BA" w:rsidDel="009942BA">
          <w:rPr>
            <w:rFonts w:ascii="Times New Roman" w:eastAsia="Times New Roman" w:hAnsi="Times New Roman" w:cs="Times New Roman"/>
            <w:color w:val="000000"/>
            <w:sz w:val="24"/>
            <w:szCs w:val="24"/>
          </w:rPr>
          <w:instrText xml:space="preserve"> ADDIN ZOTERO_ITEM CSL_CITATION {"citationID":"zNW8ayRb","properties":{"formattedCitation":"(Sapper and Murray 2003)","plainCitation":"(Sapper and Murray 2003)","noteIndex":0},"citationItems":[{"id":159,"uris":["http://zotero.org/users/6486635/items/3CJHU95J"],"itemData":{"id":159,"type":"article-journal","container-title":"Pacific Science","DOI":"10.1353/psc.2003.0035","ISSN":"1534-6188","issue":"4","journalAbbreviation":"Pacific Science","language":"en","page":"433-462","source":"DOI.org (Crossref)","title":"Variation in Structure of the Subcanopy Assemblage Associated with Southern California Populations of the Intertidal Rockweed Silvetia compressa (Fucales)","volume":"57","author":[{"family":"Sapper","given":"Stephanie A."},{"family":"Murray","given":"Steven N."}],"issued":{"date-parts":[["2003"]]}}}],"schema":"https://github.com/citation-style-language/schema/raw/master/csl-citation.json"} </w:instrText>
        </w:r>
        <w:r w:rsidR="00A619AF" w:rsidRPr="009942BA" w:rsidDel="009942BA">
          <w:rPr>
            <w:rFonts w:ascii="Times New Roman" w:eastAsia="Times New Roman" w:hAnsi="Times New Roman" w:cs="Times New Roman"/>
            <w:color w:val="000000"/>
            <w:sz w:val="24"/>
            <w:szCs w:val="24"/>
          </w:rPr>
          <w:fldChar w:fldCharType="separate"/>
        </w:r>
        <w:r w:rsidR="00A619AF" w:rsidRPr="009942BA" w:rsidDel="009942BA">
          <w:rPr>
            <w:rFonts w:ascii="Times New Roman" w:eastAsia="Times New Roman" w:hAnsi="Times New Roman" w:cs="Times New Roman"/>
            <w:noProof/>
            <w:color w:val="000000"/>
            <w:sz w:val="24"/>
            <w:szCs w:val="24"/>
          </w:rPr>
          <w:t>(Sapper and Murray 2003)</w:t>
        </w:r>
        <w:r w:rsidR="00A619AF" w:rsidRPr="009942BA" w:rsidDel="009942BA">
          <w:rPr>
            <w:rFonts w:ascii="Times New Roman" w:eastAsia="Times New Roman" w:hAnsi="Times New Roman" w:cs="Times New Roman"/>
            <w:color w:val="000000"/>
            <w:sz w:val="24"/>
            <w:szCs w:val="24"/>
          </w:rPr>
          <w:fldChar w:fldCharType="end"/>
        </w:r>
        <w:r w:rsidR="00A619AF" w:rsidRPr="009942BA" w:rsidDel="009942BA">
          <w:rPr>
            <w:rFonts w:ascii="Times New Roman" w:eastAsia="Times New Roman" w:hAnsi="Times New Roman" w:cs="Times New Roman"/>
            <w:color w:val="000000"/>
            <w:sz w:val="24"/>
            <w:szCs w:val="24"/>
          </w:rPr>
          <w:t xml:space="preserve">. </w:t>
        </w:r>
        <w:r w:rsidRPr="009942BA" w:rsidDel="009942BA">
          <w:rPr>
            <w:rFonts w:ascii="Times New Roman" w:eastAsia="Times New Roman" w:hAnsi="Times New Roman" w:cs="Times New Roman"/>
            <w:color w:val="000000"/>
            <w:sz w:val="24"/>
            <w:szCs w:val="24"/>
          </w:rPr>
          <w:t xml:space="preserve">Moreover, it is anticipated that future climatic events will lead to changes in abundance and distribution of brown seaweeds </w:t>
        </w:r>
        <w:r w:rsidR="00261682" w:rsidRPr="009942BA" w:rsidDel="009942BA">
          <w:rPr>
            <w:rFonts w:ascii="Times New Roman" w:eastAsia="Times New Roman" w:hAnsi="Times New Roman" w:cs="Times New Roman"/>
            <w:color w:val="000000"/>
            <w:sz w:val="24"/>
            <w:szCs w:val="24"/>
          </w:rPr>
          <w:t xml:space="preserve">that </w:t>
        </w:r>
        <w:r w:rsidRPr="009942BA" w:rsidDel="009942BA">
          <w:rPr>
            <w:rFonts w:ascii="Times New Roman" w:eastAsia="Times New Roman" w:hAnsi="Times New Roman" w:cs="Times New Roman"/>
            <w:color w:val="000000"/>
            <w:sz w:val="24"/>
            <w:szCs w:val="24"/>
          </w:rPr>
          <w:t>may be replaced with turf-forming red algae</w:t>
        </w:r>
        <w:r w:rsidR="00A619AF" w:rsidRPr="009942BA" w:rsidDel="009942BA">
          <w:rPr>
            <w:rFonts w:ascii="Times New Roman" w:eastAsia="Times New Roman" w:hAnsi="Times New Roman" w:cs="Times New Roman"/>
            <w:color w:val="000000"/>
            <w:sz w:val="24"/>
            <w:szCs w:val="24"/>
          </w:rPr>
          <w:t xml:space="preserve"> </w:t>
        </w:r>
        <w:r w:rsidR="00A619AF" w:rsidRPr="009942BA" w:rsidDel="009942BA">
          <w:rPr>
            <w:rFonts w:ascii="Times New Roman" w:eastAsia="Times New Roman" w:hAnsi="Times New Roman" w:cs="Times New Roman"/>
            <w:color w:val="000000"/>
            <w:sz w:val="24"/>
            <w:szCs w:val="24"/>
          </w:rPr>
          <w:fldChar w:fldCharType="begin"/>
        </w:r>
        <w:r w:rsidR="00A619AF" w:rsidRPr="009942BA" w:rsidDel="009942BA">
          <w:rPr>
            <w:rFonts w:ascii="Times New Roman" w:eastAsia="Times New Roman" w:hAnsi="Times New Roman" w:cs="Times New Roman"/>
            <w:color w:val="000000"/>
            <w:sz w:val="24"/>
            <w:szCs w:val="24"/>
          </w:rPr>
          <w:instrText xml:space="preserve"> ADDIN ZOTERO_ITEM CSL_CITATION {"citationID":"wNOypqAD","properties":{"formattedCitation":"(Graham et al. 2018)","plainCitation":"(Graham et al. 2018)","noteIndex":0},"citationItems":[{"id":117,"uris":["http://zotero.org/users/6486635/items/ACBHBT8F"],"itemData":{"id":117,"type":"article-journal","abstract":"Silvetia compressa is a common rocky intertidal fucoid that plays an important role in the community and has experienced widespread declines throughout California. The causes of these declines are unknown, but sea surface temperature (SST) is considered one of the dominant factors affecting intertidal algae. The 2015–2016 El Niño introduced anomalously high SSTs to southern California, which may have impacted rocky intertidal species. This study investigates temporal changes in abundance of S. compressa with respect to SST at 4 sites on San Clemente Island (SCI), California, from 2012 to 2016. Point-intercept data were used to quantify percent cover during biannual intertidal surveys. To correlate SST with changes in S. compressa percent cover, we utilized SST data collected approximately 50 km southeast of SCI from the National Data Buoy Center. Our results indicated significant declines in S. compressa in spring 2015 across all 4 sites following SST anomalies that began in 2014. Linear regression between S. compressa percent cover and the previous year’s maximum SSTs showed a significant negative relationship, indicating that reduced abundance of S. compressa was moderately associated with elevated SSTs.","container-title":"Western North American Naturalist","DOI":"10.3398/064.078.0405","ISSN":"1527-0904","issue":"4","journalAbbreviation":"Western North American Naturalist","language":"en","page":"605","source":"DOI.org (Crossref)","title":"Changes in Abundance of Silvetia compressa at San Clemente Island before and during the 2015–2016 El Niño","volume":"78","author":[{"family":"Graham","given":"Suzanne"},{"family":"Hong","given":"Brian"},{"family":"Mutschler","given":"Samantha"},{"family":"Saunders","given":"Brendan"},{"family":"Bredvik","given":"Jessica"}],"issued":{"date-parts":[["2018",3,9]]}}}],"schema":"https://github.com/citation-style-language/schema/raw/master/csl-citation.json"} </w:instrText>
        </w:r>
        <w:r w:rsidR="00A619AF" w:rsidRPr="009942BA" w:rsidDel="009942BA">
          <w:rPr>
            <w:rFonts w:ascii="Times New Roman" w:eastAsia="Times New Roman" w:hAnsi="Times New Roman" w:cs="Times New Roman"/>
            <w:color w:val="000000"/>
            <w:sz w:val="24"/>
            <w:szCs w:val="24"/>
          </w:rPr>
          <w:fldChar w:fldCharType="separate"/>
        </w:r>
        <w:r w:rsidR="00A619AF" w:rsidRPr="009942BA" w:rsidDel="009942BA">
          <w:rPr>
            <w:rFonts w:ascii="Times New Roman" w:eastAsia="Times New Roman" w:hAnsi="Times New Roman" w:cs="Times New Roman"/>
            <w:noProof/>
            <w:color w:val="000000"/>
            <w:sz w:val="24"/>
            <w:szCs w:val="24"/>
          </w:rPr>
          <w:t>(Graham et al. 2018)</w:t>
        </w:r>
        <w:r w:rsidR="00A619AF" w:rsidRPr="009942BA" w:rsidDel="009942BA">
          <w:rPr>
            <w:rFonts w:ascii="Times New Roman" w:eastAsia="Times New Roman" w:hAnsi="Times New Roman" w:cs="Times New Roman"/>
            <w:color w:val="000000"/>
            <w:sz w:val="24"/>
            <w:szCs w:val="24"/>
          </w:rPr>
          <w:fldChar w:fldCharType="end"/>
        </w:r>
        <w:r w:rsidR="00261682" w:rsidRPr="009942BA" w:rsidDel="009942BA">
          <w:rPr>
            <w:rFonts w:ascii="Times New Roman" w:eastAsia="Times New Roman" w:hAnsi="Times New Roman" w:cs="Times New Roman"/>
            <w:color w:val="000000"/>
            <w:sz w:val="24"/>
            <w:szCs w:val="24"/>
          </w:rPr>
          <w:t xml:space="preserve">, </w:t>
        </w:r>
        <w:r w:rsidRPr="009942BA" w:rsidDel="009942BA">
          <w:rPr>
            <w:rFonts w:ascii="Times New Roman" w:eastAsia="Times New Roman" w:hAnsi="Times New Roman" w:cs="Times New Roman"/>
            <w:color w:val="000000"/>
            <w:sz w:val="24"/>
            <w:szCs w:val="24"/>
          </w:rPr>
          <w:t xml:space="preserve">likely leading to further declines of </w:t>
        </w:r>
        <w:r w:rsidRPr="009942BA" w:rsidDel="009942BA">
          <w:rPr>
            <w:rFonts w:ascii="Times New Roman" w:eastAsia="Times New Roman" w:hAnsi="Times New Roman" w:cs="Times New Roman"/>
            <w:i/>
            <w:iCs/>
            <w:color w:val="000000"/>
            <w:sz w:val="24"/>
            <w:szCs w:val="24"/>
          </w:rPr>
          <w:t>S. compressa</w:t>
        </w:r>
        <w:r w:rsidRPr="009942BA" w:rsidDel="009942BA">
          <w:rPr>
            <w:rFonts w:ascii="Times New Roman" w:eastAsia="Times New Roman" w:hAnsi="Times New Roman" w:cs="Times New Roman"/>
            <w:color w:val="000000"/>
            <w:sz w:val="24"/>
            <w:szCs w:val="24"/>
          </w:rPr>
          <w:t xml:space="preserve"> and species that rely on it.</w:t>
        </w:r>
      </w:moveFrom>
    </w:p>
    <w:moveFromRangeEnd w:id="1115"/>
    <w:p w14:paraId="10BF6AE5" w14:textId="277BB410" w:rsidR="00790DD9" w:rsidRPr="009942BA" w:rsidRDefault="00C934C4" w:rsidP="009942BA">
      <w:pPr>
        <w:spacing w:line="240" w:lineRule="auto"/>
        <w:ind w:firstLine="720"/>
        <w:jc w:val="both"/>
        <w:rPr>
          <w:rFonts w:ascii="Times New Roman" w:eastAsia="Times New Roman" w:hAnsi="Times New Roman" w:cs="Times New Roman"/>
          <w:color w:val="000000"/>
          <w:sz w:val="24"/>
          <w:szCs w:val="24"/>
        </w:rPr>
        <w:pPrChange w:id="1117" w:author="Jeremy Long" w:date="2023-10-14T09:04:00Z">
          <w:pPr>
            <w:spacing w:line="480" w:lineRule="auto"/>
            <w:ind w:firstLine="720"/>
            <w:jc w:val="both"/>
          </w:pPr>
        </w:pPrChange>
      </w:pPr>
      <w:r w:rsidRPr="009942BA">
        <w:rPr>
          <w:rFonts w:ascii="Times New Roman" w:eastAsia="Times New Roman" w:hAnsi="Times New Roman" w:cs="Times New Roman"/>
          <w:color w:val="000000"/>
          <w:sz w:val="24"/>
          <w:szCs w:val="24"/>
        </w:rPr>
        <w:t>While various examples exist of nonnative species contributing to biodiversity</w:t>
      </w:r>
      <w:r w:rsidR="00D77C40" w:rsidRPr="009942BA">
        <w:rPr>
          <w:rFonts w:ascii="Times New Roman" w:eastAsia="Times New Roman" w:hAnsi="Times New Roman" w:cs="Times New Roman"/>
          <w:color w:val="000000"/>
          <w:sz w:val="24"/>
          <w:szCs w:val="24"/>
        </w:rPr>
        <w:t xml:space="preserve"> </w:t>
      </w:r>
      <w:r w:rsidR="00D77C40" w:rsidRPr="009942BA">
        <w:rPr>
          <w:rFonts w:ascii="Times New Roman" w:eastAsia="Times New Roman" w:hAnsi="Times New Roman" w:cs="Times New Roman"/>
          <w:color w:val="000000"/>
          <w:sz w:val="24"/>
          <w:szCs w:val="24"/>
        </w:rPr>
        <w:fldChar w:fldCharType="begin"/>
      </w:r>
      <w:r w:rsidR="00D77C40" w:rsidRPr="009942BA">
        <w:rPr>
          <w:rFonts w:ascii="Times New Roman" w:eastAsia="Times New Roman" w:hAnsi="Times New Roman" w:cs="Times New Roman"/>
          <w:color w:val="000000"/>
          <w:sz w:val="24"/>
          <w:szCs w:val="24"/>
        </w:rPr>
        <w:instrText xml:space="preserve"> ADDIN ZOTERO_ITEM CSL_CITATION {"citationID":"YGQuvK3s","properties":{"formattedCitation":"(Chapman 2016)","plainCitation":"(Chapman 2016)","noteIndex":0},"citationItems":[{"id":216,"uris":["http://zotero.org/users/6486635/items/AJB7EPKJ"],"itemData":{"id":216,"type":"article-journal","container-title":"Marine Pollution Bulletin","DOI":"10.1016/j.marpolbul.2016.04.067","ISSN":"0025326X","issue":"1","journalAbbreviation":"Marine Pollution Bulletin","language":"en","page":"1-2","source":"DOI.org (Crossref)","title":"Benefits of Invasive Species","volume":"107","author":[{"family":"Chapman","given":"Peter M."}],"issued":{"date-parts":[["2016",6]]}}}],"schema":"https://github.com/citation-style-language/schema/raw/master/csl-citation.json"} </w:instrText>
      </w:r>
      <w:r w:rsidR="00D77C40" w:rsidRPr="009942BA">
        <w:rPr>
          <w:rFonts w:ascii="Times New Roman" w:eastAsia="Times New Roman" w:hAnsi="Times New Roman" w:cs="Times New Roman"/>
          <w:color w:val="000000"/>
          <w:sz w:val="24"/>
          <w:szCs w:val="24"/>
        </w:rPr>
        <w:fldChar w:fldCharType="separate"/>
      </w:r>
      <w:r w:rsidR="00D77C40" w:rsidRPr="009942BA">
        <w:rPr>
          <w:rFonts w:ascii="Times New Roman" w:eastAsia="Times New Roman" w:hAnsi="Times New Roman" w:cs="Times New Roman"/>
          <w:noProof/>
          <w:color w:val="000000"/>
          <w:sz w:val="24"/>
          <w:szCs w:val="24"/>
        </w:rPr>
        <w:t>(Chapman 2016)</w:t>
      </w:r>
      <w:r w:rsidR="00D77C40" w:rsidRPr="009942BA">
        <w:rPr>
          <w:rFonts w:ascii="Times New Roman" w:eastAsia="Times New Roman" w:hAnsi="Times New Roman" w:cs="Times New Roman"/>
          <w:color w:val="000000"/>
          <w:sz w:val="24"/>
          <w:szCs w:val="24"/>
        </w:rPr>
        <w:fldChar w:fldCharType="end"/>
      </w:r>
      <w:r w:rsidR="00D77C40" w:rsidRPr="009942BA">
        <w:rPr>
          <w:rFonts w:ascii="Times New Roman" w:eastAsia="Times New Roman" w:hAnsi="Times New Roman" w:cs="Times New Roman"/>
          <w:color w:val="000000"/>
          <w:sz w:val="24"/>
          <w:szCs w:val="24"/>
        </w:rPr>
        <w:t>,</w:t>
      </w:r>
      <w:r w:rsidR="00386197" w:rsidRPr="009942BA">
        <w:rPr>
          <w:rFonts w:ascii="Times New Roman" w:eastAsia="Times New Roman" w:hAnsi="Times New Roman" w:cs="Times New Roman"/>
          <w:color w:val="000000"/>
          <w:sz w:val="24"/>
          <w:szCs w:val="24"/>
        </w:rPr>
        <w:t xml:space="preserve"> </w:t>
      </w:r>
      <w:commentRangeStart w:id="1118"/>
      <w:r w:rsidRPr="009942BA">
        <w:rPr>
          <w:rFonts w:ascii="Times New Roman" w:eastAsia="Times New Roman" w:hAnsi="Times New Roman" w:cs="Times New Roman"/>
          <w:color w:val="000000"/>
          <w:sz w:val="24"/>
          <w:szCs w:val="24"/>
        </w:rPr>
        <w:t>there are very few examples of invasive species positively changing subsidies</w:t>
      </w:r>
      <w:r w:rsidR="00D77C40" w:rsidRPr="009942BA">
        <w:rPr>
          <w:rFonts w:ascii="Times New Roman" w:eastAsia="Times New Roman" w:hAnsi="Times New Roman" w:cs="Times New Roman"/>
          <w:color w:val="000000"/>
          <w:sz w:val="24"/>
          <w:szCs w:val="24"/>
        </w:rPr>
        <w:t xml:space="preserve"> </w:t>
      </w:r>
      <w:r w:rsidR="00D77C40" w:rsidRPr="009942BA">
        <w:rPr>
          <w:rFonts w:ascii="Times New Roman" w:eastAsia="Times New Roman" w:hAnsi="Times New Roman" w:cs="Times New Roman"/>
          <w:color w:val="000000"/>
          <w:sz w:val="24"/>
          <w:szCs w:val="24"/>
        </w:rPr>
        <w:fldChar w:fldCharType="begin"/>
      </w:r>
      <w:r w:rsidR="00D77C40" w:rsidRPr="009942BA">
        <w:rPr>
          <w:rFonts w:ascii="Times New Roman" w:eastAsia="Times New Roman" w:hAnsi="Times New Roman" w:cs="Times New Roman"/>
          <w:color w:val="000000"/>
          <w:sz w:val="24"/>
          <w:szCs w:val="24"/>
        </w:rPr>
        <w:instrText xml:space="preserve"> ADDIN ZOTERO_ITEM CSL_CITATION {"citationID":"3r8yh6vl","properties":{"formattedCitation":"(MacMillan et al. 2016, Quij\\uc0\\u243{}n et al. 2017)","plainCitation":"(MacMillan et al. 2016, Quijón et al. 2017)","noteIndex":0},"citationItems":[{"id":150,"uris":["http://zotero.org/users/6486635/items/ZF5YF8K3"],"itemData":{"id":150,"type":"article-journal","abstract":"The inﬂuence of wrack on sandy beach communities is well-documented but its effect on bare sediments located immediately beyond its edge has not yet been tested. This study aimed to explore these effects by surveying bare sediments located at increasing distances (0.5e2 m) from the wrack in ﬁve sandy beaches on Prince Edward Island, Atlantic Canada. In addition, we tested the inﬂuence of wrack with a ﬁeld manipulation using wrack patches made up of rockweed bundles. The survey indicated that a modest but signiﬁcant number of amphipods and beetles occupied bare sediments located 0.5 m from the edge of the wrack, but that those numbers dropped in sediments 1 m away and farther. The outcome of the ﬁeld manipulation showed a similar pattern. Although small in spatial scale, our results have implications for the monitoring sandy beaches affected by scattered as well as heavy wrack input.","container-title":"Marine Environmental Research","DOI":"10.1016/j.marenvres.2016.10.010","ISSN":"01411136","journalAbbreviation":"Marine Environmental Research","language":"en","page":"196-200","source":"DOI.org (Crossref)","title":"Near-edge wrack effects on bare sediments: Small scale variation matters in the monitoring of sandy beaches","title-short":"Near-edge wrack effects on bare sediments","volume":"122","author":[{"family":"MacMillan","given":"Mitchell R."},{"family":"Tummon Flynn","given":"Paula"},{"family":"Duarte","given":"Cristian"},{"family":"Quijón","given":"Pedro A."}],"issued":{"date-parts":[["2016",12]]}}},{"id":217,"uris":["http://zotero.org/users/6486635/items/8ZJ2T9DW"],"itemData":{"id":217,"type":"article-journal","container-title":"Marine Pollution Bulletin","DOI":"10.1016/j.marpolbul.2017.01.020","ISSN":"0025326X","issue":"1-2","journalAbbreviation":"Marine Pollution Bulletin","language":"en","page":"538-539","source":"DOI.org (Crossref)","title":"Beyond negative perceptions: The role of some marine invasive species as trophic subsidies","title-short":"Beyond negative perceptions","volume":"116","author":[{"family":"Quijón","given":"Pedro A."},{"family":"Tummon Flynn","given":"Paula"},{"family":"Duarte","given":"Cristian"}],"issued":{"date-parts":[["2017",3]]}}}],"schema":"https://github.com/citation-style-language/schema/raw/master/csl-citation.json"} </w:instrText>
      </w:r>
      <w:r w:rsidR="00D77C40" w:rsidRPr="009942BA">
        <w:rPr>
          <w:rFonts w:ascii="Times New Roman" w:eastAsia="Times New Roman" w:hAnsi="Times New Roman" w:cs="Times New Roman"/>
          <w:color w:val="000000"/>
          <w:sz w:val="24"/>
          <w:szCs w:val="24"/>
        </w:rPr>
        <w:fldChar w:fldCharType="separate"/>
      </w:r>
      <w:r w:rsidR="00D77C40" w:rsidRPr="009942BA">
        <w:rPr>
          <w:rFonts w:ascii="Times New Roman" w:hAnsi="Times New Roman" w:cs="Times New Roman"/>
          <w:color w:val="000000"/>
          <w:sz w:val="24"/>
          <w:szCs w:val="24"/>
        </w:rPr>
        <w:t xml:space="preserve">(MacMillan et al. 2016, </w:t>
      </w:r>
      <w:proofErr w:type="spellStart"/>
      <w:r w:rsidR="00D77C40" w:rsidRPr="009942BA">
        <w:rPr>
          <w:rFonts w:ascii="Times New Roman" w:hAnsi="Times New Roman" w:cs="Times New Roman"/>
          <w:color w:val="000000"/>
          <w:sz w:val="24"/>
          <w:szCs w:val="24"/>
        </w:rPr>
        <w:t>Quijón</w:t>
      </w:r>
      <w:proofErr w:type="spellEnd"/>
      <w:r w:rsidR="00D77C40" w:rsidRPr="009942BA">
        <w:rPr>
          <w:rFonts w:ascii="Times New Roman" w:hAnsi="Times New Roman" w:cs="Times New Roman"/>
          <w:color w:val="000000"/>
          <w:sz w:val="24"/>
          <w:szCs w:val="24"/>
        </w:rPr>
        <w:t xml:space="preserve"> et al. 2017)</w:t>
      </w:r>
      <w:r w:rsidR="00D77C40" w:rsidRPr="009942BA">
        <w:rPr>
          <w:rFonts w:ascii="Times New Roman" w:eastAsia="Times New Roman" w:hAnsi="Times New Roman" w:cs="Times New Roman"/>
          <w:color w:val="000000"/>
          <w:sz w:val="24"/>
          <w:szCs w:val="24"/>
        </w:rPr>
        <w:fldChar w:fldCharType="end"/>
      </w:r>
      <w:r w:rsidR="00D77C40" w:rsidRPr="009942BA">
        <w:rPr>
          <w:rFonts w:ascii="Times New Roman" w:eastAsia="Times New Roman" w:hAnsi="Times New Roman" w:cs="Times New Roman"/>
          <w:color w:val="000000"/>
          <w:sz w:val="24"/>
          <w:szCs w:val="24"/>
        </w:rPr>
        <w:t>.</w:t>
      </w:r>
      <w:r w:rsidRPr="009942BA">
        <w:rPr>
          <w:rFonts w:ascii="Times New Roman" w:eastAsia="Times New Roman" w:hAnsi="Times New Roman" w:cs="Times New Roman"/>
          <w:color w:val="000000"/>
          <w:sz w:val="24"/>
          <w:szCs w:val="24"/>
        </w:rPr>
        <w:t xml:space="preserve"> In examples where invasive species become part of a subsidy, like </w:t>
      </w:r>
      <w:proofErr w:type="spellStart"/>
      <w:r w:rsidRPr="009942BA">
        <w:rPr>
          <w:rFonts w:ascii="Times New Roman" w:eastAsia="Times New Roman" w:hAnsi="Times New Roman" w:cs="Times New Roman"/>
          <w:i/>
          <w:iCs/>
          <w:color w:val="000000"/>
          <w:sz w:val="24"/>
          <w:szCs w:val="24"/>
        </w:rPr>
        <w:t>Undaria</w:t>
      </w:r>
      <w:proofErr w:type="spellEnd"/>
      <w:r w:rsidRPr="009942BA">
        <w:rPr>
          <w:rFonts w:ascii="Times New Roman" w:eastAsia="Times New Roman" w:hAnsi="Times New Roman" w:cs="Times New Roman"/>
          <w:i/>
          <w:iCs/>
          <w:color w:val="000000"/>
          <w:sz w:val="24"/>
          <w:szCs w:val="24"/>
        </w:rPr>
        <w:t xml:space="preserve"> pinnatifida </w:t>
      </w:r>
      <w:r w:rsidRPr="009942BA">
        <w:rPr>
          <w:rFonts w:ascii="Times New Roman" w:eastAsia="Times New Roman" w:hAnsi="Times New Roman" w:cs="Times New Roman"/>
          <w:color w:val="000000"/>
          <w:sz w:val="24"/>
          <w:szCs w:val="24"/>
        </w:rPr>
        <w:t xml:space="preserve">in </w:t>
      </w:r>
      <w:r w:rsidR="003C19B4" w:rsidRPr="009942BA">
        <w:rPr>
          <w:rFonts w:ascii="Times New Roman" w:eastAsia="Times New Roman" w:hAnsi="Times New Roman" w:cs="Times New Roman"/>
          <w:color w:val="000000"/>
          <w:sz w:val="24"/>
          <w:szCs w:val="24"/>
        </w:rPr>
        <w:t>the wrack in southern New Zealand</w:t>
      </w:r>
      <w:r w:rsidRPr="009942BA">
        <w:rPr>
          <w:rFonts w:ascii="Times New Roman" w:eastAsia="Times New Roman" w:hAnsi="Times New Roman" w:cs="Times New Roman"/>
          <w:color w:val="000000"/>
          <w:sz w:val="24"/>
          <w:szCs w:val="24"/>
        </w:rPr>
        <w:t>, palatability of the novel species tends to be lower than native species</w:t>
      </w:r>
      <w:r w:rsidR="003C19B4" w:rsidRPr="009942BA">
        <w:rPr>
          <w:rFonts w:ascii="Times New Roman" w:eastAsia="Times New Roman" w:hAnsi="Times New Roman" w:cs="Times New Roman"/>
          <w:color w:val="000000"/>
          <w:sz w:val="24"/>
          <w:szCs w:val="24"/>
        </w:rPr>
        <w:t xml:space="preserve"> </w:t>
      </w:r>
      <w:r w:rsidR="003C19B4" w:rsidRPr="009942BA">
        <w:rPr>
          <w:rFonts w:ascii="Times New Roman" w:eastAsia="Times New Roman" w:hAnsi="Times New Roman" w:cs="Times New Roman"/>
          <w:color w:val="000000"/>
          <w:sz w:val="24"/>
          <w:szCs w:val="24"/>
        </w:rPr>
        <w:fldChar w:fldCharType="begin"/>
      </w:r>
      <w:r w:rsidR="003C19B4" w:rsidRPr="009942BA">
        <w:rPr>
          <w:rFonts w:ascii="Times New Roman" w:eastAsia="Times New Roman" w:hAnsi="Times New Roman" w:cs="Times New Roman"/>
          <w:color w:val="000000"/>
          <w:sz w:val="24"/>
          <w:szCs w:val="24"/>
        </w:rPr>
        <w:instrText xml:space="preserve"> ADDIN ZOTERO_ITEM CSL_CITATION {"citationID":"pM5ILrLz","properties":{"formattedCitation":"(Su\\uc0\\u225{}rez-Jim\\uc0\\u233{}nez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3C19B4" w:rsidRPr="009942BA">
        <w:rPr>
          <w:rFonts w:ascii="Times New Roman" w:eastAsia="Times New Roman" w:hAnsi="Times New Roman" w:cs="Times New Roman"/>
          <w:color w:val="000000"/>
          <w:sz w:val="24"/>
          <w:szCs w:val="24"/>
        </w:rPr>
        <w:fldChar w:fldCharType="separate"/>
      </w:r>
      <w:r w:rsidR="003C19B4" w:rsidRPr="009942BA">
        <w:rPr>
          <w:rFonts w:ascii="Times New Roman" w:hAnsi="Times New Roman" w:cs="Times New Roman"/>
          <w:color w:val="000000"/>
          <w:sz w:val="24"/>
          <w:szCs w:val="24"/>
        </w:rPr>
        <w:t>(Suárez-Jiménez et al. 2017)</w:t>
      </w:r>
      <w:r w:rsidR="003C19B4" w:rsidRPr="009942BA">
        <w:rPr>
          <w:rFonts w:ascii="Times New Roman" w:eastAsia="Times New Roman" w:hAnsi="Times New Roman" w:cs="Times New Roman"/>
          <w:color w:val="000000"/>
          <w:sz w:val="24"/>
          <w:szCs w:val="24"/>
        </w:rPr>
        <w:fldChar w:fldCharType="end"/>
      </w:r>
      <w:r w:rsidR="003C19B4" w:rsidRPr="009942BA">
        <w:rPr>
          <w:rFonts w:ascii="Times New Roman" w:eastAsia="Times New Roman" w:hAnsi="Times New Roman" w:cs="Times New Roman"/>
          <w:color w:val="000000"/>
          <w:sz w:val="24"/>
          <w:szCs w:val="24"/>
        </w:rPr>
        <w:t>.</w:t>
      </w:r>
      <w:r w:rsidR="00F43C6A" w:rsidRPr="009942BA">
        <w:rPr>
          <w:rFonts w:ascii="Times New Roman" w:eastAsia="Times New Roman" w:hAnsi="Times New Roman" w:cs="Times New Roman"/>
          <w:color w:val="000000"/>
          <w:sz w:val="24"/>
          <w:szCs w:val="24"/>
        </w:rPr>
        <w:t xml:space="preserve"> </w:t>
      </w:r>
      <w:r w:rsidR="007606E4" w:rsidRPr="009942BA">
        <w:rPr>
          <w:rFonts w:ascii="Times New Roman" w:eastAsia="Times New Roman" w:hAnsi="Times New Roman" w:cs="Times New Roman"/>
          <w:color w:val="000000"/>
          <w:sz w:val="24"/>
          <w:szCs w:val="24"/>
        </w:rPr>
        <w:t xml:space="preserve">This study revealed that </w:t>
      </w:r>
      <w:r w:rsidR="007606E4" w:rsidRPr="009942BA">
        <w:rPr>
          <w:rFonts w:ascii="Times New Roman" w:eastAsia="Times New Roman" w:hAnsi="Times New Roman" w:cs="Times New Roman"/>
          <w:i/>
          <w:iCs/>
          <w:color w:val="000000"/>
          <w:sz w:val="24"/>
          <w:szCs w:val="24"/>
        </w:rPr>
        <w:t xml:space="preserve">U. pinnatifida </w:t>
      </w:r>
      <w:r w:rsidR="007606E4" w:rsidRPr="009942BA">
        <w:rPr>
          <w:rFonts w:ascii="Times New Roman" w:eastAsia="Times New Roman" w:hAnsi="Times New Roman" w:cs="Times New Roman"/>
          <w:color w:val="000000"/>
          <w:sz w:val="24"/>
          <w:szCs w:val="24"/>
        </w:rPr>
        <w:t xml:space="preserve">was a low preference food for important semi-terrestrial detritivores, </w:t>
      </w:r>
      <w:proofErr w:type="spellStart"/>
      <w:r w:rsidR="007606E4" w:rsidRPr="009942BA">
        <w:rPr>
          <w:rFonts w:ascii="Times New Roman" w:eastAsia="Times New Roman" w:hAnsi="Times New Roman" w:cs="Times New Roman"/>
          <w:color w:val="000000"/>
          <w:sz w:val="24"/>
          <w:szCs w:val="24"/>
        </w:rPr>
        <w:t>talitrid</w:t>
      </w:r>
      <w:proofErr w:type="spellEnd"/>
      <w:r w:rsidR="007606E4" w:rsidRPr="009942BA">
        <w:rPr>
          <w:rFonts w:ascii="Times New Roman" w:eastAsia="Times New Roman" w:hAnsi="Times New Roman" w:cs="Times New Roman"/>
          <w:color w:val="000000"/>
          <w:sz w:val="24"/>
          <w:szCs w:val="24"/>
        </w:rPr>
        <w:t xml:space="preserve"> amphipods (</w:t>
      </w:r>
      <w:proofErr w:type="spellStart"/>
      <w:r w:rsidR="007606E4" w:rsidRPr="009942BA">
        <w:rPr>
          <w:rFonts w:ascii="Times New Roman" w:eastAsia="Times New Roman" w:hAnsi="Times New Roman" w:cs="Times New Roman"/>
          <w:i/>
          <w:iCs/>
          <w:color w:val="000000"/>
          <w:sz w:val="24"/>
          <w:szCs w:val="24"/>
        </w:rPr>
        <w:t>Bellorchestia</w:t>
      </w:r>
      <w:proofErr w:type="spellEnd"/>
      <w:r w:rsidR="007606E4" w:rsidRPr="009942BA">
        <w:rPr>
          <w:rFonts w:ascii="Times New Roman" w:eastAsia="Times New Roman" w:hAnsi="Times New Roman" w:cs="Times New Roman"/>
          <w:i/>
          <w:iCs/>
          <w:color w:val="000000"/>
          <w:sz w:val="24"/>
          <w:szCs w:val="24"/>
        </w:rPr>
        <w:t xml:space="preserve"> </w:t>
      </w:r>
      <w:proofErr w:type="spellStart"/>
      <w:r w:rsidR="007606E4" w:rsidRPr="009942BA">
        <w:rPr>
          <w:rFonts w:ascii="Times New Roman" w:eastAsia="Times New Roman" w:hAnsi="Times New Roman" w:cs="Times New Roman"/>
          <w:i/>
          <w:iCs/>
          <w:color w:val="000000"/>
          <w:sz w:val="24"/>
          <w:szCs w:val="24"/>
        </w:rPr>
        <w:t>quoyana</w:t>
      </w:r>
      <w:proofErr w:type="spellEnd"/>
      <w:r w:rsidR="007606E4" w:rsidRPr="009942BA">
        <w:rPr>
          <w:rFonts w:ascii="Times New Roman" w:eastAsia="Times New Roman" w:hAnsi="Times New Roman" w:cs="Times New Roman"/>
          <w:color w:val="000000"/>
          <w:sz w:val="24"/>
          <w:szCs w:val="24"/>
        </w:rPr>
        <w:t>)</w:t>
      </w:r>
      <w:r w:rsidR="00C82C3F" w:rsidRPr="009942BA">
        <w:rPr>
          <w:rFonts w:ascii="Times New Roman" w:eastAsia="Times New Roman" w:hAnsi="Times New Roman" w:cs="Times New Roman"/>
          <w:color w:val="000000"/>
          <w:sz w:val="24"/>
          <w:szCs w:val="24"/>
        </w:rPr>
        <w:t xml:space="preserve">, </w:t>
      </w:r>
      <w:r w:rsidR="007606E4" w:rsidRPr="009942BA">
        <w:rPr>
          <w:rFonts w:ascii="Times New Roman" w:eastAsia="Times New Roman" w:hAnsi="Times New Roman" w:cs="Times New Roman"/>
          <w:color w:val="000000"/>
          <w:sz w:val="24"/>
          <w:szCs w:val="24"/>
        </w:rPr>
        <w:t xml:space="preserve">but in a </w:t>
      </w:r>
      <w:r w:rsidR="00F77B72" w:rsidRPr="009942BA">
        <w:rPr>
          <w:rFonts w:ascii="Times New Roman" w:eastAsia="Times New Roman" w:hAnsi="Times New Roman" w:cs="Times New Roman"/>
          <w:color w:val="000000"/>
          <w:sz w:val="24"/>
          <w:szCs w:val="24"/>
        </w:rPr>
        <w:t>no</w:t>
      </w:r>
      <w:r w:rsidR="007606E4" w:rsidRPr="009942BA">
        <w:rPr>
          <w:rFonts w:ascii="Times New Roman" w:eastAsia="Times New Roman" w:hAnsi="Times New Roman" w:cs="Times New Roman"/>
          <w:color w:val="000000"/>
          <w:sz w:val="24"/>
          <w:szCs w:val="24"/>
        </w:rPr>
        <w:t>-</w:t>
      </w:r>
      <w:r w:rsidR="00F77B72" w:rsidRPr="009942BA">
        <w:rPr>
          <w:rFonts w:ascii="Times New Roman" w:eastAsia="Times New Roman" w:hAnsi="Times New Roman" w:cs="Times New Roman"/>
          <w:color w:val="000000"/>
          <w:sz w:val="24"/>
          <w:szCs w:val="24"/>
        </w:rPr>
        <w:t>choice</w:t>
      </w:r>
      <w:r w:rsidR="00080DF7" w:rsidRPr="009942BA">
        <w:rPr>
          <w:rFonts w:ascii="Times New Roman" w:eastAsia="Times New Roman" w:hAnsi="Times New Roman" w:cs="Times New Roman"/>
          <w:color w:val="000000"/>
          <w:sz w:val="24"/>
          <w:szCs w:val="24"/>
        </w:rPr>
        <w:t xml:space="preserve"> </w:t>
      </w:r>
      <w:r w:rsidR="00C82C3F" w:rsidRPr="009942BA">
        <w:rPr>
          <w:rFonts w:ascii="Times New Roman" w:eastAsia="Times New Roman" w:hAnsi="Times New Roman" w:cs="Times New Roman"/>
          <w:color w:val="000000"/>
          <w:sz w:val="24"/>
          <w:szCs w:val="24"/>
        </w:rPr>
        <w:t xml:space="preserve">and agar-based food </w:t>
      </w:r>
      <w:r w:rsidR="007606E4" w:rsidRPr="009942BA">
        <w:rPr>
          <w:rFonts w:ascii="Times New Roman" w:eastAsia="Times New Roman" w:hAnsi="Times New Roman" w:cs="Times New Roman"/>
          <w:color w:val="000000"/>
          <w:sz w:val="24"/>
          <w:szCs w:val="24"/>
        </w:rPr>
        <w:t>assay</w:t>
      </w:r>
      <w:r w:rsidR="00C82C3F" w:rsidRPr="009942BA">
        <w:rPr>
          <w:rFonts w:ascii="Times New Roman" w:eastAsia="Times New Roman" w:hAnsi="Times New Roman" w:cs="Times New Roman"/>
          <w:color w:val="000000"/>
          <w:sz w:val="24"/>
          <w:szCs w:val="24"/>
        </w:rPr>
        <w:t>s</w:t>
      </w:r>
      <w:r w:rsidR="00F77B72" w:rsidRPr="009942BA">
        <w:rPr>
          <w:rFonts w:ascii="Times New Roman" w:eastAsia="Times New Roman" w:hAnsi="Times New Roman" w:cs="Times New Roman"/>
          <w:color w:val="000000"/>
          <w:sz w:val="24"/>
          <w:szCs w:val="24"/>
        </w:rPr>
        <w:t xml:space="preserve">, </w:t>
      </w:r>
      <w:r w:rsidR="007606E4" w:rsidRPr="009942BA">
        <w:rPr>
          <w:rFonts w:ascii="Times New Roman" w:eastAsia="Times New Roman" w:hAnsi="Times New Roman" w:cs="Times New Roman"/>
          <w:color w:val="000000"/>
          <w:sz w:val="24"/>
          <w:szCs w:val="24"/>
        </w:rPr>
        <w:t>they</w:t>
      </w:r>
      <w:r w:rsidR="00F77B72" w:rsidRPr="009942BA">
        <w:rPr>
          <w:rFonts w:ascii="Times New Roman" w:eastAsia="Times New Roman" w:hAnsi="Times New Roman" w:cs="Times New Roman"/>
          <w:color w:val="000000"/>
          <w:sz w:val="24"/>
          <w:szCs w:val="24"/>
        </w:rPr>
        <w:t xml:space="preserve"> consumed the </w:t>
      </w:r>
      <w:r w:rsidR="00F77B72" w:rsidRPr="009942BA">
        <w:rPr>
          <w:rFonts w:ascii="Times New Roman" w:eastAsia="Times New Roman" w:hAnsi="Times New Roman" w:cs="Times New Roman"/>
          <w:color w:val="000000"/>
          <w:sz w:val="24"/>
          <w:szCs w:val="24"/>
        </w:rPr>
        <w:lastRenderedPageBreak/>
        <w:t>invasive</w:t>
      </w:r>
      <w:r w:rsidR="00080DF7" w:rsidRPr="009942BA">
        <w:rPr>
          <w:rFonts w:ascii="Times New Roman" w:eastAsia="Times New Roman" w:hAnsi="Times New Roman" w:cs="Times New Roman"/>
          <w:color w:val="000000"/>
          <w:sz w:val="24"/>
          <w:szCs w:val="24"/>
        </w:rPr>
        <w:t xml:space="preserve"> at the same rate or more than native seaweeds </w:t>
      </w:r>
      <w:r w:rsidR="00F77B72" w:rsidRPr="009942BA">
        <w:rPr>
          <w:rFonts w:ascii="Times New Roman" w:eastAsia="Times New Roman" w:hAnsi="Times New Roman" w:cs="Times New Roman"/>
          <w:color w:val="000000"/>
          <w:sz w:val="24"/>
          <w:szCs w:val="24"/>
        </w:rPr>
        <w:fldChar w:fldCharType="begin"/>
      </w:r>
      <w:r w:rsidR="00FC1D8E" w:rsidRPr="009942BA">
        <w:rPr>
          <w:rFonts w:ascii="Times New Roman" w:eastAsia="Times New Roman" w:hAnsi="Times New Roman" w:cs="Times New Roman"/>
          <w:color w:val="000000"/>
          <w:sz w:val="24"/>
          <w:szCs w:val="24"/>
        </w:rPr>
        <w:instrText xml:space="preserve"> ADDIN ZOTERO_ITEM CSL_CITATION {"citationID":"cQDhtcYl","properties":{"formattedCitation":"(Su\\uc0\\u225{}rez-Jim\\uc0\\u233{}nez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77B72" w:rsidRPr="009942BA">
        <w:rPr>
          <w:rFonts w:ascii="Times New Roman" w:eastAsia="Times New Roman" w:hAnsi="Times New Roman" w:cs="Times New Roman"/>
          <w:color w:val="000000"/>
          <w:sz w:val="24"/>
          <w:szCs w:val="24"/>
        </w:rPr>
        <w:fldChar w:fldCharType="separate"/>
      </w:r>
      <w:r w:rsidR="00F77B72" w:rsidRPr="009942BA">
        <w:rPr>
          <w:rFonts w:ascii="Times New Roman" w:hAnsi="Times New Roman" w:cs="Times New Roman"/>
          <w:color w:val="000000"/>
          <w:sz w:val="24"/>
          <w:szCs w:val="24"/>
        </w:rPr>
        <w:t>(Suárez-Jiménez et al. 2017)</w:t>
      </w:r>
      <w:r w:rsidR="00F77B72" w:rsidRPr="009942BA">
        <w:rPr>
          <w:rFonts w:ascii="Times New Roman" w:eastAsia="Times New Roman" w:hAnsi="Times New Roman" w:cs="Times New Roman"/>
          <w:color w:val="000000"/>
          <w:sz w:val="24"/>
          <w:szCs w:val="24"/>
        </w:rPr>
        <w:fldChar w:fldCharType="end"/>
      </w:r>
      <w:r w:rsidR="00F77B72" w:rsidRPr="009942BA">
        <w:rPr>
          <w:rFonts w:ascii="Times New Roman" w:eastAsia="Times New Roman" w:hAnsi="Times New Roman" w:cs="Times New Roman"/>
          <w:color w:val="000000"/>
          <w:sz w:val="24"/>
          <w:szCs w:val="24"/>
        </w:rPr>
        <w:t xml:space="preserve">. </w:t>
      </w:r>
      <w:r w:rsidR="00D77C40" w:rsidRPr="009942BA">
        <w:rPr>
          <w:rFonts w:ascii="Times New Roman" w:eastAsia="Times New Roman" w:hAnsi="Times New Roman" w:cs="Times New Roman"/>
          <w:color w:val="000000"/>
          <w:sz w:val="24"/>
          <w:szCs w:val="24"/>
        </w:rPr>
        <w:t xml:space="preserve"> </w:t>
      </w:r>
      <w:r w:rsidRPr="009942BA">
        <w:rPr>
          <w:rFonts w:ascii="Times New Roman" w:eastAsia="Times New Roman" w:hAnsi="Times New Roman" w:cs="Times New Roman"/>
          <w:color w:val="000000"/>
          <w:sz w:val="24"/>
          <w:szCs w:val="24"/>
        </w:rPr>
        <w:t>In</w:t>
      </w:r>
      <w:r w:rsidR="00690D37" w:rsidRPr="009942BA">
        <w:rPr>
          <w:rFonts w:ascii="Times New Roman" w:eastAsia="Times New Roman" w:hAnsi="Times New Roman" w:cs="Times New Roman"/>
          <w:color w:val="000000"/>
          <w:sz w:val="24"/>
          <w:szCs w:val="24"/>
        </w:rPr>
        <w:t xml:space="preserve"> such case</w:t>
      </w:r>
      <w:r w:rsidRPr="009942BA">
        <w:rPr>
          <w:rFonts w:ascii="Times New Roman" w:eastAsia="Times New Roman" w:hAnsi="Times New Roman" w:cs="Times New Roman"/>
          <w:color w:val="000000"/>
          <w:sz w:val="24"/>
          <w:szCs w:val="24"/>
        </w:rPr>
        <w:t xml:space="preserve">, </w:t>
      </w:r>
      <w:r w:rsidR="00080DF7" w:rsidRPr="009942BA">
        <w:rPr>
          <w:rFonts w:ascii="Times New Roman" w:eastAsia="Times New Roman" w:hAnsi="Times New Roman" w:cs="Times New Roman"/>
          <w:color w:val="000000"/>
          <w:sz w:val="24"/>
          <w:szCs w:val="24"/>
        </w:rPr>
        <w:t>the complex interaction between the consumer and food source</w:t>
      </w:r>
      <w:r w:rsidR="00FF6A4B" w:rsidRPr="009942BA">
        <w:rPr>
          <w:rFonts w:ascii="Times New Roman" w:eastAsia="Times New Roman" w:hAnsi="Times New Roman" w:cs="Times New Roman"/>
          <w:color w:val="000000"/>
          <w:sz w:val="24"/>
          <w:szCs w:val="24"/>
        </w:rPr>
        <w:t>s</w:t>
      </w:r>
      <w:r w:rsidR="00080DF7" w:rsidRPr="009942BA">
        <w:rPr>
          <w:rFonts w:ascii="Times New Roman" w:eastAsia="Times New Roman" w:hAnsi="Times New Roman" w:cs="Times New Roman"/>
          <w:color w:val="000000"/>
          <w:sz w:val="24"/>
          <w:szCs w:val="24"/>
        </w:rPr>
        <w:t xml:space="preserve"> was not explained by chemical</w:t>
      </w:r>
      <w:r w:rsidR="00690D37" w:rsidRPr="009942BA">
        <w:rPr>
          <w:rFonts w:ascii="Times New Roman" w:eastAsia="Times New Roman" w:hAnsi="Times New Roman" w:cs="Times New Roman"/>
          <w:color w:val="000000"/>
          <w:sz w:val="24"/>
          <w:szCs w:val="24"/>
        </w:rPr>
        <w:t xml:space="preserve"> (i.e., organic</w:t>
      </w:r>
      <w:r w:rsidR="00FF6A4B" w:rsidRPr="009942BA">
        <w:rPr>
          <w:rFonts w:ascii="Times New Roman" w:eastAsia="Times New Roman" w:hAnsi="Times New Roman" w:cs="Times New Roman"/>
          <w:color w:val="000000"/>
          <w:sz w:val="24"/>
          <w:szCs w:val="24"/>
        </w:rPr>
        <w:t xml:space="preserve"> and caloric</w:t>
      </w:r>
      <w:r w:rsidR="00690D37" w:rsidRPr="009942BA">
        <w:rPr>
          <w:rFonts w:ascii="Times New Roman" w:eastAsia="Times New Roman" w:hAnsi="Times New Roman" w:cs="Times New Roman"/>
          <w:color w:val="000000"/>
          <w:sz w:val="24"/>
          <w:szCs w:val="24"/>
        </w:rPr>
        <w:t xml:space="preserve"> content, %N, C:N)</w:t>
      </w:r>
      <w:r w:rsidR="00080DF7" w:rsidRPr="009942BA">
        <w:rPr>
          <w:rFonts w:ascii="Times New Roman" w:eastAsia="Times New Roman" w:hAnsi="Times New Roman" w:cs="Times New Roman"/>
          <w:color w:val="000000"/>
          <w:sz w:val="24"/>
          <w:szCs w:val="24"/>
        </w:rPr>
        <w:t xml:space="preserve"> and biomechanical</w:t>
      </w:r>
      <w:r w:rsidR="00690D37" w:rsidRPr="009942BA">
        <w:rPr>
          <w:rFonts w:ascii="Times New Roman" w:eastAsia="Times New Roman" w:hAnsi="Times New Roman" w:cs="Times New Roman"/>
          <w:color w:val="000000"/>
          <w:sz w:val="24"/>
          <w:szCs w:val="24"/>
        </w:rPr>
        <w:t xml:space="preserve"> (</w:t>
      </w:r>
      <w:r w:rsidR="00FF6A4B" w:rsidRPr="009942BA">
        <w:rPr>
          <w:rFonts w:ascii="Times New Roman" w:eastAsia="Times New Roman" w:hAnsi="Times New Roman" w:cs="Times New Roman"/>
          <w:color w:val="000000"/>
          <w:sz w:val="24"/>
          <w:szCs w:val="24"/>
        </w:rPr>
        <w:t>toughness and elasticity)</w:t>
      </w:r>
      <w:r w:rsidR="00080DF7" w:rsidRPr="009942BA">
        <w:rPr>
          <w:rFonts w:ascii="Times New Roman" w:eastAsia="Times New Roman" w:hAnsi="Times New Roman" w:cs="Times New Roman"/>
          <w:color w:val="000000"/>
          <w:sz w:val="24"/>
          <w:szCs w:val="24"/>
        </w:rPr>
        <w:t xml:space="preserve"> properties that were measured</w:t>
      </w:r>
      <w:r w:rsidR="00FC1D8E" w:rsidRPr="009942BA">
        <w:rPr>
          <w:rFonts w:ascii="Times New Roman" w:eastAsia="Times New Roman" w:hAnsi="Times New Roman" w:cs="Times New Roman"/>
          <w:color w:val="000000"/>
          <w:sz w:val="24"/>
          <w:szCs w:val="24"/>
        </w:rPr>
        <w:t>. The authors argue</w:t>
      </w:r>
      <w:r w:rsidR="00FF6A4B" w:rsidRPr="009942BA">
        <w:rPr>
          <w:rFonts w:ascii="Times New Roman" w:eastAsia="Times New Roman" w:hAnsi="Times New Roman" w:cs="Times New Roman"/>
          <w:color w:val="000000"/>
          <w:sz w:val="24"/>
          <w:szCs w:val="24"/>
        </w:rPr>
        <w:t xml:space="preserve"> that higher consumption rates may be due to the intricate structure of </w:t>
      </w:r>
      <w:r w:rsidR="00FF6A4B" w:rsidRPr="009942BA">
        <w:rPr>
          <w:rFonts w:ascii="Times New Roman" w:eastAsia="Times New Roman" w:hAnsi="Times New Roman" w:cs="Times New Roman"/>
          <w:i/>
          <w:iCs/>
          <w:color w:val="000000"/>
          <w:sz w:val="24"/>
          <w:szCs w:val="24"/>
        </w:rPr>
        <w:t xml:space="preserve">U. pinnatifida </w:t>
      </w:r>
      <w:r w:rsidR="00FF6A4B" w:rsidRPr="009942BA">
        <w:rPr>
          <w:rFonts w:ascii="Times New Roman" w:eastAsia="Times New Roman" w:hAnsi="Times New Roman" w:cs="Times New Roman"/>
          <w:color w:val="000000"/>
          <w:sz w:val="24"/>
          <w:szCs w:val="24"/>
        </w:rPr>
        <w:t xml:space="preserve">giving amphipods </w:t>
      </w:r>
      <w:r w:rsidR="00FC1D8E" w:rsidRPr="009942BA">
        <w:rPr>
          <w:rFonts w:ascii="Times New Roman" w:eastAsia="Times New Roman" w:hAnsi="Times New Roman" w:cs="Times New Roman"/>
          <w:color w:val="000000"/>
          <w:sz w:val="24"/>
          <w:szCs w:val="24"/>
        </w:rPr>
        <w:t xml:space="preserve">better grip to facilitate consumption over the flat, smooth, structure of native </w:t>
      </w:r>
      <w:r w:rsidR="00FC1D8E" w:rsidRPr="009942BA">
        <w:rPr>
          <w:rFonts w:ascii="Times New Roman" w:eastAsia="Times New Roman" w:hAnsi="Times New Roman" w:cs="Times New Roman"/>
          <w:i/>
          <w:iCs/>
          <w:color w:val="000000"/>
          <w:sz w:val="24"/>
          <w:szCs w:val="24"/>
        </w:rPr>
        <w:t xml:space="preserve">M. </w:t>
      </w:r>
      <w:proofErr w:type="spellStart"/>
      <w:r w:rsidR="00FC1D8E" w:rsidRPr="009942BA">
        <w:rPr>
          <w:rFonts w:ascii="Times New Roman" w:eastAsia="Times New Roman" w:hAnsi="Times New Roman" w:cs="Times New Roman"/>
          <w:i/>
          <w:iCs/>
          <w:color w:val="000000"/>
          <w:sz w:val="24"/>
          <w:szCs w:val="24"/>
        </w:rPr>
        <w:t>pyrifera</w:t>
      </w:r>
      <w:proofErr w:type="spellEnd"/>
      <w:r w:rsidR="00FC1D8E" w:rsidRPr="009942BA">
        <w:rPr>
          <w:rFonts w:ascii="Times New Roman" w:eastAsia="Times New Roman" w:hAnsi="Times New Roman" w:cs="Times New Roman"/>
          <w:i/>
          <w:iCs/>
          <w:color w:val="000000"/>
          <w:sz w:val="24"/>
          <w:szCs w:val="24"/>
        </w:rPr>
        <w:t xml:space="preserve"> </w:t>
      </w:r>
      <w:r w:rsidR="00FC1D8E" w:rsidRPr="009942BA">
        <w:rPr>
          <w:rFonts w:ascii="Times New Roman" w:eastAsia="Times New Roman" w:hAnsi="Times New Roman" w:cs="Times New Roman"/>
          <w:i/>
          <w:iCs/>
          <w:color w:val="000000"/>
          <w:sz w:val="24"/>
          <w:szCs w:val="24"/>
        </w:rPr>
        <w:fldChar w:fldCharType="begin"/>
      </w:r>
      <w:r w:rsidR="00FC1D8E" w:rsidRPr="009942BA">
        <w:rPr>
          <w:rFonts w:ascii="Times New Roman" w:eastAsia="Times New Roman" w:hAnsi="Times New Roman" w:cs="Times New Roman"/>
          <w:i/>
          <w:iCs/>
          <w:color w:val="000000"/>
          <w:sz w:val="24"/>
          <w:szCs w:val="24"/>
        </w:rPr>
        <w:instrText xml:space="preserve"> ADDIN ZOTERO_ITEM CSL_CITATION {"citationID":"Y0vdES52","properties":{"formattedCitation":"(Su\\uc0\\u225{}rez-Jim\\uc0\\u233{}nez et al. 2017)","plainCitation":"(Suárez-Jiménez et al. 2017)","noteIndex":0},"citationItems":[{"id":218,"uris":["http://zotero.org/users/6486635/items/G7WU2JYT"],"itemData":{"id":218,"type":"article-journal","container-title":"Marine Biology","DOI":"10.1007/s00227-017-3140-y","ISSN":"0025-3162, 1432-1793","issue":"5","journalAbbreviation":"Mar Biol","language":"en","page":"113","source":"DOI.org (Crossref)","title":"Importance of the invasive macroalga Undaria pinnatifida as trophic subsidy for a beach consumer","volume":"164","author":[{"family":"Suárez-Jiménez","given":"Rocío"},{"family":"Hepburn","given":"Christopher D."},{"family":"Hyndes","given":"Glenn A."},{"family":"McLeod","given":"Rebecca J."},{"family":"Taylor","given":"Richard B."},{"family":"Hurd","given":"Catriona L."}],"issued":{"date-parts":[["2017",5]]}}}],"schema":"https://github.com/citation-style-language/schema/raw/master/csl-citation.json"} </w:instrText>
      </w:r>
      <w:r w:rsidR="00FC1D8E" w:rsidRPr="009942BA">
        <w:rPr>
          <w:rFonts w:ascii="Times New Roman" w:eastAsia="Times New Roman" w:hAnsi="Times New Roman" w:cs="Times New Roman"/>
          <w:i/>
          <w:iCs/>
          <w:color w:val="000000"/>
          <w:sz w:val="24"/>
          <w:szCs w:val="24"/>
        </w:rPr>
        <w:fldChar w:fldCharType="separate"/>
      </w:r>
      <w:r w:rsidR="00FC1D8E" w:rsidRPr="009942BA">
        <w:rPr>
          <w:rFonts w:ascii="Times New Roman" w:hAnsi="Times New Roman" w:cs="Times New Roman"/>
          <w:color w:val="000000"/>
          <w:sz w:val="24"/>
          <w:szCs w:val="24"/>
        </w:rPr>
        <w:t>(Suárez-Jiménez et al. 2017)</w:t>
      </w:r>
      <w:r w:rsidR="00FC1D8E" w:rsidRPr="009942BA">
        <w:rPr>
          <w:rFonts w:ascii="Times New Roman" w:eastAsia="Times New Roman" w:hAnsi="Times New Roman" w:cs="Times New Roman"/>
          <w:i/>
          <w:iCs/>
          <w:color w:val="000000"/>
          <w:sz w:val="24"/>
          <w:szCs w:val="24"/>
        </w:rPr>
        <w:fldChar w:fldCharType="end"/>
      </w:r>
      <w:r w:rsidR="0001552B" w:rsidRPr="009942BA">
        <w:rPr>
          <w:rFonts w:ascii="Times New Roman" w:eastAsia="Times New Roman" w:hAnsi="Times New Roman" w:cs="Times New Roman"/>
          <w:i/>
          <w:iCs/>
          <w:color w:val="000000"/>
          <w:sz w:val="24"/>
          <w:szCs w:val="24"/>
        </w:rPr>
        <w:t>.</w:t>
      </w:r>
      <w:r w:rsidR="00966E90" w:rsidRPr="009942BA">
        <w:rPr>
          <w:rFonts w:ascii="Times New Roman" w:eastAsia="Times New Roman" w:hAnsi="Times New Roman" w:cs="Times New Roman"/>
          <w:i/>
          <w:iCs/>
          <w:color w:val="000000"/>
          <w:sz w:val="24"/>
          <w:szCs w:val="24"/>
        </w:rPr>
        <w:t xml:space="preserve"> </w:t>
      </w:r>
      <w:r w:rsidR="00966E90" w:rsidRPr="009942BA">
        <w:rPr>
          <w:rFonts w:ascii="Times New Roman" w:eastAsia="Times New Roman" w:hAnsi="Times New Roman" w:cs="Times New Roman"/>
          <w:color w:val="000000"/>
          <w:sz w:val="24"/>
          <w:szCs w:val="24"/>
        </w:rPr>
        <w:t xml:space="preserve">Similarly, in our experiments, the structural complexity (thin and narrow branching blades) of </w:t>
      </w:r>
      <w:proofErr w:type="spellStart"/>
      <w:r w:rsidR="00966E90" w:rsidRPr="009942BA">
        <w:rPr>
          <w:rFonts w:ascii="Times New Roman" w:eastAsia="Times New Roman" w:hAnsi="Times New Roman" w:cs="Times New Roman"/>
          <w:color w:val="000000"/>
          <w:sz w:val="24"/>
          <w:szCs w:val="24"/>
        </w:rPr>
        <w:t>devilweed</w:t>
      </w:r>
      <w:proofErr w:type="spellEnd"/>
      <w:r w:rsidR="00966E90" w:rsidRPr="009942BA">
        <w:rPr>
          <w:rFonts w:ascii="Times New Roman" w:eastAsia="Times New Roman" w:hAnsi="Times New Roman" w:cs="Times New Roman"/>
          <w:color w:val="000000"/>
          <w:sz w:val="24"/>
          <w:szCs w:val="24"/>
        </w:rPr>
        <w:t xml:space="preserve"> compared to kelp may have influenced choice</w:t>
      </w:r>
      <w:r w:rsidR="00790DD9" w:rsidRPr="009942BA">
        <w:rPr>
          <w:rFonts w:ascii="Times New Roman" w:eastAsia="Times New Roman" w:hAnsi="Times New Roman" w:cs="Times New Roman"/>
          <w:color w:val="000000"/>
          <w:sz w:val="24"/>
          <w:szCs w:val="24"/>
        </w:rPr>
        <w:t xml:space="preserve"> of consumers. Smooth, flat, kelp blades may be easier for snail radulae to scrape, small branching stipes of </w:t>
      </w:r>
      <w:proofErr w:type="spellStart"/>
      <w:r w:rsidR="00790DD9" w:rsidRPr="009942BA">
        <w:rPr>
          <w:rFonts w:ascii="Times New Roman" w:eastAsia="Times New Roman" w:hAnsi="Times New Roman" w:cs="Times New Roman"/>
          <w:color w:val="000000"/>
          <w:sz w:val="24"/>
          <w:szCs w:val="24"/>
        </w:rPr>
        <w:t>devilweed</w:t>
      </w:r>
      <w:proofErr w:type="spellEnd"/>
      <w:r w:rsidR="00790DD9" w:rsidRPr="009942BA">
        <w:rPr>
          <w:rFonts w:ascii="Times New Roman" w:eastAsia="Times New Roman" w:hAnsi="Times New Roman" w:cs="Times New Roman"/>
          <w:color w:val="000000"/>
          <w:sz w:val="24"/>
          <w:szCs w:val="24"/>
        </w:rPr>
        <w:t xml:space="preserve"> may be easier for relatively small hermit crabs to process, while larger striped shore crabs can easily process either seaweed. </w:t>
      </w:r>
      <w:commentRangeEnd w:id="1118"/>
      <w:r w:rsidR="009942BA" w:rsidRPr="009942BA">
        <w:rPr>
          <w:rStyle w:val="CommentReference"/>
          <w:sz w:val="24"/>
          <w:szCs w:val="24"/>
          <w:rPrChange w:id="1119" w:author="Jeremy Long" w:date="2023-10-14T09:25:00Z">
            <w:rPr>
              <w:rStyle w:val="CommentReference"/>
            </w:rPr>
          </w:rPrChange>
        </w:rPr>
        <w:commentReference w:id="1118"/>
      </w:r>
    </w:p>
    <w:p w14:paraId="11D9BBD8" w14:textId="1EB4A7D8" w:rsidR="0039736A" w:rsidRPr="009942BA" w:rsidDel="009942BA" w:rsidRDefault="00C934C4" w:rsidP="009942BA">
      <w:pPr>
        <w:spacing w:line="240" w:lineRule="auto"/>
        <w:ind w:firstLine="720"/>
        <w:jc w:val="both"/>
        <w:rPr>
          <w:del w:id="1120" w:author="Jeremy Long" w:date="2023-10-14T09:17:00Z"/>
          <w:rFonts w:ascii="Times New Roman" w:eastAsia="Times New Roman" w:hAnsi="Times New Roman" w:cs="Times New Roman"/>
          <w:color w:val="000000"/>
          <w:sz w:val="24"/>
          <w:szCs w:val="24"/>
        </w:rPr>
        <w:pPrChange w:id="1121" w:author="Jeremy Long" w:date="2023-10-14T09:04:00Z">
          <w:pPr>
            <w:spacing w:line="480" w:lineRule="auto"/>
            <w:ind w:firstLine="720"/>
            <w:jc w:val="both"/>
          </w:pPr>
        </w:pPrChange>
      </w:pPr>
      <w:del w:id="1122" w:author="Jeremy Long" w:date="2023-10-14T09:17:00Z">
        <w:r w:rsidRPr="009942BA" w:rsidDel="009942BA">
          <w:rPr>
            <w:rFonts w:ascii="Times New Roman" w:eastAsia="Times New Roman" w:hAnsi="Times New Roman" w:cs="Times New Roman"/>
            <w:color w:val="000000"/>
            <w:sz w:val="24"/>
            <w:szCs w:val="24"/>
          </w:rPr>
          <w:delText>Although a complete replacement of giant kelp is unlikely, devilweed will continue to invade kelp forests</w:delText>
        </w:r>
        <w:r w:rsidR="00790DD9" w:rsidRPr="009942BA" w:rsidDel="009942BA">
          <w:rPr>
            <w:rFonts w:ascii="Times New Roman" w:eastAsia="Times New Roman" w:hAnsi="Times New Roman" w:cs="Times New Roman"/>
            <w:color w:val="000000"/>
            <w:sz w:val="24"/>
            <w:szCs w:val="24"/>
          </w:rPr>
          <w:delText>, and subsequently,</w:delText>
        </w:r>
        <w:r w:rsidRPr="009942BA" w:rsidDel="009942BA">
          <w:rPr>
            <w:rFonts w:ascii="Times New Roman" w:eastAsia="Times New Roman" w:hAnsi="Times New Roman" w:cs="Times New Roman"/>
            <w:color w:val="000000"/>
            <w:sz w:val="24"/>
            <w:szCs w:val="24"/>
          </w:rPr>
          <w:delText xml:space="preserve"> change </w:delText>
        </w:r>
        <w:r w:rsidR="00790DD9" w:rsidRPr="009942BA" w:rsidDel="009942BA">
          <w:rPr>
            <w:rFonts w:ascii="Times New Roman" w:eastAsia="Times New Roman" w:hAnsi="Times New Roman" w:cs="Times New Roman"/>
            <w:color w:val="000000"/>
            <w:sz w:val="24"/>
            <w:szCs w:val="24"/>
          </w:rPr>
          <w:delText>wrack</w:delText>
        </w:r>
        <w:r w:rsidRPr="009942BA" w:rsidDel="009942BA">
          <w:rPr>
            <w:rFonts w:ascii="Times New Roman" w:eastAsia="Times New Roman" w:hAnsi="Times New Roman" w:cs="Times New Roman"/>
            <w:color w:val="000000"/>
            <w:sz w:val="24"/>
            <w:szCs w:val="24"/>
          </w:rPr>
          <w:delText xml:space="preserve"> composition</w:delText>
        </w:r>
        <w:r w:rsidR="00790DD9" w:rsidRPr="009942BA" w:rsidDel="009942BA">
          <w:rPr>
            <w:rFonts w:ascii="Times New Roman" w:eastAsia="Times New Roman" w:hAnsi="Times New Roman" w:cs="Times New Roman"/>
            <w:color w:val="000000"/>
            <w:sz w:val="24"/>
            <w:szCs w:val="24"/>
          </w:rPr>
          <w:delText>. Consumers will not only continue to encounter devilweed in wrack but may also encounter it growing intertidally. Devilweed has been</w:delText>
        </w:r>
        <w:r w:rsidRPr="009942BA" w:rsidDel="009942BA">
          <w:rPr>
            <w:rFonts w:ascii="Times New Roman" w:eastAsia="Times New Roman" w:hAnsi="Times New Roman" w:cs="Times New Roman"/>
            <w:color w:val="000000"/>
            <w:sz w:val="24"/>
            <w:szCs w:val="24"/>
          </w:rPr>
          <w:delText xml:space="preserve"> found in</w:delText>
        </w:r>
        <w:r w:rsidR="00790DD9" w:rsidRPr="009942BA" w:rsidDel="009942BA">
          <w:rPr>
            <w:rFonts w:ascii="Times New Roman" w:eastAsia="Times New Roman" w:hAnsi="Times New Roman" w:cs="Times New Roman"/>
            <w:color w:val="000000"/>
            <w:sz w:val="24"/>
            <w:szCs w:val="24"/>
          </w:rPr>
          <w:delText xml:space="preserve"> lower intertidal zones in</w:delText>
        </w:r>
        <w:r w:rsidRPr="009942BA" w:rsidDel="009942BA">
          <w:rPr>
            <w:rFonts w:ascii="Times New Roman" w:eastAsia="Times New Roman" w:hAnsi="Times New Roman" w:cs="Times New Roman"/>
            <w:color w:val="000000"/>
            <w:sz w:val="24"/>
            <w:szCs w:val="24"/>
          </w:rPr>
          <w:delText xml:space="preserve"> Todos Santos Bay, Baja California, Mexico</w:delText>
        </w:r>
        <w:r w:rsidR="0039736A" w:rsidRPr="009942BA" w:rsidDel="009942BA">
          <w:rPr>
            <w:rFonts w:ascii="Times New Roman" w:eastAsia="Times New Roman" w:hAnsi="Times New Roman" w:cs="Times New Roman"/>
            <w:color w:val="000000"/>
            <w:sz w:val="24"/>
            <w:szCs w:val="24"/>
          </w:rPr>
          <w:delText xml:space="preserve"> (Cruz-Trejo et al., 2015),</w:delText>
        </w:r>
        <w:r w:rsidR="00790DD9" w:rsidRPr="009942BA" w:rsidDel="009942BA">
          <w:rPr>
            <w:rFonts w:ascii="Times New Roman" w:eastAsia="Times New Roman" w:hAnsi="Times New Roman" w:cs="Times New Roman"/>
            <w:color w:val="000000"/>
            <w:sz w:val="24"/>
            <w:szCs w:val="24"/>
          </w:rPr>
          <w:delText xml:space="preserve"> and more recently in high to low intertidal pools in</w:delText>
        </w:r>
        <w:r w:rsidRPr="009942BA" w:rsidDel="009942BA">
          <w:rPr>
            <w:rFonts w:ascii="Times New Roman" w:eastAsia="Times New Roman" w:hAnsi="Times New Roman" w:cs="Times New Roman"/>
            <w:color w:val="000000"/>
            <w:sz w:val="24"/>
            <w:szCs w:val="24"/>
          </w:rPr>
          <w:delText xml:space="preserve"> San Clemente and San Nicolas Island</w:delText>
        </w:r>
        <w:r w:rsidR="0039736A" w:rsidRPr="009942BA" w:rsidDel="009942BA">
          <w:rPr>
            <w:rFonts w:ascii="Times New Roman" w:eastAsia="Times New Roman" w:hAnsi="Times New Roman" w:cs="Times New Roman"/>
            <w:color w:val="000000"/>
            <w:sz w:val="24"/>
            <w:szCs w:val="24"/>
          </w:rPr>
          <w:delText>s</w:delText>
        </w:r>
        <w:r w:rsidRPr="009942BA" w:rsidDel="009942BA">
          <w:rPr>
            <w:rFonts w:ascii="Times New Roman" w:eastAsia="Times New Roman" w:hAnsi="Times New Roman" w:cs="Times New Roman"/>
            <w:color w:val="000000"/>
            <w:sz w:val="24"/>
            <w:szCs w:val="24"/>
          </w:rPr>
          <w:delText xml:space="preserve"> (Pollard et al., in prep). Devilweed thrives in disturbed habitats and its invasion in southern California is partially attributed to reduction of biomass of native seaweeds during its peak growth and reproduction period</w:delText>
        </w:r>
        <w:r w:rsidR="0089705A" w:rsidRPr="009942BA" w:rsidDel="009942BA">
          <w:rPr>
            <w:rFonts w:ascii="Times New Roman" w:eastAsia="Times New Roman" w:hAnsi="Times New Roman" w:cs="Times New Roman"/>
            <w:color w:val="000000"/>
            <w:sz w:val="24"/>
            <w:szCs w:val="24"/>
          </w:rPr>
          <w:delText xml:space="preserve"> </w:delText>
        </w:r>
        <w:r w:rsidR="0089705A" w:rsidRPr="009942BA" w:rsidDel="009942BA">
          <w:rPr>
            <w:rFonts w:ascii="Times New Roman" w:eastAsia="Times New Roman" w:hAnsi="Times New Roman" w:cs="Times New Roman"/>
            <w:color w:val="000000"/>
            <w:sz w:val="24"/>
            <w:szCs w:val="24"/>
          </w:rPr>
          <w:fldChar w:fldCharType="begin"/>
        </w:r>
        <w:r w:rsidR="0089705A" w:rsidRPr="009942BA" w:rsidDel="009942BA">
          <w:rPr>
            <w:rFonts w:ascii="Times New Roman" w:eastAsia="Times New Roman" w:hAnsi="Times New Roman" w:cs="Times New Roman"/>
            <w:color w:val="000000"/>
            <w:sz w:val="24"/>
            <w:szCs w:val="24"/>
          </w:rPr>
          <w:delInstrText xml:space="preserve"> ADDIN ZOTERO_ITEM CSL_CITATION {"citationID":"Zvoh1Mi1","properties":{"formattedCitation":"(Cruz-Trejo et al. 2015, Marks et al. 2020, Sullaway and Edwards 2020)","plainCitation":"(Cruz-Trejo et al. 2015, Marks et al. 2020, Sullaway and Edwards 2020)","noteIndex":0},"citationItems":[{"id":34,"uris":["http://zotero.org/users/6486635/items/9LNPALBJ"],"itemData":{"id":34,"type":"article-journal","abstract":"To describe the annual cycle of Sargassum horneri in Mexican waters, we selected two sites differing in their degree of wave exposure and sediment type: Rincón de Ballenas (RB), and Rancho Packard (RP). From June 2009 to April 2010 we followed the seasonal changes in S. horneri density and biomass along two intertidal transects per site. The effects of this non-indigenous species on the local macroalgae community were assessed by comparing their species composition, density, biomass, species richness, and diversity index in quadrats with and without S. horneri. There were significant differences in S. horneri density and biomass between sites (P &lt; 0.001). At RB the invasive alga density average was 2 ± 0.94 individual m−2, with a mean biomass of 4 ± 0.95 g DW m−2. At RP, S. horneri density average was 10 ± 0.96 individual m−2, and mean biomass of 102 ± 0.97 g DW m−2. At RB, the invasive alga promoted a significant reduction in the four selected structural variables, and the corticated macrophytes and the foliose functional forms were severely reduced. At RP, there were only marginally significant effects (P = 0.06) of S. horneri presence on the local macroalgae community, and higher density, biomass, and diversity values were found when S. horneri was present. Most of the functional forms were found, even if the invasive alga was present. At both locations, the highest biomass corresponded to the articulated calcareous functional form. These contrasting results could be due to the fact that the native macroalgae community has already been altered by the early invasion of S. muticum, with the most resilient species and functional forms remaining in place. One of the most important changes we noticed is the severe reduction of the canopy forming species at both sites.","container-title":"American Journal of Plant Sciences","DOI":"10.4236/ajps.2015.617271","ISSN":"2158-2742, 2158-2750","issue":"17","journalAbbreviation":"AJPS","language":"en","page":"2693-2707","source":"DOI.org (Crossref)","title":"Presence of Sargassum horneri at Todos Santos Bay, Baja California, Mexico: Its Effects on the Local Macroalgae Community","title-short":"Presence of Sargassum horneri at Todos Santos Bay, Baja California, Mexico","volume":"06","author":[{"family":"Cruz-Trejo","given":"Giuliana I."},{"family":"Ibarra-Obando","given":"Silvia E."},{"family":"Aguilar-Rosas","given":"Luis E."},{"family":"Poumian-Tapia","given":"Miriam"},{"family":"Solana-Arellano","given":"Elena"}],"issued":{"date-parts":[["2015"]]}}},{"id":32,"uris":["http://zotero.org/users/6486635/items/LI5M6QJ4"],"itemData":{"id":32,"type":"article-journal","abstract":"Invasive species are a growing threat to conservation in marine ecosystems, yet we lack a predictive understanding of ecological factors that influence the invasiveness of exotic marine species. We used surveys and manipulative experiments to investigate how an exotic seaweed, Sargassum horneri, interacts with native macroalgae and herbivores off the coast of California. We asked whether the invasion (i.e., the process by which an exotic species exhibits rapid population growth and spread in the novel environment) of S. horneri is influenced by three mechanisms known to affect the invasion of exotic plants on land: competition, niche complementarity and herbivory. We found that the removal of S. horneri over 3.5 years from experimental plots had little effect on the biomass or taxonomic richness of the native algal community. Differences between removal treatments were apparent only in spring at the end of the experiment when S. horneri biomass was substantially higher than in previous sampling periods. Surveys across a depth range of 0–30 m revealed inverse patterns in the biomass of S. horneri and native subcanopy-forming macroalgae, with S. horneri peaking at intermediate depths (5–20 m) while the aggregated biomass of native species was greatest at shallow (&lt;5 m) and deeper (&gt;20 m) depths. The biomass of S. horneri and native algae also displayed different seasonal trends, and removal of S. horneri from experimental plots indicated the seasonality of native algae was largely unaffected by fluctuations in S. horneri. Results from grazing assays and surveys showed that native herbivores favor native kelp over Sargassum as a food source, suggesting that reduced palatability may help promote the invasion of S. horneri. The complementary life histories of S. horneri and native algae suggest that competition between them is generally weak, and that niche complementarity and resistance to grazing are more important in promoting the invasion success of S. horneri.","container-title":"Diversity","DOI":"10.3390/d12020054","ISSN":"1424-2818","issue":"2","journalAbbreviation":"Diversity","language":"en","page":"54","source":"DOI.org (Crossref)","title":"Niche Complementarity and Resistance to Grazing Promote the Invasion Success of Sargassum horneri in North America","volume":"12","author":[{"family":"Marks","given":"Lindsay M."},{"family":"Reed","given":"Daniel C."},{"family":"Holbrook","given":"Sally J."}],"issued":{"date-parts":[["2020",1,29]]}}},{"id":391,"uris":["http://zotero.org/users/6486635/items/WSJPZ2DR"],"itemData":{"id":391,"type":"article-journal","abstract":"The arrival of Sargassum horneri throughout the Southern California Bight and the Baja Peninsula has raised concern regarding kelp forest resilience and ecosystem function following the invasion of this non-native species. To understand how S. horneri impacts native algal abundance and community production, we removed S. horneri from experimental plots over a period of 11 mo. We measured impacts on native algal communities and community productivity using SCUBA surveys and benthic chambers equipped with oxygen, temperature, and light sensors. We observed a nearly 4-fold increase in recruitment of Macrocystis pyrifera and a 9-fold increase in adult M. pyrifera stipe density in S. horneri removal plots, but no discernable changes in net community production among treatments. We found ephemeral increases in gross community production and community respiration in the non-removal plots that coincided with periods of peak S. horneri biomass. To understand the temporal dynamics of community production, we deployed benthic chambers across a rocky reef dominated by S. horneri. Here, temporal variation in community production was most strongly related to corresponding variation in water temperature and changes in S. horneri biomass related to its annual lifecycle. Overall, our study indicates that S. horneri presence contributed to ephemeral increases in gross community production and community respiration, but it did not affect net community production. Moreover, S. horneri removal can lead to increases in native algal abundances given favorable abiotic conditions. We suggest that S. horneri thrives in a disturbed ecosystem rather than being a driver of ecosystem change.","container-title":"Marine Ecology Progress Series","DOI":"10.3354/meps13231","ISSN":"0171-8630, 1616-1599","journalAbbreviation":"Mar. Ecol. Prog. Ser.","language":"en","page":"45-57","source":"DOI.org (Crossref)","title":"Impacts of the non-native alga Sargassum horneri on benthic community production in a California kelp forest","volume":"637","author":[{"family":"Sullaway","given":"Gh"},{"family":"Edwards","given":"Ms"}],"issued":{"date-parts":[["2020",3,5]]}}}],"schema":"https://github.com/citation-style-language/schema/raw/master/csl-citation.json"} </w:delInstrText>
        </w:r>
        <w:r w:rsidR="0089705A" w:rsidRPr="009942BA" w:rsidDel="009942BA">
          <w:rPr>
            <w:rFonts w:ascii="Times New Roman" w:eastAsia="Times New Roman" w:hAnsi="Times New Roman" w:cs="Times New Roman"/>
            <w:color w:val="000000"/>
            <w:sz w:val="24"/>
            <w:szCs w:val="24"/>
          </w:rPr>
          <w:fldChar w:fldCharType="separate"/>
        </w:r>
        <w:r w:rsidR="0089705A" w:rsidRPr="009942BA" w:rsidDel="009942BA">
          <w:rPr>
            <w:rFonts w:ascii="Times New Roman" w:eastAsia="Times New Roman" w:hAnsi="Times New Roman" w:cs="Times New Roman"/>
            <w:noProof/>
            <w:color w:val="000000"/>
            <w:sz w:val="24"/>
            <w:szCs w:val="24"/>
          </w:rPr>
          <w:delText>(Cruz-Trejo et al. 2015, Marks et al. 2020, Sullaway and Edwards 2020)</w:delText>
        </w:r>
        <w:r w:rsidR="0089705A" w:rsidRPr="009942BA" w:rsidDel="009942BA">
          <w:rPr>
            <w:rFonts w:ascii="Times New Roman" w:eastAsia="Times New Roman" w:hAnsi="Times New Roman" w:cs="Times New Roman"/>
            <w:color w:val="000000"/>
            <w:sz w:val="24"/>
            <w:szCs w:val="24"/>
          </w:rPr>
          <w:fldChar w:fldCharType="end"/>
        </w:r>
        <w:r w:rsidR="0089705A" w:rsidRPr="009942BA" w:rsidDel="009942BA">
          <w:rPr>
            <w:rFonts w:ascii="Times New Roman" w:eastAsia="Times New Roman" w:hAnsi="Times New Roman" w:cs="Times New Roman"/>
            <w:color w:val="000000"/>
            <w:sz w:val="24"/>
            <w:szCs w:val="24"/>
          </w:rPr>
          <w:delText xml:space="preserve">. </w:delText>
        </w:r>
        <w:r w:rsidRPr="009942BA" w:rsidDel="009942BA">
          <w:rPr>
            <w:rFonts w:ascii="Times New Roman" w:eastAsia="Times New Roman" w:hAnsi="Times New Roman" w:cs="Times New Roman"/>
            <w:color w:val="000000"/>
            <w:sz w:val="24"/>
            <w:szCs w:val="24"/>
          </w:rPr>
          <w:delText xml:space="preserve">This is of special concern in areas inhabited by recovering </w:delText>
        </w:r>
        <w:r w:rsidR="00163485" w:rsidRPr="009942BA" w:rsidDel="009942BA">
          <w:rPr>
            <w:rFonts w:ascii="Times New Roman" w:eastAsia="Times New Roman" w:hAnsi="Times New Roman" w:cs="Times New Roman"/>
            <w:color w:val="000000"/>
            <w:sz w:val="24"/>
            <w:szCs w:val="24"/>
          </w:rPr>
          <w:delText>B</w:delText>
        </w:r>
        <w:r w:rsidRPr="009942BA" w:rsidDel="009942BA">
          <w:rPr>
            <w:rFonts w:ascii="Times New Roman" w:eastAsia="Times New Roman" w:hAnsi="Times New Roman" w:cs="Times New Roman"/>
            <w:color w:val="000000"/>
            <w:sz w:val="24"/>
            <w:szCs w:val="24"/>
          </w:rPr>
          <w:delText>lack abalone populations</w:delText>
        </w:r>
        <w:r w:rsidR="00851289" w:rsidRPr="009942BA" w:rsidDel="009942BA">
          <w:rPr>
            <w:rFonts w:ascii="Times New Roman" w:eastAsia="Times New Roman" w:hAnsi="Times New Roman" w:cs="Times New Roman"/>
            <w:color w:val="000000"/>
            <w:sz w:val="24"/>
            <w:szCs w:val="24"/>
          </w:rPr>
          <w:delText xml:space="preserve"> such as San Nicolas Island</w:delText>
        </w:r>
        <w:r w:rsidRPr="009942BA" w:rsidDel="009942BA">
          <w:rPr>
            <w:rFonts w:ascii="Times New Roman" w:eastAsia="Times New Roman" w:hAnsi="Times New Roman" w:cs="Times New Roman"/>
            <w:color w:val="000000"/>
            <w:sz w:val="24"/>
            <w:szCs w:val="24"/>
          </w:rPr>
          <w:delText xml:space="preserve">. </w:delText>
        </w:r>
      </w:del>
    </w:p>
    <w:p w14:paraId="0193D49C" w14:textId="13107219" w:rsidR="0080007F" w:rsidRPr="009942BA" w:rsidDel="009942BA" w:rsidRDefault="00163485" w:rsidP="009942BA">
      <w:pPr>
        <w:spacing w:line="240" w:lineRule="auto"/>
        <w:ind w:firstLine="720"/>
        <w:jc w:val="both"/>
        <w:rPr>
          <w:del w:id="1123" w:author="Jeremy Long" w:date="2023-10-14T09:20:00Z"/>
          <w:rFonts w:ascii="Times New Roman" w:eastAsia="Times New Roman" w:hAnsi="Times New Roman" w:cs="Times New Roman"/>
          <w:sz w:val="24"/>
          <w:szCs w:val="24"/>
        </w:rPr>
        <w:pPrChange w:id="1124" w:author="Jeremy Long" w:date="2023-10-14T09:15:00Z">
          <w:pPr>
            <w:spacing w:line="480" w:lineRule="auto"/>
            <w:jc w:val="both"/>
          </w:pPr>
        </w:pPrChange>
      </w:pPr>
      <w:del w:id="1125" w:author="Jeremy Long" w:date="2023-10-14T09:20:00Z">
        <w:r w:rsidRPr="009942BA" w:rsidDel="009942BA">
          <w:rPr>
            <w:rFonts w:ascii="Times New Roman" w:eastAsia="Times New Roman" w:hAnsi="Times New Roman" w:cs="Times New Roman"/>
            <w:color w:val="000000"/>
            <w:sz w:val="24"/>
            <w:szCs w:val="24"/>
          </w:rPr>
          <w:delText xml:space="preserve">Our results </w:delText>
        </w:r>
        <w:r w:rsidR="007072D1" w:rsidRPr="009942BA" w:rsidDel="009942BA">
          <w:rPr>
            <w:rFonts w:ascii="Times New Roman" w:eastAsia="Times New Roman" w:hAnsi="Times New Roman" w:cs="Times New Roman"/>
            <w:color w:val="000000"/>
            <w:sz w:val="24"/>
            <w:szCs w:val="24"/>
          </w:rPr>
          <w:delText xml:space="preserve">indicate </w:delText>
        </w:r>
        <w:r w:rsidR="00AD0F7F" w:rsidRPr="009942BA" w:rsidDel="009942BA">
          <w:rPr>
            <w:rFonts w:ascii="Times New Roman" w:eastAsia="Times New Roman" w:hAnsi="Times New Roman" w:cs="Times New Roman"/>
            <w:color w:val="000000"/>
            <w:sz w:val="24"/>
            <w:szCs w:val="24"/>
          </w:rPr>
          <w:delText>that while human activity will continue to impact ecosystems by altering subsidies across ecotones, understanding how donor</w:delText>
        </w:r>
        <w:r w:rsidR="00681868" w:rsidRPr="009942BA" w:rsidDel="009942BA">
          <w:rPr>
            <w:rFonts w:ascii="Times New Roman" w:eastAsia="Times New Roman" w:hAnsi="Times New Roman" w:cs="Times New Roman"/>
            <w:color w:val="000000"/>
            <w:sz w:val="24"/>
            <w:szCs w:val="24"/>
          </w:rPr>
          <w:delText>-</w:delText>
        </w:r>
        <w:r w:rsidR="00AD0F7F" w:rsidRPr="009942BA" w:rsidDel="009942BA">
          <w:rPr>
            <w:rFonts w:ascii="Times New Roman" w:eastAsia="Times New Roman" w:hAnsi="Times New Roman" w:cs="Times New Roman"/>
            <w:color w:val="000000"/>
            <w:sz w:val="24"/>
            <w:szCs w:val="24"/>
          </w:rPr>
          <w:delText>controlled systems are affected</w:delText>
        </w:r>
        <w:r w:rsidR="00923B5A" w:rsidRPr="009942BA" w:rsidDel="009942BA">
          <w:rPr>
            <w:rFonts w:ascii="Times New Roman" w:eastAsia="Times New Roman" w:hAnsi="Times New Roman" w:cs="Times New Roman"/>
            <w:color w:val="000000"/>
            <w:sz w:val="24"/>
            <w:szCs w:val="24"/>
          </w:rPr>
          <w:delText xml:space="preserve"> by changes in subsidies is context-dependent. While terrestrial herbivores tend to prefer invasive plants and marine herbivores tend to prefer native seaweeds, an extra level of complexity </w:delText>
        </w:r>
        <w:r w:rsidR="00FF0348" w:rsidRPr="009942BA" w:rsidDel="009942BA">
          <w:rPr>
            <w:rFonts w:ascii="Times New Roman" w:eastAsia="Times New Roman" w:hAnsi="Times New Roman" w:cs="Times New Roman"/>
            <w:color w:val="000000"/>
            <w:sz w:val="24"/>
            <w:szCs w:val="24"/>
          </w:rPr>
          <w:delText>when herbivores also assume the role of detritivores in a system.</w:delText>
        </w:r>
        <w:r w:rsidR="005B2B82" w:rsidRPr="009942BA" w:rsidDel="009942BA">
          <w:rPr>
            <w:rFonts w:ascii="Times New Roman" w:eastAsia="Times New Roman" w:hAnsi="Times New Roman" w:cs="Times New Roman"/>
            <w:color w:val="000000"/>
            <w:sz w:val="24"/>
            <w:szCs w:val="24"/>
          </w:rPr>
          <w:delText xml:space="preserve"> The Home Field Advantage Hypothesis predicts that primary consumers in our system would be perform best and prefer native </w:delText>
        </w:r>
        <w:r w:rsidR="00B92AC9" w:rsidRPr="009942BA" w:rsidDel="009942BA">
          <w:rPr>
            <w:rFonts w:ascii="Times New Roman" w:eastAsia="Times New Roman" w:hAnsi="Times New Roman" w:cs="Times New Roman"/>
            <w:color w:val="000000"/>
            <w:sz w:val="24"/>
            <w:szCs w:val="24"/>
          </w:rPr>
          <w:delText>kelp,</w:delText>
        </w:r>
        <w:r w:rsidR="005B2B82" w:rsidRPr="009942BA" w:rsidDel="009942BA">
          <w:rPr>
            <w:rFonts w:ascii="Times New Roman" w:eastAsia="Times New Roman" w:hAnsi="Times New Roman" w:cs="Times New Roman"/>
            <w:color w:val="000000"/>
            <w:sz w:val="24"/>
            <w:szCs w:val="24"/>
          </w:rPr>
          <w:delText xml:space="preserve"> but our results showed that hermit crabs prefer devilweed and shore crabs were not selective. </w:delText>
        </w:r>
        <w:r w:rsidR="00B92AC9" w:rsidRPr="009942BA" w:rsidDel="009942BA">
          <w:rPr>
            <w:rFonts w:ascii="Times New Roman" w:eastAsia="Times New Roman" w:hAnsi="Times New Roman" w:cs="Times New Roman"/>
            <w:color w:val="000000"/>
            <w:sz w:val="24"/>
            <w:szCs w:val="24"/>
          </w:rPr>
          <w:delText>Additionally</w:delText>
        </w:r>
        <w:r w:rsidR="00AB3D85" w:rsidRPr="009942BA" w:rsidDel="009942BA">
          <w:rPr>
            <w:rFonts w:ascii="Times New Roman" w:eastAsia="Times New Roman" w:hAnsi="Times New Roman" w:cs="Times New Roman"/>
            <w:color w:val="000000"/>
            <w:sz w:val="24"/>
            <w:szCs w:val="24"/>
          </w:rPr>
          <w:delText xml:space="preserve">, </w:delText>
        </w:r>
        <w:r w:rsidR="00B92AC9" w:rsidRPr="009942BA" w:rsidDel="009942BA">
          <w:rPr>
            <w:rFonts w:ascii="Times New Roman" w:eastAsia="Times New Roman" w:hAnsi="Times New Roman" w:cs="Times New Roman"/>
            <w:color w:val="000000"/>
            <w:sz w:val="24"/>
            <w:szCs w:val="24"/>
          </w:rPr>
          <w:delText xml:space="preserve">since </w:delText>
        </w:r>
        <w:r w:rsidR="00AB3D85" w:rsidRPr="009942BA" w:rsidDel="009942BA">
          <w:rPr>
            <w:rFonts w:ascii="Times New Roman" w:eastAsia="Times New Roman" w:hAnsi="Times New Roman" w:cs="Times New Roman"/>
            <w:color w:val="000000"/>
            <w:sz w:val="24"/>
            <w:szCs w:val="24"/>
          </w:rPr>
          <w:delText>performance is not necessarily correlated with preferred food for some primary consumers</w:delText>
        </w:r>
        <w:r w:rsidR="00B92AC9" w:rsidRPr="009942BA" w:rsidDel="009942BA">
          <w:rPr>
            <w:rFonts w:ascii="Times New Roman" w:eastAsia="Times New Roman" w:hAnsi="Times New Roman" w:cs="Times New Roman"/>
            <w:color w:val="000000"/>
            <w:sz w:val="24"/>
            <w:szCs w:val="24"/>
          </w:rPr>
          <w:delText xml:space="preserve">, potential benefits of novel subsidies could be lost if consumers do not utilize them. Because performance and choice were species-dependent, our results did not find strong evidence to support either of the opposing meta-analyses. </w:delText>
        </w:r>
        <w:r w:rsidR="00303A36" w:rsidRPr="009942BA" w:rsidDel="009942BA">
          <w:rPr>
            <w:rFonts w:ascii="Times New Roman" w:eastAsia="Times New Roman" w:hAnsi="Times New Roman" w:cs="Times New Roman"/>
            <w:color w:val="000000"/>
            <w:sz w:val="24"/>
            <w:szCs w:val="24"/>
          </w:rPr>
          <w:delText xml:space="preserve">Ultimately, </w:delText>
        </w:r>
        <w:r w:rsidR="00926A54" w:rsidRPr="009942BA" w:rsidDel="009942BA">
          <w:rPr>
            <w:rFonts w:ascii="Times New Roman" w:eastAsia="Times New Roman" w:hAnsi="Times New Roman" w:cs="Times New Roman"/>
            <w:color w:val="000000"/>
            <w:sz w:val="24"/>
            <w:szCs w:val="24"/>
          </w:rPr>
          <w:delText>it is important to assess the all</w:delText>
        </w:r>
        <w:r w:rsidR="00FD3481" w:rsidRPr="009942BA" w:rsidDel="009942BA">
          <w:rPr>
            <w:rFonts w:ascii="Times New Roman" w:eastAsia="Times New Roman" w:hAnsi="Times New Roman" w:cs="Times New Roman"/>
            <w:color w:val="000000"/>
            <w:sz w:val="24"/>
            <w:szCs w:val="24"/>
          </w:rPr>
          <w:delText xml:space="preserve"> the</w:delText>
        </w:r>
        <w:r w:rsidR="00926A54" w:rsidRPr="009942BA" w:rsidDel="009942BA">
          <w:rPr>
            <w:rFonts w:ascii="Times New Roman" w:eastAsia="Times New Roman" w:hAnsi="Times New Roman" w:cs="Times New Roman"/>
            <w:color w:val="000000"/>
            <w:sz w:val="24"/>
            <w:szCs w:val="24"/>
          </w:rPr>
          <w:delText xml:space="preserve"> potential impacts of species invasions beyond invaded habitats, including </w:delText>
        </w:r>
        <w:r w:rsidR="00FD3481" w:rsidRPr="009942BA" w:rsidDel="009942BA">
          <w:rPr>
            <w:rFonts w:ascii="Times New Roman" w:eastAsia="Times New Roman" w:hAnsi="Times New Roman" w:cs="Times New Roman"/>
            <w:color w:val="000000"/>
            <w:sz w:val="24"/>
            <w:szCs w:val="24"/>
          </w:rPr>
          <w:delText xml:space="preserve">native  primary producers and </w:delText>
        </w:r>
        <w:r w:rsidR="004A2441" w:rsidRPr="009942BA" w:rsidDel="009942BA">
          <w:rPr>
            <w:rFonts w:ascii="Times New Roman" w:eastAsia="Times New Roman" w:hAnsi="Times New Roman" w:cs="Times New Roman"/>
            <w:color w:val="000000"/>
            <w:sz w:val="24"/>
            <w:szCs w:val="24"/>
          </w:rPr>
          <w:delText xml:space="preserve">consumers </w:delText>
        </w:r>
        <w:r w:rsidR="00FD3481" w:rsidRPr="009942BA" w:rsidDel="009942BA">
          <w:rPr>
            <w:rFonts w:ascii="Times New Roman" w:eastAsia="Times New Roman" w:hAnsi="Times New Roman" w:cs="Times New Roman"/>
            <w:color w:val="000000"/>
            <w:sz w:val="24"/>
            <w:szCs w:val="24"/>
          </w:rPr>
          <w:delText>in subsidy-dependent communities.</w:delText>
        </w:r>
      </w:del>
    </w:p>
    <w:p w14:paraId="1F5027BC" w14:textId="3108AFBB" w:rsidR="0080007F" w:rsidRPr="009942BA" w:rsidRDefault="0080007F" w:rsidP="009942BA">
      <w:pPr>
        <w:spacing w:line="240" w:lineRule="auto"/>
        <w:jc w:val="both"/>
        <w:rPr>
          <w:rFonts w:ascii="Times New Roman" w:eastAsia="Times New Roman" w:hAnsi="Times New Roman" w:cs="Times New Roman"/>
          <w:sz w:val="24"/>
          <w:szCs w:val="24"/>
        </w:rPr>
        <w:pPrChange w:id="1126" w:author="Jeremy Long" w:date="2023-10-14T09:04:00Z">
          <w:pPr>
            <w:spacing w:line="480" w:lineRule="auto"/>
            <w:jc w:val="both"/>
          </w:pPr>
        </w:pPrChange>
      </w:pPr>
    </w:p>
    <w:p w14:paraId="6CC2C321" w14:textId="4AD501A2" w:rsidR="009B7C87" w:rsidRPr="009942BA" w:rsidRDefault="008F6DA9" w:rsidP="000B4D61">
      <w:pPr>
        <w:spacing w:line="480" w:lineRule="auto"/>
        <w:jc w:val="both"/>
        <w:rPr>
          <w:rFonts w:ascii="Times New Roman" w:eastAsia="Times New Roman" w:hAnsi="Times New Roman" w:cs="Times New Roman"/>
          <w:b/>
          <w:bCs/>
          <w:sz w:val="24"/>
          <w:szCs w:val="24"/>
        </w:rPr>
      </w:pPr>
      <w:r w:rsidRPr="009942BA">
        <w:rPr>
          <w:rFonts w:ascii="Times New Roman" w:eastAsia="Times New Roman" w:hAnsi="Times New Roman" w:cs="Times New Roman"/>
          <w:b/>
          <w:bCs/>
          <w:sz w:val="24"/>
          <w:szCs w:val="24"/>
        </w:rPr>
        <w:t xml:space="preserve">Acknowledgements </w:t>
      </w:r>
    </w:p>
    <w:p w14:paraId="33CFF00E" w14:textId="21454953" w:rsidR="00764013" w:rsidRDefault="00764013"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Thanks to the Navy Marine Ecology Consortium for access to San Nicolas Island and San Clemente Island field sites. Matthew Sato, Mackenna Denton, Samantha Folger, Summer Wheeler, Bria Gorman, Sydney Height, Jacob </w:t>
      </w:r>
      <w:proofErr w:type="spellStart"/>
      <w:r>
        <w:rPr>
          <w:rFonts w:ascii="Times New Roman" w:eastAsia="Times New Roman" w:hAnsi="Times New Roman" w:cs="Times New Roman"/>
          <w:sz w:val="24"/>
          <w:szCs w:val="24"/>
        </w:rPr>
        <w:t>Dioli</w:t>
      </w:r>
      <w:proofErr w:type="spellEnd"/>
      <w:r>
        <w:rPr>
          <w:rFonts w:ascii="Times New Roman" w:eastAsia="Times New Roman" w:hAnsi="Times New Roman" w:cs="Times New Roman"/>
          <w:sz w:val="24"/>
          <w:szCs w:val="24"/>
        </w:rPr>
        <w:t xml:space="preserve">, and Rania </w:t>
      </w:r>
      <w:proofErr w:type="spellStart"/>
      <w:r>
        <w:rPr>
          <w:rFonts w:ascii="Times New Roman" w:eastAsia="Times New Roman" w:hAnsi="Times New Roman" w:cs="Times New Roman"/>
          <w:sz w:val="24"/>
          <w:szCs w:val="24"/>
        </w:rPr>
        <w:t>Abualjis</w:t>
      </w:r>
      <w:proofErr w:type="spellEnd"/>
      <w:r>
        <w:rPr>
          <w:rFonts w:ascii="Times New Roman" w:eastAsia="Times New Roman" w:hAnsi="Times New Roman" w:cs="Times New Roman"/>
          <w:sz w:val="24"/>
          <w:szCs w:val="24"/>
        </w:rPr>
        <w:t xml:space="preserve"> provided field and lab assistance. This project was supported by funding from</w:t>
      </w:r>
      <w:r w:rsidR="00DD6797">
        <w:rPr>
          <w:rFonts w:ascii="Times New Roman" w:eastAsia="Times New Roman" w:hAnsi="Times New Roman" w:cs="Times New Roman"/>
          <w:sz w:val="24"/>
          <w:szCs w:val="24"/>
        </w:rPr>
        <w:t xml:space="preserve"> ….</w:t>
      </w:r>
    </w:p>
    <w:p w14:paraId="2F41E5F0" w14:textId="5B2310A4" w:rsidR="008F6DA9" w:rsidRPr="00DD6797" w:rsidRDefault="00764013" w:rsidP="00DD679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w:t>
      </w:r>
      <w:proofErr w:type="spellStart"/>
      <w:r>
        <w:rPr>
          <w:rFonts w:ascii="Times New Roman" w:eastAsia="Times New Roman" w:hAnsi="Times New Roman" w:cs="Times New Roman"/>
          <w:sz w:val="24"/>
          <w:szCs w:val="24"/>
        </w:rPr>
        <w:t>DeSantiago</w:t>
      </w:r>
      <w:proofErr w:type="spellEnd"/>
      <w:r>
        <w:rPr>
          <w:rFonts w:ascii="Times New Roman" w:eastAsia="Times New Roman" w:hAnsi="Times New Roman" w:cs="Times New Roman"/>
          <w:sz w:val="24"/>
          <w:szCs w:val="24"/>
        </w:rPr>
        <w:t xml:space="preserve"> was supported by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w:t>
      </w:r>
      <w:r w:rsidR="00DD6797">
        <w:rPr>
          <w:rFonts w:ascii="Times New Roman" w:eastAsia="Times New Roman" w:hAnsi="Times New Roman" w:cs="Times New Roman"/>
          <w:sz w:val="24"/>
          <w:szCs w:val="24"/>
        </w:rPr>
        <w:t xml:space="preserve"> </w:t>
      </w:r>
    </w:p>
    <w:p w14:paraId="0C4D77BA" w14:textId="77777777" w:rsidR="00764013" w:rsidRDefault="00764013" w:rsidP="008F6DA9">
      <w:pPr>
        <w:pStyle w:val="NoSpacing"/>
        <w:spacing w:line="480" w:lineRule="auto"/>
        <w:rPr>
          <w:rFonts w:ascii="Times New Roman" w:hAnsi="Times New Roman" w:cs="Times New Roman"/>
        </w:rPr>
      </w:pPr>
    </w:p>
    <w:p w14:paraId="197392D0" w14:textId="761632AB" w:rsidR="009B7C87" w:rsidRDefault="00764013" w:rsidP="000B4D6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**author contributions here**</w:t>
      </w:r>
    </w:p>
    <w:p w14:paraId="5981F23B" w14:textId="77777777" w:rsidR="00DD6797" w:rsidRPr="000B4D61" w:rsidRDefault="00DD6797" w:rsidP="000B4D61">
      <w:pPr>
        <w:spacing w:line="480" w:lineRule="auto"/>
        <w:jc w:val="both"/>
        <w:rPr>
          <w:rFonts w:ascii="Times New Roman" w:eastAsia="Times New Roman" w:hAnsi="Times New Roman" w:cs="Times New Roman"/>
          <w:sz w:val="24"/>
          <w:szCs w:val="24"/>
        </w:rPr>
      </w:pPr>
    </w:p>
    <w:p w14:paraId="691BA578" w14:textId="0D230096" w:rsidR="0080007F" w:rsidRPr="000B4D61" w:rsidRDefault="00FD3481" w:rsidP="000B4D61">
      <w:pPr>
        <w:spacing w:line="480" w:lineRule="auto"/>
        <w:jc w:val="both"/>
        <w:rPr>
          <w:rFonts w:ascii="Times New Roman" w:eastAsia="Times New Roman" w:hAnsi="Times New Roman" w:cs="Times New Roman"/>
          <w:b/>
          <w:bCs/>
          <w:sz w:val="24"/>
          <w:szCs w:val="24"/>
        </w:rPr>
      </w:pPr>
      <w:commentRangeStart w:id="1127"/>
      <w:r w:rsidRPr="000B4D61">
        <w:rPr>
          <w:rFonts w:ascii="Times New Roman" w:eastAsia="Times New Roman" w:hAnsi="Times New Roman" w:cs="Times New Roman"/>
          <w:b/>
          <w:bCs/>
          <w:sz w:val="24"/>
          <w:szCs w:val="24"/>
        </w:rPr>
        <w:t xml:space="preserve">References </w:t>
      </w:r>
      <w:commentRangeEnd w:id="1127"/>
      <w:r w:rsidRPr="000B4D61">
        <w:rPr>
          <w:rStyle w:val="CommentReference"/>
          <w:rFonts w:ascii="Times New Roman" w:hAnsi="Times New Roman" w:cs="Times New Roman"/>
          <w:sz w:val="24"/>
          <w:szCs w:val="24"/>
        </w:rPr>
        <w:commentReference w:id="1127"/>
      </w:r>
    </w:p>
    <w:p w14:paraId="1FDB0C1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eastAsia="Times New Roman" w:hAnsi="Times New Roman" w:cs="Times New Roman"/>
          <w:sz w:val="24"/>
          <w:szCs w:val="24"/>
        </w:rPr>
        <w:fldChar w:fldCharType="begin"/>
      </w:r>
      <w:r w:rsidRPr="000B4D61">
        <w:rPr>
          <w:rFonts w:ascii="Times New Roman" w:eastAsia="Times New Roman" w:hAnsi="Times New Roman" w:cs="Times New Roman"/>
          <w:sz w:val="24"/>
          <w:szCs w:val="24"/>
        </w:rPr>
        <w:instrText xml:space="preserve"> ADDIN ZOTERO_BIBL {"uncited":[],"omitted":[],"custom":[]} CSL_BIBLIOGRAPHY </w:instrText>
      </w:r>
      <w:r w:rsidRPr="000B4D61">
        <w:rPr>
          <w:rFonts w:ascii="Times New Roman" w:eastAsia="Times New Roman" w:hAnsi="Times New Roman" w:cs="Times New Roman"/>
          <w:sz w:val="24"/>
          <w:szCs w:val="24"/>
        </w:rPr>
        <w:fldChar w:fldCharType="separate"/>
      </w:r>
      <w:r w:rsidRPr="000B4D61">
        <w:rPr>
          <w:rFonts w:ascii="Times New Roman" w:hAnsi="Times New Roman" w:cs="Times New Roman"/>
          <w:sz w:val="24"/>
          <w:szCs w:val="24"/>
        </w:rPr>
        <w:t>Abbott, D. P., and E. C. Haderlie. 1981. Intertidal Invertebrates of California. Systematic Zoology 30:218.</w:t>
      </w:r>
    </w:p>
    <w:p w14:paraId="316C30D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Altstatt, J., R. Ambrose, J. Engle, P. Haaker, K. Lafferty, and P. Raimondi. 1996. Recent declines of black abalone Haliotis cracherodii on the mainland coast of central California. Marine Ecology Progress Series 142:185–192.</w:t>
      </w:r>
    </w:p>
    <w:p w14:paraId="1E9B6BF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Aquilino, K., M. Coulbourne, and J. Stachowicz. 2012. Mixed species diets enhance the growth of two rocky intertidal herbivores. Marine Ecology Progress Series 468:179–189.</w:t>
      </w:r>
    </w:p>
    <w:p w14:paraId="4B88FEB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Aquilino, K. M., and J. J. Stachowicz. 2012. Seaweed richness and herbivory increase rate of community recovery from disturbance. Ecology 93:879–890.</w:t>
      </w:r>
    </w:p>
    <w:p w14:paraId="61A0066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Ault, J. S. 2009. SOME QUANTITATIVE ASPECTS OF REPRODUCTION AND GROWTH OF THE RED ABALONE, Haliotis rufescens SWAINSON. Journal of the World Mariculture Society 16:398–425.</w:t>
      </w:r>
    </w:p>
    <w:p w14:paraId="53233E9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Baldwin, J., J. P. Elias, R. M. G. Wells, and D. A. Donovan. 2007. Energy metabolism in the tropical abalone, Haliotis asinina Linné: Comparisons with temperate abalone species. Journal of Experimental Marine Biology and Ecology 342:213–225.</w:t>
      </w:r>
    </w:p>
    <w:p w14:paraId="0A2418A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Barry, J. P., and M. J. Ehret. 1993. Diet, food preference, and algal availability for fishes and crabs on intertidal reef communities in southern California. Environmental Biology of Fishes 37:75–95.</w:t>
      </w:r>
    </w:p>
    <w:p w14:paraId="25D22ED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Ben-Horin, T., H. S. Lenihan, and K. D. Lafferty. 2013. Variable intertidal temperature explains why disease endangers black abalone. Ecology 94:161–168.</w:t>
      </w:r>
    </w:p>
    <w:p w14:paraId="0B5C7B4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Bernays, E. A., K. L. Bright, N. Gonzalez, and J. Angel. 1994. Dietary Mixing in a Generalist Herbivore: Tests of Two Hypotheses. Ecology 75:1997–2006.</w:t>
      </w:r>
    </w:p>
    <w:p w14:paraId="75F10B1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Biancacci, C., J. C. Sanderson, B. Evans, D. L. Callahan, D. S. Francis, V. M. Skrzypczyk, E. E. Cumming, and A. Bellgrove. 2022. Variation in biochemical composition of wild-harvested Macrocystis pyrifera (Ochrophyta) from sites proximal and distal to salmon farms in Tasmania, Australia. Algal Research 65:102745.</w:t>
      </w:r>
    </w:p>
    <w:p w14:paraId="3B44083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Bolser, R. C., and M. E. Hay. 1996. Are Tropical Plants Better Defended? Palatability and Defenses of Temperate vs. Tropical Seaweeds. Ecology 77:2269–2286.</w:t>
      </w:r>
    </w:p>
    <w:p w14:paraId="3BFCE8B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Bustamante, R. H., G. M. Branch, S. Eekhout, B. Robertson, P. Zoutendyk, M. Schleyer, A. Dye, N. Hanekom, D. Keats, M. Jurd, and C. McQuaid. 1995. Gradients of intertidal primary </w:t>
      </w:r>
      <w:r w:rsidRPr="000B4D61">
        <w:rPr>
          <w:rFonts w:ascii="Times New Roman" w:hAnsi="Times New Roman" w:cs="Times New Roman"/>
          <w:sz w:val="24"/>
          <w:szCs w:val="24"/>
        </w:rPr>
        <w:lastRenderedPageBreak/>
        <w:t>productivity around the coast of South Africa and their relationships with consumer biomass. Oecologia 102:189–201.</w:t>
      </w:r>
    </w:p>
    <w:p w14:paraId="7077DB0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Cacabelos, E., C. Olabarria, M. Incera, and J. S. Troncoso. 2010. Do grazers prefer invasive seaweeds? Journal of Experimental Marine Biology and Ecology 393:182–187.</w:t>
      </w:r>
    </w:p>
    <w:p w14:paraId="411A06F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Chapman, P. M. 2016. Benefits of Invasive Species. Marine Pollution Bulletin 107:1–2.</w:t>
      </w:r>
    </w:p>
    <w:p w14:paraId="1E8900F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Cruz-Trejo, G. I., S. E. Ibarra-Obando, L. E. Aguilar-Rosas, M. Poumian-Tapia, and E. Solana-Arellano. 2015. Presence of Sargassum horneri at Todos Santos Bay, Baja California, Mexico: Its Effects on the Local Macroalgae Community. American Journal of Plant Sciences 06:2693–2707.</w:t>
      </w:r>
    </w:p>
    <w:p w14:paraId="08F73DD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Dolecal, R. E., and J. D. Long. 2013. Ephemeral macroalgae display spatial variation in relative palatability. Journal of Experimental Marine Biology and Ecology 440:233–237.</w:t>
      </w:r>
    </w:p>
    <w:p w14:paraId="100CB58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Dugan, J. E., D. M. Hubbard, M. D. McCrary, and M. O. Pierson. 2003. The response of macrofauna communities and shorebirds to macrophyte wrack subsidies on exposed sandy beaches of southern California. Estuarine, Coastal and Shelf Science 58:25–40.</w:t>
      </w:r>
    </w:p>
    <w:p w14:paraId="529CD40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Duggins, D. O., C. A. Simenstad, and J. A. Estes. 1989. Magnification of Secondary Production by Kelp Detritus in Coastal Marine Ecosystems. Science 245:170–173.</w:t>
      </w:r>
    </w:p>
    <w:p w14:paraId="657E340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Endlweber, K., L. Ruess, and S. Scheu. 2009. Collembola switch diet in presence of plant roots thereby functioning as herbivores. Soil Biology and Biochemistry 41:1151–1154.</w:t>
      </w:r>
    </w:p>
    <w:p w14:paraId="359DFE0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Farmer, E. E., and L. Dubugnon. 2009. Detritivorous crustaceans become herbivores on jasmonate-deficient plants. Proceedings of the National Academy of Sciences 106:935–940.</w:t>
      </w:r>
    </w:p>
    <w:p w14:paraId="092823F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Gholz, H. L., D. A. Wedin, S. M. Smitherman, M. E. Harmon, and W. J. Parton. 2000. Long-term dynamics of pine and hardwood litter in contrasting environments: toward a global </w:t>
      </w:r>
      <w:r w:rsidRPr="000B4D61">
        <w:rPr>
          <w:rFonts w:ascii="Times New Roman" w:hAnsi="Times New Roman" w:cs="Times New Roman"/>
          <w:sz w:val="24"/>
          <w:szCs w:val="24"/>
        </w:rPr>
        <w:lastRenderedPageBreak/>
        <w:t>model of decomposition: LONG-TERM DECOMPOSITION. Global Change Biology 6:751–765.</w:t>
      </w:r>
    </w:p>
    <w:p w14:paraId="63F7D1F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Graham, S., B. Hong, S. Mutschler, B. Saunders, and J. Bredvik. 2018. Changes in Abundance of Silvetia compressa at San Clemente Island before and during the 2015–2016 El Niño. Western North American Naturalist 78:605.</w:t>
      </w:r>
    </w:p>
    <w:p w14:paraId="353F669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Gratton, C., J. Donaldson, and M. J. V. Zanden. 2008. Ecosystem Linkages Between Lakes and the Surrounding Terrestrial Landscape in Northeast Iceland. Ecosystems 11:764–774.</w:t>
      </w:r>
    </w:p>
    <w:p w14:paraId="5C4EC774"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Greig, H. S., P. Kratina, P. L. Thompson, W. J. Palen, J. S. Richardson, and J. B. Shurin. 2012. Warming, eutrophication, and predator loss amplify subsidies between aquatic and terrestrial ecosystems. Global Change Biology 18:504–514.</w:t>
      </w:r>
    </w:p>
    <w:p w14:paraId="554693D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Hägele, B. F., and M. Rowell-Rahier. 1999. Dietary mixing in three generalist herbivores: nutrient complementation or toxin dilution? Oecologia 119:521–533.</w:t>
      </w:r>
    </w:p>
    <w:p w14:paraId="0FA3869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Hayes, W. B. 1974. Sand-Beach Energetics: Importance of the Isopod Tylos Punctatus. Ecology 55:838–847.</w:t>
      </w:r>
    </w:p>
    <w:p w14:paraId="0F6FFC2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Hossain, Z., . H. K., and . K. T. 2003. Biochemical Composition and Lipid Compositional Properties of the Brown Alga Sargassumhorneri. Pakistan Journal of Biological Sciences 6:1497–1500.</w:t>
      </w:r>
    </w:p>
    <w:p w14:paraId="5628D96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Jefferies, R. L. 2000. Allochthonous inputs: integrating population changes and food-web dynamics 15:4.</w:t>
      </w:r>
    </w:p>
    <w:p w14:paraId="78283214"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Kaplanis, N. J. 2020. A cross-genus comparison of grazing pressure by two native marine herbivores on native, non-native naturalized, and non-native invasive Sargassum macroalgae:8.</w:t>
      </w:r>
    </w:p>
    <w:p w14:paraId="3916334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Kaplanis, N. J., J. Harris, and J. Smith. 2016. Distribution patterns of the non-native seaweeds Sargassum horneri (Turner) C. Agardh and Undaria pinnatifida (Harvey) Suringar on the San Diego and Pacific coast of North America. Aquatic Invasions 11:111–124.</w:t>
      </w:r>
    </w:p>
    <w:p w14:paraId="23BA417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Kenner, M. C., and J. A. Tomoleni. 2020. Kelp Forest Monitoring at Naval Base Ventura County, San Nicolas Island, California: Fall 2018 and Spring 2019, Fifth Annual Report. Open-File Report.</w:t>
      </w:r>
    </w:p>
    <w:p w14:paraId="3B6EA38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Kenny, H. V., A. N. Wright, J. Piovia-Scott, L. H. Yang, D. A. Spiller, and T. W. Schoener. 2017. Marine subsidies change short-term foraging activity and habitat utilization of terrestrial lizards. Ecology and Evolution 7:10701–10709.</w:t>
      </w:r>
    </w:p>
    <w:p w14:paraId="1E83A94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Lachambre, S., S. Huchette, R. Day, P. Boudry, A. Rio-Cabello, T. Fustec, and S. Roussel. 2017. Relationships between growth, survival, physiology and behaviour — A multi-criteria approach to Haliotis tuberculata phenotypic traits. Aquaculture 467:190–197.</w:t>
      </w:r>
    </w:p>
    <w:p w14:paraId="3C02476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Lefcheck, J. S., M. A. Whalen, T. M. Davenport, J. P. Stone, and J. E. Duffy. 2013. Physiological effects of diet mixing on consumer fitness: a meta-analysis. Ecology 94:565–572.</w:t>
      </w:r>
    </w:p>
    <w:p w14:paraId="3E7A649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Leighton, D., and R. A. Boolootian. 1963. DIET AND GROWTH IN THE BLACK ABALONE, HALJOTIS CRACHERODII 44:13.</w:t>
      </w:r>
    </w:p>
    <w:p w14:paraId="78716F0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MacMillan, M. R., P. Tummon Flynn, C. Duarte, and P. A. Quijón. 2016. Near-edge wrack effects on bare sediments: Small scale variation matters in the monitoring of sandy beaches. Marine Environmental Research 122:196–200.</w:t>
      </w:r>
    </w:p>
    <w:p w14:paraId="32BC997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Maggi, E., L. Benedetti‐Cecchi, A. Castelli, E. Chatzinikolaou, T. P. Crowe, G. Ghedini, J. Kotta, D. A. Lyons, C. Ravaglioli, G. Rilov, L. Rindi, and F. Bulleri. 2015. Ecological </w:t>
      </w:r>
      <w:r w:rsidRPr="000B4D61">
        <w:rPr>
          <w:rFonts w:ascii="Times New Roman" w:hAnsi="Times New Roman" w:cs="Times New Roman"/>
          <w:sz w:val="24"/>
          <w:szCs w:val="24"/>
        </w:rPr>
        <w:lastRenderedPageBreak/>
        <w:t>impacts of invading seaweeds: a meta‐analysis of their effects at different trophic levels. Diversity and Distributions 21:1–12.</w:t>
      </w:r>
    </w:p>
    <w:p w14:paraId="08590A5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Marks, L. M., D. C. Reed, and S. J. Holbrook. 2020. Niche Complementarity and Resistance to Grazing Promote the Invasion Success of Sargassum horneri in North America. Diversity 12:54.</w:t>
      </w:r>
    </w:p>
    <w:p w14:paraId="5AEE220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Marks, L., P. Salinas-Ruiz, D. Reed, S. Holbrook, C. Culver, J. Engle, D. Kushner, J. Caselle, J. Freiwald, J. Williams, J. Smith, L. Aguilar-Rosas, and N. Kaplanis. 2015. Range expansion of a non-native, invasive macroalga Sargassum horneri (Turner) C. Agardh, 1820 in the eastern Pacific. BioInvasions Records 4:243–248.</w:t>
      </w:r>
    </w:p>
    <w:p w14:paraId="7C9BC3B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McCary, M. A., R. Mores, M. A. Farfan, and D. H. Wise. 2016. Invasive plants have different effects on trophic structure of green and brown food webs in terrestrial ecosystems: a meta-analysis. Ecology Letters 19:328–335.</w:t>
      </w:r>
    </w:p>
    <w:p w14:paraId="7EAF987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Miner, C. M., J. M. Altstatt, P. T. Raimondi, and T. E. Minchinton. 2006. Recruitment failure and shifts in community structure following mass mortality limit recovery prospects of black abalone. Marine Ecology Progress Series 32:107–117.</w:t>
      </w:r>
    </w:p>
    <w:p w14:paraId="317929E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Nakano, S., H. Miyasaka, and N. Kuhara. 1999. TERRESTRIAL–AQUATIC LINKAGES: RIPARIAN ARTHROPOD INPUTS ALTER TROPHIC CASCADES IN A STREAM FOOD WEB. Ecology 80:2435–2441.</w:t>
      </w:r>
    </w:p>
    <w:p w14:paraId="10497BE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Nelson, M. M., D. L. Leighton, C. F. Phleger, and P. D. Nichols. 2002. Comparison of growth and lipid composition in the green abalone, Haliotis fulgens, provided specific macroalgal diets. Comparative Biochemistry and Physiology Part B: Biochemistry and Molecular Biology 131:695–712.</w:t>
      </w:r>
    </w:p>
    <w:p w14:paraId="6E241A5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Newman et al. 2010. OVERALL STATUS ANO THREATS ASSESSMENT OF BLACK ABALO E (HAL/OTIS CRACHERODII LEACH, 1814) POPULATIONS IN CALIFORNIA.</w:t>
      </w:r>
    </w:p>
    <w:p w14:paraId="7A13ADB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Odum. 1969. The Strategy of Ecosystem Development.</w:t>
      </w:r>
    </w:p>
    <w:p w14:paraId="5FFBEFD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Orr, M., M. Zimmer, D. E. Jelinski, and M. Mews. 2005. WRACK DEPOSITION ON DIFFERENT BEACH TYPES: SPATIAL AND TEMPORAL VARIATION IN THE PATTERN OF SUBSIDY. Ecology 86:1496–1507.</w:t>
      </w:r>
    </w:p>
    <w:p w14:paraId="5F2BF08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D. A. Spiller, and T. W. Schoener. 2011. Effects of Experimental Seaweed Deposition on Lizard and Ant Predation in an Island Food Web. Science 331:461–463.</w:t>
      </w:r>
    </w:p>
    <w:p w14:paraId="33B74F7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L. H. Yang, A. N. Wright, D. A. Spiller, and T. W. Schoener. 2017. The effect of lizards on spiders and wasps: variation with island size and marine subsidy. Ecosphere 8:e01909.</w:t>
      </w:r>
    </w:p>
    <w:p w14:paraId="1A6FB18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Piovia‐Scott, J., L. H. Yang, A. N. Wright, D. A. Spiller, and T. W. Schoener. 2019. Pulsed seaweed subsidies drive sequential shifts in the effects of lizard predators on island food webs. Ecology Letters 22:1850–1859.</w:t>
      </w:r>
    </w:p>
    <w:p w14:paraId="49FACEE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Polis, G. A., W. B. Anderson, and R. D. Holt. 1997. TOWARD AN INTEGRATION OF LANDSCAPE AND FOOD WEB ECOLOGY:The Dynamics of Spatially Subsidized Food Webs. Annual Review of Ecology and Systematics 28:289–316.</w:t>
      </w:r>
    </w:p>
    <w:p w14:paraId="35E0509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Polis, G. A., and S. D. Hurd. 1996. Linking Marine and Terrestrial Food Webs: Allochthonous Input from the Ocean Supports High Secondary Productivity on Small Islands and Coastal Land Communities. The American Naturalist 147:396–423.</w:t>
      </w:r>
    </w:p>
    <w:p w14:paraId="7981183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Prescott, C. E., and J. M. Zukswert. 2016. Invasive plant species and litter decomposition: time to challenge assumptions. New Phytologist 209:5–7.</w:t>
      </w:r>
    </w:p>
    <w:p w14:paraId="688B8C0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Quijón, P. A., P. Tummon Flynn, and C. Duarte. 2017. Beyond negative perceptions: The role of some marine invasive species as trophic subsidies. Marine Pollution Bulletin 116:538–539.</w:t>
      </w:r>
    </w:p>
    <w:p w14:paraId="4C88382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Raimondi, P., L. J. Jurgens, and M. T. Tinker. 2015. Evaluating potential conservation conflicts between two listed species: sea otters and black abalone. Ecology 96:3102–3108.</w:t>
      </w:r>
    </w:p>
    <w:p w14:paraId="20DFAFF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Raimondi, P., C. Wilson, R. Ambrose, J. Engle, and T. Minchinton. 2002. Continued declines of black abalone along the coast of California: are mass mortalities related to El Niño events? Marine Ecology Progress Series 242:143–152.</w:t>
      </w:r>
    </w:p>
    <w:p w14:paraId="406EC1F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Rhoades, O. K., R. J. Best, and J. J. Stachowicz. 2018. Assessing Feeding Preferences of a Consumer Guild: Partitioning Variation Among versus Within Species. The American Naturalist 192:287–300.</w:t>
      </w:r>
    </w:p>
    <w:p w14:paraId="74131643"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Rilov, G., and J. A. Crooks, editors. 2009. Biological invasions in marine ecosystems: ecological, management and geographic perspectives. Springer, Berlin.</w:t>
      </w:r>
    </w:p>
    <w:p w14:paraId="1B49EEC5"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Ruiz, G. M., J. T. Carlton, E. D. Grosholz, and A. H. Hines. 1997. Global Invasions of Marine and Estuarine Habitats by Non-Indigenous Species: Mechanisms, Extent, and Consequences. American Zoologist 37:621–632.</w:t>
      </w:r>
    </w:p>
    <w:p w14:paraId="7E59BABA"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Sapper, S. A., and S. N. Murray. 2003. Variation in Structure of the Subcanopy Assemblage Associated with Southern California Populations of the Intertidal Rockweed Silvetia compressa (Fucales). Pacific Science 57:433–462.</w:t>
      </w:r>
    </w:p>
    <w:p w14:paraId="535D767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Schwartz, N., S. Rohde, S. Hiromori, and P. J. Schupp. 2016. Understanding the invasion success of Sargassum muticum: herbivore preferences for native and invasive Sargassum spp. Marine Biology 163:181.</w:t>
      </w:r>
    </w:p>
    <w:p w14:paraId="4397A29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Sotka, E. E., and M. E. Hay. 2002. GEOGRAPHIC VARIATION AMONG HERBIVORE POPULATIONS IN TOLERANCE FOR A CHEMICALLY RICH SEAWEED 83:15.</w:t>
      </w:r>
    </w:p>
    <w:p w14:paraId="2B45DE31"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Sousa, W. P. 1984. Intertidal Mosaics: Patch Size, Propagule Availability, and Spatially Variable Patterns of Succession. Ecology 65:1918–1935.</w:t>
      </w:r>
    </w:p>
    <w:p w14:paraId="3269B506"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Spiller, D. A., J. Piovia-Scott, A. N. Wright, L. H. Yang, G. Takimoto, T. W. Schoener, and T. Iwata. 2010. Marine subsidies have multiple effects on coastal food webs. Ecology 91:1424–1434.</w:t>
      </w:r>
    </w:p>
    <w:p w14:paraId="1C527C00"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Stierhoff, K. L., M. Neuman, and J. L. Butler. 2012. On the road to extinction? Population declines of the endangered white abalone, Haliotis sorenseni. Biological Conservation 152:46–52.</w:t>
      </w:r>
    </w:p>
    <w:p w14:paraId="236BD728"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Strong, J. A., C. A. Maggs, and M. P. Johnson. 2009. The extent of grazing release from epiphytism for </w:t>
      </w:r>
      <w:r w:rsidRPr="000B4D61">
        <w:rPr>
          <w:rFonts w:ascii="Times New Roman" w:hAnsi="Times New Roman" w:cs="Times New Roman"/>
          <w:i/>
          <w:iCs/>
          <w:sz w:val="24"/>
          <w:szCs w:val="24"/>
        </w:rPr>
        <w:t>Sargassum muticum</w:t>
      </w:r>
      <w:r w:rsidRPr="000B4D61">
        <w:rPr>
          <w:rFonts w:ascii="Times New Roman" w:hAnsi="Times New Roman" w:cs="Times New Roman"/>
          <w:sz w:val="24"/>
          <w:szCs w:val="24"/>
        </w:rPr>
        <w:t xml:space="preserve"> (Phaeophyceae) within the invaded range. Journal of the Marine Biological Association of the United Kingdom 89:303–314.</w:t>
      </w:r>
    </w:p>
    <w:p w14:paraId="7B29D41F"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Suárez-Jiménez, R., C. D. Hepburn, G. A. Hyndes, R. J. McLeod, R. B. Taylor, and C. L. Hurd. 2017. Importance of the invasive macroalga Undaria pinnatifida as trophic subsidy for a beach consumer. Marine Biology 164:113.</w:t>
      </w:r>
    </w:p>
    <w:p w14:paraId="0EBBAB1E"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Sullaway, G., and M. Edwards. 2020. Impacts of the non-native alga Sargassum horneri on benthic community production in a California kelp forest. Marine Ecology Progress Series 637:45–57.</w:t>
      </w:r>
    </w:p>
    <w:p w14:paraId="50A0492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 xml:space="preserve">Swantje, E., S. Josefin, S. A. WikströM, and P. Henrik. 2017. A Review of Herbivore Effects on Seaweed Invasions. Pages 421–440 </w:t>
      </w:r>
      <w:r w:rsidRPr="000B4D61">
        <w:rPr>
          <w:rFonts w:ascii="Times New Roman" w:hAnsi="Times New Roman" w:cs="Times New Roman"/>
          <w:i/>
          <w:iCs/>
          <w:sz w:val="24"/>
          <w:szCs w:val="24"/>
        </w:rPr>
        <w:t>in</w:t>
      </w:r>
      <w:r w:rsidRPr="000B4D61">
        <w:rPr>
          <w:rFonts w:ascii="Times New Roman" w:hAnsi="Times New Roman" w:cs="Times New Roman"/>
          <w:sz w:val="24"/>
          <w:szCs w:val="24"/>
        </w:rPr>
        <w:t xml:space="preserve"> S. J. Hawkins, A. J. Evans, A. C. Dale, L. B. Firth, D. J. Hughes, and I. P. Smith, editors. Oceanography and Marine Biology. First edition. CRC Press.</w:t>
      </w:r>
    </w:p>
    <w:p w14:paraId="30226FC6"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Takimoto, G., T. Iwata, and M. Murakami. 2002. Seasonal subsidy stabilizes food web dynamics: Balance in a heterogeneous landscape: Seasonal subsidy and food web stability. Ecological Research 17:433–439.</w:t>
      </w:r>
    </w:p>
    <w:p w14:paraId="3426D147"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Thornber, C., E. Jones, and J. Stachowicz. 2008. Differences in herbivore feeding preferences across a vertical rocky intertidal gradient. Marine Ecology Progress Series 363:51–62.</w:t>
      </w:r>
    </w:p>
    <w:p w14:paraId="50375C2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VanBlaricom, G. R. 1993. Dynamics and Distribution of Black Abalone Populations at San Nicolas Island, California.</w:t>
      </w:r>
    </w:p>
    <w:p w14:paraId="76D7D37B"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VanBlaricom, G. R., and M. C. Kenner. 2020. DIETARY PATTERNS IN BLACK ABALONE HALIOTIS CRACHERODII LEACH, 1814 AS INDICATED BY OBSERVATION OF DRIFT ALGAL AND SEAGRASS CAPTURE AT SAN NICOLAS ISLAND, CALIFORNIA, USA, 1982 TO 2019:12.</w:t>
      </w:r>
    </w:p>
    <w:p w14:paraId="50D90B2C"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Whitaker, S. G., J. R. Smith, and S. N. Murray. 2010. Reestablishment of the Southern California Rocky Intertidal Brown Alga, Silvetia compressa: An Experimental Investigation of Techniques and Abiotic and Biotic Factors That Affect Restoration Success. Restoration Ecology 18:18–26.</w:t>
      </w:r>
    </w:p>
    <w:p w14:paraId="318E69A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Williams, S. L., and J. E. Smith. 2007. A Global Review of the Distribution, Taxonomy, and Impacts of Introduced Seaweeds. Annual Review of Ecology, Evolution, and Systematics 38:327–359.</w:t>
      </w:r>
    </w:p>
    <w:p w14:paraId="3F772CBD"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Winter, F. C., and J. A. Estes. 1992. Experimental evidence for the effects of polyphenolic compounds from Dictyoneurum californicum Ruprecht (Phaeophyta: Laminariales) on feeding rate and growth in the red abalone Haliotus rufescens Swainson. Journal of Experimental Marine Biology and Ecology 155:263–277.</w:t>
      </w:r>
    </w:p>
    <w:p w14:paraId="59FC340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lastRenderedPageBreak/>
        <w:t>Worm, B., E. B. Barbier, N. Beaumont, J. E. Duffy, C. Folke, B. S. Halpern, J. B. C. Jackson, H. K. Lotze, F. Micheli, S. R. Palumbi, E. Sala, K. A. Selkoe, J. J. Stachowicz, and R. Watson. 2006. Impacts of Biodiversity Loss on Ocean Ecosystem Services. Science 314:787–790.</w:t>
      </w:r>
    </w:p>
    <w:p w14:paraId="3B653442"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Wright, A. N., J. Piovia-Scott, D. A. Spiller, G. Takimoto, L. H. Yang, and T. W. Schoener. 2013. Pulses of marine subsidies amplify reproductive potential of lizards by increasing individual growth rate. Oikos:no-no.</w:t>
      </w:r>
    </w:p>
    <w:p w14:paraId="34928C89" w14:textId="77777777" w:rsidR="00D058FE" w:rsidRPr="000B4D61" w:rsidRDefault="00D058FE" w:rsidP="000B4D61">
      <w:pPr>
        <w:pStyle w:val="Bibliography"/>
        <w:rPr>
          <w:rFonts w:ascii="Times New Roman" w:hAnsi="Times New Roman" w:cs="Times New Roman"/>
          <w:sz w:val="24"/>
          <w:szCs w:val="24"/>
        </w:rPr>
      </w:pPr>
      <w:r w:rsidRPr="000B4D61">
        <w:rPr>
          <w:rFonts w:ascii="Times New Roman" w:hAnsi="Times New Roman" w:cs="Times New Roman"/>
          <w:sz w:val="24"/>
          <w:szCs w:val="24"/>
        </w:rPr>
        <w:t>Zhang, P., B. Li, J. Wu, and S. Hu. 2019. Invasive plants differentially affect soil biota through litter and rhizosphere pathways: a meta‐analysis. Ecology Letters 22:200–210.</w:t>
      </w:r>
    </w:p>
    <w:p w14:paraId="64A7CAB4" w14:textId="5E06B2A4" w:rsidR="0080007F" w:rsidRDefault="00D058FE" w:rsidP="000B4D61">
      <w:pPr>
        <w:spacing w:line="480" w:lineRule="auto"/>
        <w:jc w:val="both"/>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fldChar w:fldCharType="end"/>
      </w:r>
    </w:p>
    <w:p w14:paraId="470FCF60" w14:textId="77777777" w:rsidR="009B7C87" w:rsidRDefault="009B7C87" w:rsidP="000B4D61">
      <w:pPr>
        <w:spacing w:line="480" w:lineRule="auto"/>
        <w:jc w:val="both"/>
        <w:rPr>
          <w:rFonts w:ascii="Times New Roman" w:eastAsia="Times New Roman" w:hAnsi="Times New Roman" w:cs="Times New Roman"/>
          <w:sz w:val="24"/>
          <w:szCs w:val="24"/>
        </w:rPr>
      </w:pPr>
    </w:p>
    <w:p w14:paraId="2DBBEC83" w14:textId="77777777" w:rsidR="009B7C87" w:rsidRDefault="009B7C87" w:rsidP="000B4D61">
      <w:pPr>
        <w:spacing w:line="480" w:lineRule="auto"/>
        <w:jc w:val="both"/>
        <w:rPr>
          <w:rFonts w:ascii="Times New Roman" w:eastAsia="Times New Roman" w:hAnsi="Times New Roman" w:cs="Times New Roman"/>
          <w:sz w:val="24"/>
          <w:szCs w:val="24"/>
        </w:rPr>
      </w:pPr>
    </w:p>
    <w:p w14:paraId="75D78E77" w14:textId="77777777" w:rsidR="009B7C87" w:rsidRPr="000B4D61" w:rsidRDefault="009B7C87" w:rsidP="000B4D61">
      <w:pPr>
        <w:spacing w:line="480" w:lineRule="auto"/>
        <w:jc w:val="both"/>
        <w:rPr>
          <w:rFonts w:ascii="Times New Roman" w:eastAsia="Times New Roman" w:hAnsi="Times New Roman" w:cs="Times New Roman"/>
          <w:sz w:val="24"/>
          <w:szCs w:val="24"/>
        </w:rPr>
      </w:pPr>
    </w:p>
    <w:p w14:paraId="320D7283" w14:textId="77777777" w:rsidR="002F7B35" w:rsidRPr="000B4D61" w:rsidRDefault="002F7B35" w:rsidP="000B4D61">
      <w:pPr>
        <w:spacing w:line="480" w:lineRule="auto"/>
        <w:jc w:val="both"/>
        <w:rPr>
          <w:rFonts w:ascii="Times New Roman" w:eastAsia="Times New Roman" w:hAnsi="Times New Roman" w:cs="Times New Roman"/>
          <w:sz w:val="24"/>
          <w:szCs w:val="24"/>
        </w:rPr>
      </w:pPr>
    </w:p>
    <w:p w14:paraId="36A6ABD8" w14:textId="1DF8CB9D" w:rsidR="002F7B35" w:rsidRPr="00F77BE7" w:rsidRDefault="002F7B35" w:rsidP="000B4D61">
      <w:pPr>
        <w:spacing w:line="480" w:lineRule="auto"/>
        <w:jc w:val="both"/>
        <w:rPr>
          <w:rFonts w:ascii="Times New Roman" w:eastAsia="Times New Roman" w:hAnsi="Times New Roman" w:cs="Times New Roman"/>
          <w:b/>
          <w:bCs/>
          <w:sz w:val="24"/>
          <w:szCs w:val="24"/>
        </w:rPr>
      </w:pPr>
      <w:r w:rsidRPr="00F77BE7">
        <w:rPr>
          <w:rFonts w:ascii="Times New Roman" w:eastAsia="Times New Roman" w:hAnsi="Times New Roman" w:cs="Times New Roman"/>
          <w:b/>
          <w:bCs/>
          <w:sz w:val="24"/>
          <w:szCs w:val="24"/>
        </w:rPr>
        <w:t>Figure Legend</w:t>
      </w:r>
    </w:p>
    <w:p w14:paraId="2C472608" w14:textId="258DDCE9" w:rsidR="009E5D46"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p w14:paraId="317566BF" w14:textId="0DE58524"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dry tissue mass</w:t>
      </w:r>
      <w:r w:rsidR="00CF5E36">
        <w:rPr>
          <w:rFonts w:ascii="Times New Roman" w:eastAsia="Times New Roman" w:hAnsi="Times New Roman" w:cs="Times New Roman"/>
          <w:sz w:val="24"/>
          <w:szCs w:val="24"/>
        </w:rPr>
        <w:t xml:space="preserve"> </w:t>
      </w:r>
      <w:r w:rsidR="00845039">
        <w:rPr>
          <w:rFonts w:ascii="Times New Roman" w:eastAsia="Times New Roman" w:hAnsi="Times New Roman" w:cs="Times New Roman"/>
          <w:sz w:val="24"/>
          <w:szCs w:val="24"/>
        </w:rPr>
        <w:t>of Red abalone (A) and Black turban snails (B) in starved, kelp, mixed, and devilweed diets.</w:t>
      </w:r>
      <w:r w:rsidR="00D83149">
        <w:rPr>
          <w:rFonts w:ascii="Times New Roman" w:eastAsia="Times New Roman" w:hAnsi="Times New Roman" w:cs="Times New Roman"/>
          <w:sz w:val="24"/>
          <w:szCs w:val="24"/>
        </w:rPr>
        <w:t xml:space="preserve"> The dotted line separates the starved treatment as</w:t>
      </w:r>
      <w:r w:rsidR="00CF5E36">
        <w:rPr>
          <w:rFonts w:ascii="Times New Roman" w:eastAsia="Times New Roman" w:hAnsi="Times New Roman" w:cs="Times New Roman"/>
          <w:sz w:val="24"/>
          <w:szCs w:val="24"/>
        </w:rPr>
        <w:t xml:space="preserve"> it was </w:t>
      </w:r>
      <w:r w:rsidR="00D83149">
        <w:rPr>
          <w:rFonts w:ascii="Times New Roman" w:eastAsia="Times New Roman" w:hAnsi="Times New Roman" w:cs="Times New Roman"/>
          <w:sz w:val="24"/>
          <w:szCs w:val="24"/>
        </w:rPr>
        <w:t>not included in the analysis.</w:t>
      </w:r>
      <w:r w:rsidR="00845039">
        <w:rPr>
          <w:rFonts w:ascii="Times New Roman" w:eastAsia="Times New Roman" w:hAnsi="Times New Roman" w:cs="Times New Roman"/>
          <w:sz w:val="24"/>
          <w:szCs w:val="24"/>
        </w:rPr>
        <w:t xml:space="preserve"> Lines inside boxes are median values, box limits are Q1 and Q3, and whiskers represent non</w:t>
      </w:r>
      <w:r w:rsidR="000D78E7">
        <w:rPr>
          <w:rFonts w:ascii="Times New Roman" w:eastAsia="Times New Roman" w:hAnsi="Times New Roman" w:cs="Times New Roman"/>
          <w:sz w:val="24"/>
          <w:szCs w:val="24"/>
        </w:rPr>
        <w:t>-</w:t>
      </w:r>
      <w:r w:rsidR="00845039">
        <w:rPr>
          <w:rFonts w:ascii="Times New Roman" w:eastAsia="Times New Roman" w:hAnsi="Times New Roman" w:cs="Times New Roman"/>
          <w:sz w:val="24"/>
          <w:szCs w:val="24"/>
        </w:rPr>
        <w:t xml:space="preserve">outlier values. </w:t>
      </w:r>
      <w:r w:rsidR="00CF5E36">
        <w:rPr>
          <w:rFonts w:ascii="Times New Roman" w:eastAsia="Times New Roman" w:hAnsi="Times New Roman" w:cs="Times New Roman"/>
          <w:sz w:val="24"/>
          <w:szCs w:val="24"/>
        </w:rPr>
        <w:t xml:space="preserve">Lower case letters above boxes denote significance. </w:t>
      </w:r>
      <w:r w:rsidR="00D83149">
        <w:rPr>
          <w:rFonts w:ascii="Times New Roman" w:eastAsia="Times New Roman" w:hAnsi="Times New Roman" w:cs="Times New Roman"/>
          <w:sz w:val="24"/>
          <w:szCs w:val="24"/>
        </w:rPr>
        <w:t>Black dots represent outliers.</w:t>
      </w:r>
    </w:p>
    <w:p w14:paraId="01D87C51" w14:textId="04802358"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p w14:paraId="1417A13D" w14:textId="40009FD1" w:rsidR="00D83149" w:rsidRDefault="00D83149"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Time (sec) elapsed for </w:t>
      </w:r>
      <w:r w:rsidR="00CF5E36">
        <w:rPr>
          <w:rFonts w:ascii="Times New Roman" w:eastAsia="Times New Roman" w:hAnsi="Times New Roman" w:cs="Times New Roman"/>
          <w:sz w:val="24"/>
          <w:szCs w:val="24"/>
        </w:rPr>
        <w:t xml:space="preserve">Red </w:t>
      </w:r>
      <w:r>
        <w:rPr>
          <w:rFonts w:ascii="Times New Roman" w:eastAsia="Times New Roman" w:hAnsi="Times New Roman" w:cs="Times New Roman"/>
          <w:sz w:val="24"/>
          <w:szCs w:val="24"/>
        </w:rPr>
        <w:t xml:space="preserve">abalone to correct </w:t>
      </w:r>
      <w:ins w:id="1128" w:author="Jeremy Long" w:date="2023-10-15T12:23:00Z">
        <w:r w:rsidR="00D10493">
          <w:rPr>
            <w:rFonts w:ascii="Times New Roman" w:eastAsia="Times New Roman" w:hAnsi="Times New Roman" w:cs="Times New Roman"/>
            <w:sz w:val="24"/>
            <w:szCs w:val="24"/>
          </w:rPr>
          <w:t xml:space="preserve">right themselves after being flipped </w:t>
        </w:r>
        <w:proofErr w:type="spellStart"/>
        <w:r w:rsidR="00D10493">
          <w:rPr>
            <w:rFonts w:ascii="Times New Roman" w:eastAsia="Times New Roman" w:hAnsi="Times New Roman" w:cs="Times New Roman"/>
            <w:sz w:val="24"/>
            <w:szCs w:val="24"/>
          </w:rPr>
          <w:t>upsdie</w:t>
        </w:r>
        <w:proofErr w:type="spellEnd"/>
        <w:r w:rsidR="00D10493">
          <w:rPr>
            <w:rFonts w:ascii="Times New Roman" w:eastAsia="Times New Roman" w:hAnsi="Times New Roman" w:cs="Times New Roman"/>
            <w:sz w:val="24"/>
            <w:szCs w:val="24"/>
          </w:rPr>
          <w:t xml:space="preserve">-down </w:t>
        </w:r>
      </w:ins>
      <w:del w:id="1129" w:author="Jeremy Long" w:date="2023-10-15T12:23:00Z">
        <w:r w:rsidDel="00D10493">
          <w:rPr>
            <w:rFonts w:ascii="Times New Roman" w:eastAsia="Times New Roman" w:hAnsi="Times New Roman" w:cs="Times New Roman"/>
            <w:sz w:val="24"/>
            <w:szCs w:val="24"/>
          </w:rPr>
          <w:delText>their orientation by</w:delText>
        </w:r>
      </w:del>
      <w:ins w:id="1130" w:author="Jeremy Long" w:date="2023-10-15T12:23:00Z">
        <w:r w:rsidR="00D10493">
          <w:rPr>
            <w:rFonts w:ascii="Times New Roman" w:eastAsia="Times New Roman" w:hAnsi="Times New Roman" w:cs="Times New Roman"/>
            <w:sz w:val="24"/>
            <w:szCs w:val="24"/>
          </w:rPr>
          <w:t>in</w:t>
        </w:r>
      </w:ins>
      <w:r>
        <w:rPr>
          <w:rFonts w:ascii="Times New Roman" w:eastAsia="Times New Roman" w:hAnsi="Times New Roman" w:cs="Times New Roman"/>
          <w:sz w:val="24"/>
          <w:szCs w:val="24"/>
        </w:rPr>
        <w:t xml:space="preserve"> starved, kelp, mixed, and devilweed diet treatments, before (Initial) and at the end of the experiment (Final). </w:t>
      </w:r>
      <w:r w:rsidR="00CF5E36">
        <w:rPr>
          <w:rFonts w:ascii="Times New Roman" w:eastAsia="Times New Roman" w:hAnsi="Times New Roman" w:cs="Times New Roman"/>
          <w:sz w:val="24"/>
          <w:szCs w:val="24"/>
        </w:rPr>
        <w:t xml:space="preserve">The dotted line separates the starved treatment as it was not included in the analysis. </w:t>
      </w:r>
      <w:r>
        <w:rPr>
          <w:rFonts w:ascii="Times New Roman" w:eastAsia="Times New Roman" w:hAnsi="Times New Roman" w:cs="Times New Roman"/>
          <w:sz w:val="24"/>
          <w:szCs w:val="24"/>
        </w:rPr>
        <w:t xml:space="preserve">Bars represent the mean righting time for individuals in that treatment and </w:t>
      </w:r>
      <w:r w:rsidR="00CF5E36">
        <w:rPr>
          <w:rFonts w:ascii="Times New Roman" w:eastAsia="Times New Roman" w:hAnsi="Times New Roman" w:cs="Times New Roman"/>
          <w:sz w:val="24"/>
          <w:szCs w:val="24"/>
        </w:rPr>
        <w:t>lines represent standard error.</w:t>
      </w:r>
    </w:p>
    <w:p w14:paraId="5B3AB26F" w14:textId="23B273FD"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p w14:paraId="5CB1A2A8" w14:textId="65352C62" w:rsidR="00CF5E36"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seaweed biomass consumed by Black abalone (A), Black turban snails (B), Striped shore crabs (C), and Blue banded hermit crabs (D) in kelp and devilweed treatments. Lines inside boxes are median values, box limits are Q1 and Q3, and whiskers represent non</w:t>
      </w:r>
      <w:r w:rsidR="000D78E7">
        <w:rPr>
          <w:rFonts w:ascii="Times New Roman" w:eastAsia="Times New Roman" w:hAnsi="Times New Roman" w:cs="Times New Roman"/>
          <w:sz w:val="24"/>
          <w:szCs w:val="24"/>
        </w:rPr>
        <w:t>-</w:t>
      </w:r>
      <w:r>
        <w:rPr>
          <w:rFonts w:ascii="Times New Roman" w:eastAsia="Times New Roman" w:hAnsi="Times New Roman" w:cs="Times New Roman"/>
          <w:sz w:val="24"/>
          <w:szCs w:val="24"/>
        </w:rPr>
        <w:t>outlier values. Black dots represent outliers.</w:t>
      </w:r>
    </w:p>
    <w:p w14:paraId="682021FA" w14:textId="24D702A5" w:rsidR="00F77BE7" w:rsidRDefault="00F77BE7"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Fig.4</w:t>
      </w:r>
    </w:p>
    <w:p w14:paraId="5E437B85" w14:textId="3EE1BDAE" w:rsidR="00CF3429" w:rsidRDefault="00CF5E36" w:rsidP="000B4D6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w:t>
      </w:r>
      <w:del w:id="1131" w:author="Jeremy Long" w:date="2023-10-15T12:22:00Z">
        <w:r w:rsidDel="00D10493">
          <w:rPr>
            <w:rFonts w:ascii="Times New Roman" w:eastAsia="Times New Roman" w:hAnsi="Times New Roman" w:cs="Times New Roman"/>
            <w:sz w:val="24"/>
            <w:szCs w:val="24"/>
          </w:rPr>
          <w:delText>biomass</w:delText>
        </w:r>
        <w:r w:rsidR="000D78E7" w:rsidDel="00D10493">
          <w:rPr>
            <w:rFonts w:ascii="Times New Roman" w:eastAsia="Times New Roman" w:hAnsi="Times New Roman" w:cs="Times New Roman"/>
            <w:sz w:val="24"/>
            <w:szCs w:val="24"/>
          </w:rPr>
          <w:delText xml:space="preserve"> of </w:delText>
        </w:r>
      </w:del>
      <w:ins w:id="1132" w:author="Jeremy Long" w:date="2023-10-15T12:22:00Z">
        <w:r w:rsidR="00D10493">
          <w:rPr>
            <w:rFonts w:ascii="Times New Roman" w:eastAsia="Times New Roman" w:hAnsi="Times New Roman" w:cs="Times New Roman"/>
            <w:sz w:val="24"/>
            <w:szCs w:val="24"/>
          </w:rPr>
          <w:t xml:space="preserve">mass of artificial foods made from detritus (either </w:t>
        </w:r>
      </w:ins>
      <w:r w:rsidR="000D78E7">
        <w:rPr>
          <w:rFonts w:ascii="Times New Roman" w:eastAsia="Times New Roman" w:hAnsi="Times New Roman" w:cs="Times New Roman"/>
          <w:sz w:val="24"/>
          <w:szCs w:val="24"/>
        </w:rPr>
        <w:t xml:space="preserve">kelp or </w:t>
      </w:r>
      <w:proofErr w:type="spellStart"/>
      <w:r w:rsidR="000D78E7">
        <w:rPr>
          <w:rFonts w:ascii="Times New Roman" w:eastAsia="Times New Roman" w:hAnsi="Times New Roman" w:cs="Times New Roman"/>
          <w:sz w:val="24"/>
          <w:szCs w:val="24"/>
        </w:rPr>
        <w:t>devilweed</w:t>
      </w:r>
      <w:proofErr w:type="spellEnd"/>
      <w:ins w:id="1133" w:author="Jeremy Long" w:date="2023-10-15T12:22:00Z">
        <w:r w:rsidR="00D10493">
          <w:rPr>
            <w:rFonts w:ascii="Times New Roman" w:eastAsia="Times New Roman" w:hAnsi="Times New Roman" w:cs="Times New Roman"/>
            <w:sz w:val="24"/>
            <w:szCs w:val="24"/>
          </w:rPr>
          <w:t>)</w:t>
        </w:r>
      </w:ins>
      <w:r w:rsidR="000D78E7">
        <w:rPr>
          <w:rFonts w:ascii="Times New Roman" w:eastAsia="Times New Roman" w:hAnsi="Times New Roman" w:cs="Times New Roman"/>
          <w:sz w:val="24"/>
          <w:szCs w:val="24"/>
        </w:rPr>
        <w:t xml:space="preserve"> and red seaweed, sea lettuce, and brown rockweed consumed </w:t>
      </w:r>
      <w:r>
        <w:rPr>
          <w:rFonts w:ascii="Times New Roman" w:eastAsia="Times New Roman" w:hAnsi="Times New Roman" w:cs="Times New Roman"/>
          <w:sz w:val="24"/>
          <w:szCs w:val="24"/>
        </w:rPr>
        <w:t xml:space="preserve">by assemblage of consumers in native and invasive wrack treatments. </w:t>
      </w:r>
      <w:r w:rsidR="000D78E7">
        <w:rPr>
          <w:rFonts w:ascii="Times New Roman" w:eastAsia="Times New Roman" w:hAnsi="Times New Roman" w:cs="Times New Roman"/>
          <w:sz w:val="24"/>
          <w:szCs w:val="24"/>
        </w:rPr>
        <w:t>The dotted line separates the starved treatment as it was not included in the analysis. Lines inside boxes are median values, box limits are Q1 and Q3, and whiskers represent non outlier values. Black dots represent outliers.</w:t>
      </w:r>
    </w:p>
    <w:p w14:paraId="5708D640" w14:textId="77777777" w:rsidR="00DD6797" w:rsidRDefault="00DD6797" w:rsidP="000B4D61">
      <w:pPr>
        <w:spacing w:line="480" w:lineRule="auto"/>
        <w:jc w:val="both"/>
        <w:rPr>
          <w:rFonts w:ascii="Times New Roman" w:eastAsia="Times New Roman" w:hAnsi="Times New Roman" w:cs="Times New Roman"/>
          <w:sz w:val="24"/>
          <w:szCs w:val="24"/>
        </w:rPr>
      </w:pPr>
    </w:p>
    <w:p w14:paraId="2E81F431" w14:textId="77777777" w:rsidR="00DD6797" w:rsidRDefault="00ED0B6E" w:rsidP="00DD6797">
      <w:pPr>
        <w:spacing w:line="480" w:lineRule="auto"/>
        <w:jc w:val="both"/>
        <w:rPr>
          <w:rFonts w:ascii="Times New Roman" w:eastAsia="Times New Roman" w:hAnsi="Times New Roman" w:cs="Times New Roman"/>
          <w:b/>
          <w:bCs/>
          <w:sz w:val="24"/>
          <w:szCs w:val="24"/>
        </w:rPr>
      </w:pPr>
      <w:commentRangeStart w:id="1134"/>
      <w:r w:rsidRPr="00ED0B6E">
        <w:rPr>
          <w:rFonts w:ascii="Times New Roman" w:eastAsia="Times New Roman" w:hAnsi="Times New Roman" w:cs="Times New Roman"/>
          <w:b/>
          <w:bCs/>
          <w:sz w:val="24"/>
          <w:szCs w:val="24"/>
        </w:rPr>
        <w:t>Figures</w:t>
      </w:r>
      <w:commentRangeEnd w:id="1134"/>
      <w:r>
        <w:rPr>
          <w:rStyle w:val="CommentReference"/>
        </w:rPr>
        <w:commentReference w:id="1134"/>
      </w:r>
      <w:r w:rsidR="00DD6797">
        <w:rPr>
          <w:rFonts w:ascii="Times New Roman" w:eastAsia="Times New Roman" w:hAnsi="Times New Roman" w:cs="Times New Roman"/>
          <w:b/>
          <w:bCs/>
          <w:sz w:val="24"/>
          <w:szCs w:val="24"/>
        </w:rPr>
        <w:t xml:space="preserve"> </w:t>
      </w:r>
    </w:p>
    <w:p w14:paraId="0B05754F" w14:textId="057273E0" w:rsidR="00DD6797" w:rsidRDefault="00FD3481" w:rsidP="00DD6797">
      <w:pPr>
        <w:spacing w:line="480" w:lineRule="auto"/>
        <w:jc w:val="both"/>
        <w:rPr>
          <w:rFonts w:ascii="Times New Roman" w:eastAsia="Times New Roman" w:hAnsi="Times New Roman" w:cs="Times New Roman"/>
          <w:sz w:val="24"/>
          <w:szCs w:val="24"/>
        </w:rPr>
      </w:pPr>
      <w:ins w:id="1135" w:author="Jeremy Long" w:date="2023-06-09T11:01:00Z">
        <w:r w:rsidRPr="000B4D61">
          <w:rPr>
            <w:rFonts w:ascii="Times New Roman" w:eastAsia="Times New Roman" w:hAnsi="Times New Roman" w:cs="Times New Roman"/>
            <w:sz w:val="24"/>
            <w:szCs w:val="24"/>
          </w:rPr>
          <w:t>Figure</w:t>
        </w:r>
      </w:ins>
      <w:r w:rsidR="00DD6797">
        <w:rPr>
          <w:rFonts w:ascii="Times New Roman" w:eastAsia="Times New Roman" w:hAnsi="Times New Roman" w:cs="Times New Roman"/>
          <w:sz w:val="24"/>
          <w:szCs w:val="24"/>
        </w:rPr>
        <w:t xml:space="preserve"> </w:t>
      </w:r>
      <w:r w:rsidR="00DD6797" w:rsidRPr="000B4D61">
        <w:rPr>
          <w:rFonts w:ascii="Times New Roman" w:eastAsia="Times New Roman" w:hAnsi="Times New Roman" w:cs="Times New Roman"/>
          <w:sz w:val="24"/>
          <w:szCs w:val="24"/>
        </w:rPr>
        <w:t>1</w:t>
      </w:r>
      <w:commentRangeStart w:id="1136"/>
      <w:commentRangeEnd w:id="1136"/>
      <w:r w:rsidR="00DD6797" w:rsidRPr="000B4D61">
        <w:rPr>
          <w:rStyle w:val="CommentReference"/>
          <w:rFonts w:ascii="Times New Roman" w:hAnsi="Times New Roman" w:cs="Times New Roman"/>
          <w:sz w:val="24"/>
          <w:szCs w:val="24"/>
        </w:rPr>
        <w:commentReference w:id="1136"/>
      </w:r>
    </w:p>
    <w:p w14:paraId="68AB8613" w14:textId="368370D3" w:rsidR="00FD3481" w:rsidRPr="00DD6797" w:rsidRDefault="00DD6797" w:rsidP="00DD6797">
      <w:pPr>
        <w:spacing w:line="480" w:lineRule="auto"/>
        <w:jc w:val="both"/>
        <w:rPr>
          <w:rFonts w:ascii="Times New Roman" w:eastAsia="Times New Roman" w:hAnsi="Times New Roman" w:cs="Times New Roman"/>
          <w:b/>
          <w:bCs/>
          <w:sz w:val="24"/>
          <w:szCs w:val="24"/>
        </w:rPr>
      </w:pPr>
      <w:r w:rsidRPr="00DE6E13">
        <w:rPr>
          <w:rFonts w:ascii="Times New Roman" w:eastAsia="Times New Roman" w:hAnsi="Times New Roman" w:cs="Times New Roman"/>
          <w:b/>
          <w:bCs/>
          <w:noProof/>
          <w:sz w:val="24"/>
          <w:szCs w:val="24"/>
        </w:rPr>
        <w:lastRenderedPageBreak/>
        <w:drawing>
          <wp:inline distT="0" distB="0" distL="0" distR="0" wp14:anchorId="5E3E142B" wp14:editId="0E9891C9">
            <wp:extent cx="4783409" cy="7010400"/>
            <wp:effectExtent l="0" t="0" r="5080" b="0"/>
            <wp:docPr id="1968811205" name="Picture 1" descr="A picture containing diagram, plan,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11205" name="Picture 1" descr="A picture containing diagram, plan, technical drawing, rectangle&#10;&#10;Description automatically generated"/>
                    <pic:cNvPicPr/>
                  </pic:nvPicPr>
                  <pic:blipFill>
                    <a:blip r:embed="rId12"/>
                    <a:stretch>
                      <a:fillRect/>
                    </a:stretch>
                  </pic:blipFill>
                  <pic:spPr>
                    <a:xfrm>
                      <a:off x="0" y="0"/>
                      <a:ext cx="4792800" cy="7024163"/>
                    </a:xfrm>
                    <a:prstGeom prst="rect">
                      <a:avLst/>
                    </a:prstGeom>
                  </pic:spPr>
                </pic:pic>
              </a:graphicData>
            </a:graphic>
          </wp:inline>
        </w:drawing>
      </w:r>
    </w:p>
    <w:p w14:paraId="3CBB805E"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592F9362" w14:textId="5D0C523B" w:rsidR="00FD3481" w:rsidRPr="000B4D61" w:rsidRDefault="002329A0"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Figure 2</w:t>
      </w:r>
    </w:p>
    <w:p w14:paraId="0CFBE710" w14:textId="2A487768" w:rsidR="00ED0B6E" w:rsidRDefault="0013559A"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13559A">
        <w:rPr>
          <w:rFonts w:ascii="Times New Roman" w:eastAsia="Times New Roman" w:hAnsi="Times New Roman" w:cs="Times New Roman"/>
          <w:noProof/>
          <w:sz w:val="24"/>
          <w:szCs w:val="24"/>
        </w:rPr>
        <w:lastRenderedPageBreak/>
        <w:drawing>
          <wp:inline distT="0" distB="0" distL="0" distR="0" wp14:anchorId="500C81C7" wp14:editId="125F1B46">
            <wp:extent cx="5833872" cy="7165815"/>
            <wp:effectExtent l="0" t="0" r="0" b="0"/>
            <wp:docPr id="458789492"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89492" name="Picture 1" descr="A picture containing screenshot, diagram, text, design&#10;&#10;Description automatically generated"/>
                    <pic:cNvPicPr/>
                  </pic:nvPicPr>
                  <pic:blipFill>
                    <a:blip r:embed="rId13"/>
                    <a:stretch>
                      <a:fillRect/>
                    </a:stretch>
                  </pic:blipFill>
                  <pic:spPr>
                    <a:xfrm>
                      <a:off x="0" y="0"/>
                      <a:ext cx="5838567" cy="7171582"/>
                    </a:xfrm>
                    <a:prstGeom prst="rect">
                      <a:avLst/>
                    </a:prstGeom>
                  </pic:spPr>
                </pic:pic>
              </a:graphicData>
            </a:graphic>
          </wp:inline>
        </w:drawing>
      </w:r>
    </w:p>
    <w:p w14:paraId="6236425C" w14:textId="77777777" w:rsidR="00DD6797"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B7ED3B9" w14:textId="77777777" w:rsidR="00DD6797" w:rsidRPr="000B4D61" w:rsidRDefault="00DD6797" w:rsidP="00DD6797">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80ECCF3" w14:textId="1580E83F" w:rsidR="00200794" w:rsidRPr="000B4D61"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1B5FD1" w:rsidRPr="000B4D61">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            </w:t>
      </w:r>
      <w:commentRangeStart w:id="1137"/>
      <w:ins w:id="1138" w:author="Jeremy Long" w:date="2023-06-09T11:00:00Z">
        <w:r w:rsidRPr="000B4D61">
          <w:rPr>
            <w:rFonts w:ascii="Times New Roman" w:eastAsia="Times New Roman" w:hAnsi="Times New Roman" w:cs="Times New Roman"/>
            <w:sz w:val="24"/>
            <w:szCs w:val="24"/>
          </w:rPr>
          <w:t>1</w:t>
        </w:r>
        <w:commentRangeEnd w:id="1137"/>
        <w:r w:rsidRPr="000B4D61">
          <w:rPr>
            <w:rStyle w:val="CommentReference"/>
            <w:rFonts w:ascii="Times New Roman" w:hAnsi="Times New Roman" w:cs="Times New Roman"/>
            <w:sz w:val="24"/>
            <w:szCs w:val="24"/>
          </w:rPr>
          <w:commentReference w:id="1137"/>
        </w:r>
      </w:ins>
    </w:p>
    <w:p w14:paraId="0F7A39E0" w14:textId="6A195314"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1312" behindDoc="0" locked="0" layoutInCell="1" allowOverlap="1" wp14:anchorId="029F468D" wp14:editId="7618A60A">
                <wp:simplePos x="0" y="0"/>
                <wp:positionH relativeFrom="column">
                  <wp:posOffset>4090737</wp:posOffset>
                </wp:positionH>
                <wp:positionV relativeFrom="paragraph">
                  <wp:posOffset>98659</wp:posOffset>
                </wp:positionV>
                <wp:extent cx="1959918" cy="6619856"/>
                <wp:effectExtent l="0" t="0" r="0" b="0"/>
                <wp:wrapNone/>
                <wp:docPr id="929728127" name="Group 5"/>
                <wp:cNvGraphicFramePr/>
                <a:graphic xmlns:a="http://schemas.openxmlformats.org/drawingml/2006/main">
                  <a:graphicData uri="http://schemas.microsoft.com/office/word/2010/wordprocessingGroup">
                    <wpg:wgp>
                      <wpg:cNvGrpSpPr/>
                      <wpg:grpSpPr>
                        <a:xfrm>
                          <a:off x="0" y="0"/>
                          <a:ext cx="1959918" cy="6619856"/>
                          <a:chOff x="-280787" y="320843"/>
                          <a:chExt cx="1960267" cy="6620145"/>
                        </a:xfrm>
                      </wpg:grpSpPr>
                      <pic:pic xmlns:pic="http://schemas.openxmlformats.org/drawingml/2006/picture">
                        <pic:nvPicPr>
                          <pic:cNvPr id="36958212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0787" y="1700131"/>
                            <a:ext cx="1767205" cy="1767205"/>
                          </a:xfrm>
                          <a:prstGeom prst="rect">
                            <a:avLst/>
                          </a:prstGeom>
                        </pic:spPr>
                      </pic:pic>
                      <pic:pic xmlns:pic="http://schemas.openxmlformats.org/drawingml/2006/picture">
                        <pic:nvPicPr>
                          <pic:cNvPr id="1588123670"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0765" y="4980743"/>
                            <a:ext cx="1960245" cy="1960245"/>
                          </a:xfrm>
                          <a:prstGeom prst="rect">
                            <a:avLst/>
                          </a:prstGeom>
                        </pic:spPr>
                      </pic:pic>
                      <pic:pic xmlns:pic="http://schemas.openxmlformats.org/drawingml/2006/picture">
                        <pic:nvPicPr>
                          <pic:cNvPr id="465116401" name="Picture 3" descr="A picture containing black, darknes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0800" y="3582815"/>
                            <a:ext cx="1582420" cy="1582420"/>
                          </a:xfrm>
                          <a:prstGeom prst="rect">
                            <a:avLst/>
                          </a:prstGeom>
                        </pic:spPr>
                      </pic:pic>
                      <pic:pic xmlns:pic="http://schemas.openxmlformats.org/drawingml/2006/picture">
                        <pic:nvPicPr>
                          <pic:cNvPr id="40146868" name="Picture 4" descr="A black and white image of a jellyfis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7296" y="320843"/>
                            <a:ext cx="1572895" cy="1572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273381" id="Group 5" o:spid="_x0000_s1026" style="position:absolute;margin-left:322.1pt;margin-top:7.75pt;width:154.3pt;height:521.25pt;z-index:251661312;mso-width-relative:margin;mso-height-relative:margin" coordorigin="-2807,3208" coordsize="19602,662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MRADMRADMRADMRADMRADMRADMRADMRADMRADMRADMRADMRAD&#13;&#10;MRADMRADMRADMRADMRADMRADMRAD/78dOhAAAAAAEORvPciFk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EQAzEQAzEQAzEQAzEQAzEQAzEQAzEQAzEQAzEQAzEQAzEQAzEQ&#13;&#10;AzEQAzEQAzEQAzEQAzEQAzEQAzFQJQP/H/SNSYxhAiB/AAAAAElFTkSuQmCC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807;top:17001;width:17671;height:176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">
                  <v:imagedata r:id="rId18" o:title=""/>
                </v:shape>
                <v:shape id="Picture 2" o:spid="_x0000_s1028" type="#_x0000_t75" style="position:absolute;left:-2807;top:49807;width:19601;height:19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">
                  <v:imagedata r:id="rId19" o:title=""/>
                </v:shape>
                <v:shape id="Picture 3" o:spid="_x0000_s1029" type="#_x0000_t75" alt="A picture containing black, darkness&#10;&#10;Description automatically generated" style="position:absolute;left:-408;top:35828;width:15824;height:15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">
                  <v:imagedata r:id="rId20" o:title="A picture containing black, darkness&#10;&#10;Description automatically generated"/>
                </v:shape>
                <v:shape id="Picture 4" o:spid="_x0000_s1030" type="#_x0000_t75" alt="A black and white image of a jellyfish&#10;&#10;Description automatically generated with low confidence" style="position:absolute;left:872;top:3208;width:15729;height:157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">
                  <v:imagedata r:id="rId21" o:title="A black and white image of a jellyfish&#10;&#10;Description automatically generated with low confidence"/>
                </v:shape>
              </v:group>
            </w:pict>
          </mc:Fallback>
        </mc:AlternateContent>
      </w:r>
      <w:r w:rsidRPr="00A50D55">
        <w:rPr>
          <w:rFonts w:ascii="Times New Roman" w:eastAsia="Times New Roman" w:hAnsi="Times New Roman" w:cs="Times New Roman"/>
          <w:noProof/>
          <w:sz w:val="24"/>
          <w:szCs w:val="24"/>
        </w:rPr>
        <w:drawing>
          <wp:inline distT="0" distB="0" distL="0" distR="0" wp14:anchorId="6C36DF0E" wp14:editId="1018049D">
            <wp:extent cx="4511232" cy="6510528"/>
            <wp:effectExtent l="0" t="0" r="0" b="5080"/>
            <wp:docPr id="1955725639" name="Picture 1" descr="A picture containing text, receip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5639" name="Picture 1" descr="A picture containing text, receipt, diagram, parallel&#10;&#10;Description automatically generated"/>
                    <pic:cNvPicPr/>
                  </pic:nvPicPr>
                  <pic:blipFill>
                    <a:blip r:embed="rId22"/>
                    <a:stretch>
                      <a:fillRect/>
                    </a:stretch>
                  </pic:blipFill>
                  <pic:spPr>
                    <a:xfrm>
                      <a:off x="0" y="0"/>
                      <a:ext cx="4511232" cy="6510528"/>
                    </a:xfrm>
                    <a:prstGeom prst="rect">
                      <a:avLst/>
                    </a:prstGeom>
                  </pic:spPr>
                </pic:pic>
              </a:graphicData>
            </a:graphic>
          </wp:inline>
        </w:drawing>
      </w:r>
    </w:p>
    <w:p w14:paraId="4805D808"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307CA9CE" w14:textId="77777777" w:rsidR="00DD6797" w:rsidRDefault="00DD6797"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p>
    <w:p w14:paraId="0FE0734D" w14:textId="77777777" w:rsidR="00DD6797" w:rsidRDefault="00DD6797" w:rsidP="00DD679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p w14:paraId="691E2BEF" w14:textId="431ECE63" w:rsidR="002F7B35" w:rsidRDefault="002F7B35"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0B4D61">
        <w:rPr>
          <w:rFonts w:ascii="Times New Roman" w:eastAsia="Times New Roman" w:hAnsi="Times New Roman" w:cs="Times New Roman"/>
          <w:sz w:val="24"/>
          <w:szCs w:val="24"/>
        </w:rPr>
        <w:t>Figure 4</w:t>
      </w:r>
    </w:p>
    <w:p w14:paraId="71D9CFF8" w14:textId="123D015F" w:rsidR="007B166E" w:rsidRPr="000B4D61" w:rsidRDefault="00845039" w:rsidP="000B4D61">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sidRPr="00845039">
        <w:rPr>
          <w:rFonts w:ascii="Times New Roman" w:eastAsia="Times New Roman" w:hAnsi="Times New Roman" w:cs="Times New Roman"/>
          <w:noProof/>
          <w:sz w:val="24"/>
          <w:szCs w:val="24"/>
        </w:rPr>
        <w:lastRenderedPageBreak/>
        <w:drawing>
          <wp:inline distT="0" distB="0" distL="0" distR="0" wp14:anchorId="496A6364" wp14:editId="69127F93">
            <wp:extent cx="5943600" cy="4914265"/>
            <wp:effectExtent l="0" t="0" r="0" b="635"/>
            <wp:docPr id="183002749" name="Picture 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749" name="Picture 1" descr="A picture containing diagram, text, technical drawing, plan&#10;&#10;Description automatically generated"/>
                    <pic:cNvPicPr/>
                  </pic:nvPicPr>
                  <pic:blipFill>
                    <a:blip r:embed="rId23"/>
                    <a:stretch>
                      <a:fillRect/>
                    </a:stretch>
                  </pic:blipFill>
                  <pic:spPr>
                    <a:xfrm>
                      <a:off x="0" y="0"/>
                      <a:ext cx="5943600" cy="4914265"/>
                    </a:xfrm>
                    <a:prstGeom prst="rect">
                      <a:avLst/>
                    </a:prstGeom>
                  </pic:spPr>
                </pic:pic>
              </a:graphicData>
            </a:graphic>
          </wp:inline>
        </w:drawing>
      </w:r>
    </w:p>
    <w:sectPr w:rsidR="007B166E" w:rsidRPr="000B4D61" w:rsidSect="00C109A2">
      <w:headerReference w:type="default" r:id="rId2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3-08-31T14:25:00Z" w:initials="JDL">
    <w:p w14:paraId="4272EF58" w14:textId="096D6400" w:rsidR="00222186" w:rsidRDefault="00222186">
      <w:pPr>
        <w:pStyle w:val="CommentText"/>
      </w:pPr>
      <w:r>
        <w:rPr>
          <w:rStyle w:val="CommentReference"/>
        </w:rPr>
        <w:annotationRef/>
      </w:r>
      <w:r>
        <w:t>I like this title given that we see consumer-</w:t>
      </w:r>
      <w:proofErr w:type="spellStart"/>
      <w:r>
        <w:t>specfiicity</w:t>
      </w:r>
      <w:proofErr w:type="spellEnd"/>
      <w:r>
        <w:t xml:space="preserve"> in much of our stuff…but it doesn’t really incorporate the native benthic seaweed assay well…but I’m okay with that.</w:t>
      </w:r>
    </w:p>
  </w:comment>
  <w:comment w:id="10" w:author="Jeremy Long" w:date="2023-06-06T16:13:00Z" w:initials="JDL">
    <w:p w14:paraId="1DE0D377" w14:textId="77777777" w:rsidR="00AC4B92" w:rsidRDefault="00AC4B92">
      <w:pPr>
        <w:pStyle w:val="CommentText"/>
      </w:pPr>
      <w:r>
        <w:rPr>
          <w:rStyle w:val="CommentReference"/>
        </w:rPr>
        <w:annotationRef/>
      </w:r>
      <w:r>
        <w:t>Should we incorporate the Sargasso theory here?</w:t>
      </w:r>
    </w:p>
    <w:p w14:paraId="2F18EA73" w14:textId="58BF46D5" w:rsidR="00AC4B92" w:rsidRDefault="00AC4B92">
      <w:pPr>
        <w:pStyle w:val="CommentText"/>
      </w:pPr>
      <w:r>
        <w:t>NO.</w:t>
      </w:r>
    </w:p>
  </w:comment>
  <w:comment w:id="11" w:author="Jeremy Long" w:date="2023-06-13T14:31:00Z" w:initials="JDL">
    <w:p w14:paraId="485953FB" w14:textId="531A3383" w:rsidR="000A0F07" w:rsidRDefault="000A0F07">
      <w:pPr>
        <w:pStyle w:val="CommentText"/>
      </w:pPr>
      <w:r>
        <w:rPr>
          <w:rStyle w:val="CommentReference"/>
        </w:rPr>
        <w:annotationRef/>
      </w:r>
      <w:r>
        <w:t>I want to edit this AFTER we get the Intro and Discussion further along.</w:t>
      </w:r>
    </w:p>
  </w:comment>
  <w:comment w:id="185" w:author="Jeremy Long" w:date="2023-09-24T16:50:00Z" w:initials="JDL">
    <w:p w14:paraId="094112B5" w14:textId="45A25564" w:rsidR="009942BA" w:rsidRDefault="009942BA">
      <w:pPr>
        <w:pStyle w:val="CommentText"/>
      </w:pPr>
      <w:r>
        <w:rPr>
          <w:rStyle w:val="CommentReference"/>
        </w:rPr>
        <w:annotationRef/>
      </w:r>
      <w:r>
        <w:t>A robust test of this idea would include going into the meta-analyses papers and trying to see if there’s any evidence of species-specificity.</w:t>
      </w:r>
    </w:p>
  </w:comment>
  <w:comment w:id="211" w:author="Ricardo Desantiago" w:date="2023-06-22T13:40:00Z" w:initials="RD">
    <w:p w14:paraId="24E5CB8E" w14:textId="77777777" w:rsidR="00F2340F" w:rsidRDefault="00F2340F" w:rsidP="00BF3D37">
      <w:r>
        <w:rPr>
          <w:rStyle w:val="CommentReference"/>
        </w:rPr>
        <w:annotationRef/>
      </w:r>
      <w:r>
        <w:rPr>
          <w:color w:val="000000"/>
          <w:sz w:val="20"/>
          <w:szCs w:val="20"/>
        </w:rPr>
        <w:t xml:space="preserve">I </w:t>
      </w:r>
      <w:proofErr w:type="spellStart"/>
      <w:r>
        <w:rPr>
          <w:color w:val="000000"/>
          <w:sz w:val="20"/>
          <w:szCs w:val="20"/>
        </w:rPr>
        <w:t>dont</w:t>
      </w:r>
      <w:proofErr w:type="spellEnd"/>
      <w:r>
        <w:rPr>
          <w:color w:val="000000"/>
          <w:sz w:val="20"/>
          <w:szCs w:val="20"/>
        </w:rPr>
        <w:t xml:space="preserve"> know and cannot find this paper</w:t>
      </w:r>
    </w:p>
  </w:comment>
  <w:comment w:id="229" w:author="Jeremy Long" w:date="2023-09-25T10:16:00Z" w:initials="JDL">
    <w:p w14:paraId="6DEC4724" w14:textId="77777777" w:rsidR="009942BA" w:rsidRDefault="009942BA">
      <w:pPr>
        <w:pStyle w:val="CommentText"/>
      </w:pPr>
      <w:r>
        <w:rPr>
          <w:rStyle w:val="CommentReference"/>
        </w:rPr>
        <w:annotationRef/>
      </w:r>
      <w:r>
        <w:t>Is this too vague?</w:t>
      </w:r>
    </w:p>
    <w:p w14:paraId="020F019E" w14:textId="77777777" w:rsidR="009942BA" w:rsidRDefault="009942BA">
      <w:pPr>
        <w:pStyle w:val="CommentText"/>
      </w:pPr>
    </w:p>
    <w:p w14:paraId="195B44B2" w14:textId="314AC2FA" w:rsidR="009942BA" w:rsidRDefault="009942BA">
      <w:pPr>
        <w:pStyle w:val="CommentText"/>
      </w:pPr>
      <w:r>
        <w:t xml:space="preserve">I’m just nervous about flooding reader with </w:t>
      </w:r>
      <w:proofErr w:type="spellStart"/>
      <w:r>
        <w:t>mutliple</w:t>
      </w:r>
      <w:proofErr w:type="spellEnd"/>
      <w:r>
        <w:t xml:space="preserve"> theories and meta-analyses in the first paragraph. It’s a lot to digest in a single ABT. But maybe that’s unavoidable. LMK.</w:t>
      </w:r>
    </w:p>
  </w:comment>
  <w:comment w:id="239" w:author="Jeremy Long" w:date="2023-09-24T17:05:00Z" w:initials="JDL">
    <w:p w14:paraId="6467010E" w14:textId="77777777" w:rsidR="009942BA" w:rsidRDefault="009942BA">
      <w:pPr>
        <w:pStyle w:val="CommentText"/>
      </w:pPr>
      <w:r>
        <w:rPr>
          <w:rStyle w:val="CommentReference"/>
        </w:rPr>
        <w:annotationRef/>
      </w:r>
      <w:r>
        <w:t>This paragraph needs references.</w:t>
      </w:r>
    </w:p>
    <w:p w14:paraId="24C089A7" w14:textId="77777777" w:rsidR="009942BA" w:rsidRDefault="009942BA">
      <w:pPr>
        <w:pStyle w:val="CommentText"/>
      </w:pPr>
    </w:p>
    <w:p w14:paraId="7DDA33D5" w14:textId="77777777" w:rsidR="009942BA" w:rsidRDefault="009942BA">
      <w:pPr>
        <w:pStyle w:val="CommentText"/>
      </w:pPr>
      <w:r>
        <w:t>Things that could be referenced:</w:t>
      </w:r>
    </w:p>
    <w:p w14:paraId="3828E2FC" w14:textId="77777777" w:rsidR="009942BA" w:rsidRDefault="009942BA" w:rsidP="009942BA">
      <w:pPr>
        <w:pStyle w:val="CommentText"/>
        <w:numPr>
          <w:ilvl w:val="0"/>
          <w:numId w:val="9"/>
        </w:numPr>
      </w:pPr>
      <w:proofErr w:type="spellStart"/>
      <w:r>
        <w:t>Detrivores</w:t>
      </w:r>
      <w:proofErr w:type="spellEnd"/>
      <w:r>
        <w:t xml:space="preserve"> respond to subsidies (</w:t>
      </w:r>
      <w:proofErr w:type="gramStart"/>
      <w:r>
        <w:t>i.e.</w:t>
      </w:r>
      <w:proofErr w:type="gramEnd"/>
      <w:r>
        <w:t xml:space="preserve"> in systems with native detritus, showing that detritivores respond And/or that their response is the strongest)</w:t>
      </w:r>
    </w:p>
    <w:p w14:paraId="21A512F7" w14:textId="77777777" w:rsidR="009942BA" w:rsidRDefault="009942BA" w:rsidP="009942BA">
      <w:pPr>
        <w:pStyle w:val="CommentText"/>
        <w:numPr>
          <w:ilvl w:val="0"/>
          <w:numId w:val="9"/>
        </w:numPr>
      </w:pPr>
      <w:r>
        <w:t>Any evidence about how species composition or even quality influences consumer performance.</w:t>
      </w:r>
    </w:p>
    <w:p w14:paraId="7C98E8E9" w14:textId="3B56904E" w:rsidR="009942BA" w:rsidRDefault="009942BA" w:rsidP="009942BA">
      <w:pPr>
        <w:pStyle w:val="CommentText"/>
        <w:numPr>
          <w:ilvl w:val="0"/>
          <w:numId w:val="9"/>
        </w:numPr>
      </w:pPr>
      <w:r>
        <w:t xml:space="preserve"> Any evidence about how species composition impacts consumer behavior/preference (could lean on the invasive species literature here….especially the Parker et al. stuff that I love…that generalist consumers tend to hit novel species harder…which suggests that invasive species tend to be preferred)</w:t>
      </w:r>
    </w:p>
  </w:comment>
  <w:comment w:id="258" w:author="Jeremy Long" w:date="2023-09-25T10:18:00Z" w:initials="JDL">
    <w:p w14:paraId="77E14A63" w14:textId="2D547176" w:rsidR="009942BA" w:rsidRDefault="009942BA">
      <w:pPr>
        <w:pStyle w:val="CommentText"/>
      </w:pPr>
      <w:r>
        <w:rPr>
          <w:rStyle w:val="CommentReference"/>
        </w:rPr>
        <w:annotationRef/>
      </w:r>
      <w:r>
        <w:t xml:space="preserve">Consider starting with the opposing </w:t>
      </w:r>
      <w:proofErr w:type="spellStart"/>
      <w:r>
        <w:t>predictgions</w:t>
      </w:r>
      <w:proofErr w:type="spellEnd"/>
      <w:r>
        <w:t xml:space="preserve"> of the two hypotheses…do we need separate paragraph?</w:t>
      </w:r>
    </w:p>
  </w:comment>
  <w:comment w:id="257" w:author="Jeremy Long" w:date="2023-09-24T17:10:00Z" w:initials="JDL">
    <w:p w14:paraId="1B685765" w14:textId="3570B40C" w:rsidR="009942BA" w:rsidRDefault="009942BA">
      <w:pPr>
        <w:pStyle w:val="CommentText"/>
      </w:pPr>
      <w:r>
        <w:rPr>
          <w:rStyle w:val="CommentReference"/>
        </w:rPr>
        <w:annotationRef/>
      </w:r>
      <w:r>
        <w:t xml:space="preserve">Check in with me about this…depends on if we want to keep at </w:t>
      </w:r>
      <w:proofErr w:type="spellStart"/>
      <w:r>
        <w:t>is</w:t>
      </w:r>
      <w:proofErr w:type="spellEnd"/>
      <w:r>
        <w:t>, or switch to idea in paragraph 1. Pending chat with Ric.</w:t>
      </w:r>
    </w:p>
  </w:comment>
  <w:comment w:id="271" w:author="Jeremy Long" w:date="2023-06-13T15:27:00Z" w:initials="JDL">
    <w:p w14:paraId="7827F0B6" w14:textId="033AAD2F" w:rsidR="00464987" w:rsidRDefault="00464987">
      <w:pPr>
        <w:pStyle w:val="CommentText"/>
      </w:pPr>
      <w:r>
        <w:rPr>
          <w:rStyle w:val="CommentReference"/>
        </w:rPr>
        <w:annotationRef/>
      </w:r>
      <w:r>
        <w:t xml:space="preserve">Another meta-analysis, </w:t>
      </w:r>
      <w:proofErr w:type="spellStart"/>
      <w:r>
        <w:t>Litt</w:t>
      </w:r>
      <w:proofErr w:type="spellEnd"/>
      <w:r>
        <w:t xml:space="preserve"> et al. 2019 Eco letts, measured arthropod abundance to non-native plants. Found that detrtivore arthropods increased in 67% of studies in response to non-native plants (NOT LITTER)…with NO STUDIES documenting a decreased abundance in this group.</w:t>
      </w:r>
    </w:p>
  </w:comment>
  <w:comment w:id="272" w:author="Ricardo Desantiago" w:date="2023-06-15T15:29:00Z" w:initials="RD">
    <w:p w14:paraId="6D7C408A" w14:textId="77777777" w:rsidR="0026062C" w:rsidRDefault="0026062C" w:rsidP="00BF3D37">
      <w:r>
        <w:rPr>
          <w:rStyle w:val="CommentReference"/>
        </w:rPr>
        <w:annotationRef/>
      </w:r>
      <w:r>
        <w:rPr>
          <w:color w:val="000000"/>
          <w:sz w:val="20"/>
          <w:szCs w:val="20"/>
        </w:rPr>
        <w:t>For the life of me, I cannot find this paper.</w:t>
      </w:r>
    </w:p>
  </w:comment>
  <w:comment w:id="274" w:author="Jeremy Long" w:date="2023-10-03T13:04:00Z" w:initials="JDL">
    <w:p w14:paraId="16CCA971" w14:textId="4FFA9609" w:rsidR="009942BA" w:rsidRDefault="009942BA">
      <w:pPr>
        <w:pStyle w:val="CommentText"/>
      </w:pPr>
      <w:r>
        <w:rPr>
          <w:rStyle w:val="CommentReference"/>
        </w:rPr>
        <w:annotationRef/>
      </w:r>
      <w:r>
        <w:t>Delete or move to Discussion.</w:t>
      </w:r>
    </w:p>
  </w:comment>
  <w:comment w:id="281" w:author="Jeremy Long" w:date="2023-09-25T10:19:00Z" w:initials="JDL">
    <w:p w14:paraId="73F0D305" w14:textId="7533CCEB" w:rsidR="009942BA" w:rsidRDefault="009942BA">
      <w:pPr>
        <w:pStyle w:val="CommentText"/>
      </w:pPr>
      <w:r>
        <w:rPr>
          <w:rStyle w:val="CommentReference"/>
        </w:rPr>
        <w:annotationRef/>
      </w:r>
      <w:r>
        <w:t>This paragraph and the following ones in the Intro create a challenging structure. I would consider moving some of this elsewhere or removing entirely.</w:t>
      </w:r>
    </w:p>
  </w:comment>
  <w:comment w:id="289" w:author="Jeremy Long" w:date="2023-10-11T17:30:00Z" w:initials="JDL">
    <w:p w14:paraId="27703232" w14:textId="6BBE5231" w:rsidR="009942BA" w:rsidRDefault="009942BA">
      <w:pPr>
        <w:pStyle w:val="CommentText"/>
      </w:pPr>
      <w:r>
        <w:rPr>
          <w:rStyle w:val="CommentReference"/>
        </w:rPr>
        <w:annotationRef/>
      </w:r>
      <w:r>
        <w:t>Feels like we should revisit this its own paragraph in the discussion. Do our results agree with this?</w:t>
      </w:r>
    </w:p>
  </w:comment>
  <w:comment w:id="298" w:author="Jeremy Long" w:date="2023-10-03T13:15:00Z" w:initials="JDL">
    <w:p w14:paraId="5519CF5A" w14:textId="5C3E1824" w:rsidR="009942BA" w:rsidRDefault="009942BA">
      <w:pPr>
        <w:pStyle w:val="CommentText"/>
      </w:pPr>
      <w:r>
        <w:rPr>
          <w:rStyle w:val="CommentReference"/>
        </w:rPr>
        <w:annotationRef/>
      </w:r>
      <w:r>
        <w:t>Check capitalization throughout.</w:t>
      </w:r>
    </w:p>
  </w:comment>
  <w:comment w:id="321" w:author="Jeremy Long" w:date="2023-09-25T10:19:00Z" w:initials="JDL">
    <w:p w14:paraId="5FF30F21" w14:textId="77777777" w:rsidR="009942BA" w:rsidRDefault="009942BA" w:rsidP="009942BA">
      <w:pPr>
        <w:pStyle w:val="CommentText"/>
      </w:pPr>
      <w:r>
        <w:rPr>
          <w:rStyle w:val="CommentReference"/>
        </w:rPr>
        <w:annotationRef/>
      </w:r>
      <w:r>
        <w:t>This paragraph and the following ones in the Intro create a challenging structure. I would consider moving some of this elsewhere or removing entirely.</w:t>
      </w:r>
    </w:p>
  </w:comment>
  <w:comment w:id="327" w:author="Jeremy Long" w:date="2023-09-25T10:19:00Z" w:initials="JDL">
    <w:p w14:paraId="0243FFCC" w14:textId="77777777" w:rsidR="009942BA" w:rsidRDefault="009942BA" w:rsidP="009942BA">
      <w:pPr>
        <w:pStyle w:val="CommentText"/>
      </w:pPr>
      <w:r>
        <w:rPr>
          <w:rStyle w:val="CommentReference"/>
        </w:rPr>
        <w:annotationRef/>
      </w:r>
      <w:r>
        <w:t>This paragraph and the following ones in the Intro create a challenging structure. I would consider moving some of this elsewhere or removing entirely.</w:t>
      </w:r>
    </w:p>
  </w:comment>
  <w:comment w:id="349" w:author="Jeremy Long" w:date="2023-08-25T13:37:00Z" w:initials="JDL">
    <w:p w14:paraId="578F91A3" w14:textId="7F90956D" w:rsidR="004D120D" w:rsidRDefault="004D120D">
      <w:pPr>
        <w:pStyle w:val="CommentText"/>
      </w:pPr>
      <w:r>
        <w:rPr>
          <w:rStyle w:val="CommentReference"/>
        </w:rPr>
        <w:annotationRef/>
      </w:r>
      <w:r>
        <w:t xml:space="preserve">It would be really strong to provide back up evidence that they eat wrack or are observed on </w:t>
      </w:r>
      <w:proofErr w:type="spellStart"/>
      <w:r>
        <w:t>wrack</w:t>
      </w:r>
      <w:proofErr w:type="spellEnd"/>
      <w:r>
        <w:t xml:space="preserve"> in the field. IE, provide refs if you can.</w:t>
      </w:r>
    </w:p>
  </w:comment>
  <w:comment w:id="356" w:author="Jeremy Long" w:date="2023-10-11T17:35:00Z" w:initials="JDL">
    <w:p w14:paraId="6CC6C0FA" w14:textId="7AECA791" w:rsidR="009942BA" w:rsidRDefault="009942BA">
      <w:pPr>
        <w:pStyle w:val="CommentText"/>
      </w:pPr>
      <w:r>
        <w:rPr>
          <w:rStyle w:val="CommentReference"/>
        </w:rPr>
        <w:annotationRef/>
      </w:r>
      <w:r>
        <w:t>Feels like we have a USA-centric perspective…can we extend this into Baja, ideally with pubs?</w:t>
      </w:r>
    </w:p>
  </w:comment>
  <w:comment w:id="404" w:author="Jeremy Long" w:date="2023-08-25T13:18:00Z" w:initials="JDL">
    <w:p w14:paraId="7CB56A5A" w14:textId="77777777" w:rsidR="00720783" w:rsidRDefault="00720783">
      <w:pPr>
        <w:pStyle w:val="CommentText"/>
      </w:pPr>
      <w:r>
        <w:rPr>
          <w:rStyle w:val="CommentReference"/>
        </w:rPr>
        <w:annotationRef/>
      </w:r>
      <w:r>
        <w:t xml:space="preserve">Okay, I’m confused again. We did measure height, right? If </w:t>
      </w:r>
      <w:proofErr w:type="gramStart"/>
      <w:r>
        <w:t>so</w:t>
      </w:r>
      <w:proofErr w:type="gramEnd"/>
      <w:r>
        <w:t xml:space="preserve"> isn’t there a formula to calculate pile SA more accurately.</w:t>
      </w:r>
    </w:p>
    <w:p w14:paraId="6D20EEF1" w14:textId="77777777" w:rsidR="00720783" w:rsidRDefault="00720783">
      <w:pPr>
        <w:pStyle w:val="CommentText"/>
      </w:pPr>
    </w:p>
    <w:p w14:paraId="1A44ADD0" w14:textId="77777777" w:rsidR="00720783" w:rsidRDefault="00720783">
      <w:pPr>
        <w:pStyle w:val="CommentText"/>
      </w:pPr>
      <w:r>
        <w:t>It’s just an unnecessary red flag.</w:t>
      </w:r>
    </w:p>
    <w:p w14:paraId="00687BFD" w14:textId="77777777" w:rsidR="00720783" w:rsidRDefault="00720783">
      <w:pPr>
        <w:pStyle w:val="CommentText"/>
      </w:pPr>
    </w:p>
    <w:p w14:paraId="11F410CB" w14:textId="77777777" w:rsidR="00720783" w:rsidRDefault="00720783">
      <w:pPr>
        <w:pStyle w:val="CommentText"/>
      </w:pPr>
      <w:r>
        <w:t xml:space="preserve">Because 1) this approach underestimates SA of the entire pile and 2) the </w:t>
      </w:r>
      <w:proofErr w:type="spellStart"/>
      <w:r>
        <w:t>devilweed</w:t>
      </w:r>
      <w:proofErr w:type="spellEnd"/>
      <w:r>
        <w:t xml:space="preserve"> approach overestimates SA of </w:t>
      </w:r>
      <w:proofErr w:type="spellStart"/>
      <w:r>
        <w:t>devilweed</w:t>
      </w:r>
      <w:proofErr w:type="spellEnd"/>
      <w:r>
        <w:t xml:space="preserve">, the absolute </w:t>
      </w:r>
      <w:r w:rsidR="007714C0">
        <w:t xml:space="preserve">relative contribution makes </w:t>
      </w:r>
      <w:proofErr w:type="spellStart"/>
      <w:r w:rsidR="007714C0">
        <w:t>devilweed</w:t>
      </w:r>
      <w:proofErr w:type="spellEnd"/>
      <w:r w:rsidR="007714C0">
        <w:t xml:space="preserve"> seem more abundant than it actually was.</w:t>
      </w:r>
    </w:p>
    <w:p w14:paraId="1AB12AA5" w14:textId="77777777" w:rsidR="007714C0" w:rsidRDefault="007714C0">
      <w:pPr>
        <w:pStyle w:val="CommentText"/>
      </w:pPr>
    </w:p>
    <w:p w14:paraId="30CC801F" w14:textId="1A208371" w:rsidR="007714C0" w:rsidRDefault="007714C0">
      <w:pPr>
        <w:pStyle w:val="CommentText"/>
      </w:pPr>
      <w:r>
        <w:t>It’s not a huge thing for this paper. But it’s a red flag that isn’t necessary.</w:t>
      </w:r>
    </w:p>
  </w:comment>
  <w:comment w:id="443" w:author="Ricardo Desantiago" w:date="2023-06-21T12:27:00Z" w:initials="RD">
    <w:p w14:paraId="082633D7" w14:textId="77777777" w:rsidR="00386878" w:rsidRDefault="00386878" w:rsidP="00BF3D37">
      <w:r>
        <w:rPr>
          <w:rStyle w:val="CommentReference"/>
        </w:rPr>
        <w:annotationRef/>
      </w:r>
      <w:r>
        <w:rPr>
          <w:color w:val="000000"/>
          <w:sz w:val="20"/>
          <w:szCs w:val="20"/>
        </w:rPr>
        <w:t xml:space="preserve">We did collect the height in case we wanted to do this but I did not calculate it. Do you think theres a benefit to this since we did not destructively sample? i can calculate that but then it shows how much of the volume is made up of Sargassum but  we only looked at surface so I think its appropriate we only do surface area. </w:t>
      </w:r>
    </w:p>
  </w:comment>
  <w:comment w:id="444" w:author="Jeremy Long" w:date="2023-08-25T13:30:00Z" w:initials="JDL">
    <w:p w14:paraId="7159C9A2" w14:textId="77777777" w:rsidR="007714C0" w:rsidRDefault="007714C0">
      <w:pPr>
        <w:pStyle w:val="CommentText"/>
      </w:pPr>
      <w:r>
        <w:rPr>
          <w:rStyle w:val="CommentReference"/>
        </w:rPr>
        <w:annotationRef/>
      </w:r>
      <w:r>
        <w:t>As per my above comment, there is a formula for calculating SURFACE AREA of an ellipsoid. If we assume that the piles are half of a complete ellipsoid (which seems reasonable), you take the following equation and divide it by 2:</w:t>
      </w:r>
    </w:p>
    <w:p w14:paraId="4C44C9E1" w14:textId="51E9BA84" w:rsidR="004D120D" w:rsidRPr="004D120D" w:rsidRDefault="007714C0">
      <w:pPr>
        <w:pStyle w:val="CommentText"/>
        <w:rPr>
          <w:rFonts w:ascii="Roboto" w:hAnsi="Roboto"/>
          <w:color w:val="4D5156"/>
          <w:shd w:val="clear" w:color="auto" w:fill="FFFFFF"/>
        </w:rPr>
      </w:pPr>
      <w:r>
        <w:rPr>
          <w:rFonts w:ascii="Roboto" w:hAnsi="Roboto"/>
          <w:color w:val="4D5156"/>
          <w:shd w:val="clear" w:color="auto" w:fill="FFFFFF"/>
        </w:rPr>
        <w:t>Surface area of an ellipsoid formula is derived as </w:t>
      </w:r>
      <w:r>
        <w:rPr>
          <w:rFonts w:ascii="Roboto" w:hAnsi="Roboto"/>
          <w:color w:val="040C28"/>
        </w:rPr>
        <w:t>4π[((ab)</w:t>
      </w:r>
      <w:r>
        <w:rPr>
          <w:rFonts w:ascii="Roboto" w:hAnsi="Roboto"/>
          <w:color w:val="040C28"/>
          <w:vertAlign w:val="superscript"/>
        </w:rPr>
        <w:t>1.6</w:t>
      </w:r>
      <w:r>
        <w:rPr>
          <w:rFonts w:ascii="Roboto" w:hAnsi="Roboto"/>
          <w:color w:val="040C28"/>
        </w:rPr>
        <w:t>+(ac)</w:t>
      </w:r>
      <w:r>
        <w:rPr>
          <w:rFonts w:ascii="Roboto" w:hAnsi="Roboto"/>
          <w:color w:val="040C28"/>
          <w:vertAlign w:val="superscript"/>
        </w:rPr>
        <w:t>1.6</w:t>
      </w:r>
      <w:r>
        <w:rPr>
          <w:rFonts w:ascii="Roboto" w:hAnsi="Roboto"/>
          <w:color w:val="040C28"/>
        </w:rPr>
        <w:t>+(</w:t>
      </w:r>
      <w:proofErr w:type="spellStart"/>
      <w:r>
        <w:rPr>
          <w:rFonts w:ascii="Roboto" w:hAnsi="Roboto"/>
          <w:color w:val="040C28"/>
        </w:rPr>
        <w:t>bc</w:t>
      </w:r>
      <w:proofErr w:type="spellEnd"/>
      <w:r>
        <w:rPr>
          <w:rFonts w:ascii="Roboto" w:hAnsi="Roboto"/>
          <w:color w:val="040C28"/>
        </w:rPr>
        <w:t>)</w:t>
      </w:r>
      <w:r>
        <w:rPr>
          <w:rFonts w:ascii="Roboto" w:hAnsi="Roboto"/>
          <w:color w:val="040C28"/>
          <w:vertAlign w:val="superscript"/>
        </w:rPr>
        <w:t>1.6</w:t>
      </w:r>
      <w:r>
        <w:rPr>
          <w:rFonts w:ascii="Roboto" w:hAnsi="Roboto"/>
          <w:color w:val="040C28"/>
        </w:rPr>
        <w:t>)/3]</w:t>
      </w:r>
      <w:r>
        <w:rPr>
          <w:rFonts w:ascii="Roboto" w:hAnsi="Roboto"/>
          <w:color w:val="040C28"/>
          <w:vertAlign w:val="superscript"/>
        </w:rPr>
        <w:t>(1/1.6)</w:t>
      </w:r>
      <w:r>
        <w:rPr>
          <w:rFonts w:ascii="Roboto" w:hAnsi="Roboto"/>
          <w:color w:val="4D5156"/>
          <w:shd w:val="clear" w:color="auto" w:fill="FFFFFF"/>
        </w:rPr>
        <w:t>. It is calculated mainly based on three axis (Axis 1, Axis 2 and Axis 3). Also, you can refer to the below calculator link that shows the calculation of SA of an ellipsoid.</w:t>
      </w:r>
    </w:p>
  </w:comment>
  <w:comment w:id="450" w:author="Jeremy Long" w:date="2023-08-25T13:53:00Z" w:initials="JDL">
    <w:p w14:paraId="495C6CE1" w14:textId="117D7A1F" w:rsidR="003C3B7B" w:rsidRDefault="003C3B7B">
      <w:pPr>
        <w:pStyle w:val="CommentText"/>
      </w:pPr>
      <w:r>
        <w:rPr>
          <w:rStyle w:val="CommentReference"/>
        </w:rPr>
        <w:annotationRef/>
      </w:r>
      <w:r>
        <w:t>Please leave this comment. At one point, I think I really wanted to emphasize the detritivore part of these animals. But we need to be consistent and we need to use same terminology throughout.</w:t>
      </w:r>
    </w:p>
  </w:comment>
  <w:comment w:id="456" w:author="Jeremy Long" w:date="2023-08-25T13:57:00Z" w:initials="JDL">
    <w:p w14:paraId="7DA03AC5" w14:textId="3FA1D0E7" w:rsidR="003C3B7B" w:rsidRDefault="003C3B7B">
      <w:pPr>
        <w:pStyle w:val="CommentText"/>
      </w:pPr>
      <w:r>
        <w:rPr>
          <w:rStyle w:val="CommentReference"/>
        </w:rPr>
        <w:annotationRef/>
      </w:r>
      <w:r>
        <w:t>Thoughts on this sentence?</w:t>
      </w:r>
    </w:p>
  </w:comment>
  <w:comment w:id="489" w:author="Jeremy Long" w:date="2023-08-25T14:04:00Z" w:initials="JDL">
    <w:p w14:paraId="2B083601" w14:textId="287F8B39" w:rsidR="00B11203" w:rsidRDefault="00B11203">
      <w:pPr>
        <w:pStyle w:val="CommentText"/>
      </w:pPr>
      <w:r>
        <w:rPr>
          <w:rStyle w:val="CommentReference"/>
        </w:rPr>
        <w:annotationRef/>
      </w:r>
      <w:r>
        <w:t>On brown seaweeds? If so, let’s add that. If not, leave as-is.</w:t>
      </w:r>
    </w:p>
  </w:comment>
  <w:comment w:id="490" w:author="Jeremy Long" w:date="2023-10-11T17:38:00Z" w:initials="JDL">
    <w:p w14:paraId="6C2B6CEB" w14:textId="5592C977" w:rsidR="009942BA" w:rsidRDefault="009942BA">
      <w:pPr>
        <w:pStyle w:val="CommentText"/>
      </w:pPr>
      <w:r>
        <w:rPr>
          <w:rStyle w:val="CommentReference"/>
        </w:rPr>
        <w:annotationRef/>
      </w:r>
      <w:r>
        <w:t>Can you reference any papers that have done something similar (</w:t>
      </w:r>
      <w:proofErr w:type="gramStart"/>
      <w:r>
        <w:t>i.e.</w:t>
      </w:r>
      <w:proofErr w:type="gramEnd"/>
      <w:r>
        <w:t xml:space="preserve"> used reds as a proxy for black abs)? That would further help to justify this approach.</w:t>
      </w:r>
    </w:p>
  </w:comment>
  <w:comment w:id="509" w:author="Jeremy Long" w:date="2023-08-25T14:16:00Z" w:initials="JDL">
    <w:p w14:paraId="7C001360" w14:textId="7D105B59" w:rsidR="00AB2A17" w:rsidRDefault="00AB2A17">
      <w:pPr>
        <w:pStyle w:val="CommentText"/>
      </w:pPr>
      <w:r>
        <w:rPr>
          <w:rStyle w:val="CommentReference"/>
        </w:rPr>
        <w:annotationRef/>
      </w:r>
      <w:r>
        <w:t>If you have it, throw in the R^2 values and p-values of the turban snail AND Red abalone regressions. That justifies the regression approach to estimate starting dry mass.</w:t>
      </w:r>
    </w:p>
  </w:comment>
  <w:comment w:id="552" w:author="Jeremy Long" w:date="2023-08-28T15:56:00Z" w:initials="JDL">
    <w:p w14:paraId="6689A6F6" w14:textId="13953845" w:rsidR="004E42A8" w:rsidRDefault="004E42A8">
      <w:pPr>
        <w:pStyle w:val="CommentText"/>
      </w:pPr>
      <w:r>
        <w:rPr>
          <w:rStyle w:val="CommentReference"/>
        </w:rPr>
        <w:annotationRef/>
      </w:r>
      <w:r>
        <w:t>This obviously has consequences for the analysis. How were the &gt;4 minute abalone treated? Omitted? Or did you do an analysis that allowed inclusion of these data?</w:t>
      </w:r>
    </w:p>
  </w:comment>
  <w:comment w:id="585" w:author="Jeremy Long" w:date="2023-08-28T16:08:00Z" w:initials="JDL">
    <w:p w14:paraId="554B7F29" w14:textId="5784BC9F" w:rsidR="00D25110" w:rsidRDefault="00D25110">
      <w:pPr>
        <w:pStyle w:val="CommentText"/>
      </w:pPr>
      <w:r>
        <w:rPr>
          <w:rStyle w:val="CommentReference"/>
        </w:rPr>
        <w:annotationRef/>
      </w:r>
      <w:r>
        <w:t xml:space="preserve">Be consistent on capitalizing common </w:t>
      </w:r>
      <w:proofErr w:type="spellStart"/>
      <w:r>
        <w:t>nme</w:t>
      </w:r>
      <w:proofErr w:type="spellEnd"/>
    </w:p>
  </w:comment>
  <w:comment w:id="651" w:author="Jeremy Long" w:date="2023-08-29T11:33:00Z" w:initials="JDL">
    <w:p w14:paraId="0C5DB417" w14:textId="725A9071" w:rsidR="00F774CD" w:rsidRDefault="00F774CD" w:rsidP="00F774CD">
      <w:pPr>
        <w:pStyle w:val="CommentText"/>
      </w:pPr>
      <w:r>
        <w:rPr>
          <w:rStyle w:val="CommentReference"/>
        </w:rPr>
        <w:annotationRef/>
      </w:r>
      <w:r>
        <w:t xml:space="preserve">I’d like to radically </w:t>
      </w:r>
      <w:r w:rsidR="009942BA">
        <w:t>p</w:t>
      </w:r>
      <w:r>
        <w:t>ut this in the Methods…either connected to the Performance Section OR in the Stats Section. It’s too distracting here and takes focus away from the main points.</w:t>
      </w:r>
    </w:p>
  </w:comment>
  <w:comment w:id="659" w:author="Jeremy Long" w:date="2023-08-29T11:37:00Z" w:initials="JDL">
    <w:p w14:paraId="6E53553F" w14:textId="3FB3FA79" w:rsidR="00F774CD" w:rsidRDefault="00F774CD">
      <w:pPr>
        <w:pStyle w:val="CommentText"/>
      </w:pPr>
      <w:r>
        <w:rPr>
          <w:rStyle w:val="CommentReference"/>
        </w:rPr>
        <w:annotationRef/>
      </w:r>
      <w:r>
        <w:t>Do we have a justification for doing this, as opposed to a single analysis with consumer species in the model?</w:t>
      </w:r>
    </w:p>
  </w:comment>
  <w:comment w:id="660" w:author="Jeremy Long" w:date="2023-05-02T22:55:00Z" w:initials="">
    <w:p w14:paraId="422015CE" w14:textId="77777777" w:rsidR="00623738" w:rsidRDefault="00623738" w:rsidP="00623738">
      <w:pPr>
        <w:widowControl w:val="0"/>
        <w:pBdr>
          <w:top w:val="nil"/>
          <w:left w:val="nil"/>
          <w:bottom w:val="nil"/>
          <w:right w:val="nil"/>
          <w:between w:val="nil"/>
        </w:pBdr>
        <w:spacing w:line="240" w:lineRule="auto"/>
        <w:rPr>
          <w:color w:val="000000"/>
        </w:rPr>
      </w:pPr>
      <w:r>
        <w:rPr>
          <w:color w:val="000000"/>
        </w:rPr>
        <w:t>What do you think about including two-sample t-tests that compare each of the diets against the starvation controls? My gut is that the only one that won't be different is the kelp-turban snail versus starvation-turban snail. Which is pretty cool.</w:t>
      </w:r>
    </w:p>
  </w:comment>
  <w:comment w:id="674" w:author="Jeremy Long" w:date="2023-05-02T21:59:00Z" w:initials="">
    <w:p w14:paraId="3BF33702" w14:textId="77777777" w:rsidR="0011538B" w:rsidRDefault="0011538B" w:rsidP="0011538B">
      <w:pPr>
        <w:widowControl w:val="0"/>
        <w:pBdr>
          <w:top w:val="nil"/>
          <w:left w:val="nil"/>
          <w:bottom w:val="nil"/>
          <w:right w:val="nil"/>
          <w:between w:val="nil"/>
        </w:pBdr>
        <w:spacing w:line="240" w:lineRule="auto"/>
        <w:rPr>
          <w:color w:val="000000"/>
        </w:rPr>
      </w:pPr>
      <w:r>
        <w:rPr>
          <w:color w:val="000000"/>
        </w:rPr>
        <w:t>For each of these you need to reference the corresponding figures.</w:t>
      </w:r>
    </w:p>
  </w:comment>
  <w:comment w:id="677" w:author="Jeremy Long" w:date="2023-08-29T11:33:00Z" w:initials="JDL">
    <w:p w14:paraId="6F9D64C4" w14:textId="247C196A" w:rsidR="00F774CD" w:rsidRDefault="00F774CD">
      <w:pPr>
        <w:pStyle w:val="CommentText"/>
      </w:pPr>
      <w:r>
        <w:rPr>
          <w:rStyle w:val="CommentReference"/>
        </w:rPr>
        <w:annotationRef/>
      </w:r>
      <w:r>
        <w:t>I’d like to radically but this in the Methods…either connected to the Performance Section OR in the Stats Section. It’s too distracting here and takes focus away from the main points.</w:t>
      </w:r>
    </w:p>
  </w:comment>
  <w:comment w:id="680" w:author="Jeremy Long" w:date="2023-08-29T11:34:00Z" w:initials="JDL">
    <w:p w14:paraId="7F180D93" w14:textId="77777777" w:rsidR="00F774CD" w:rsidRDefault="00F774CD">
      <w:pPr>
        <w:pStyle w:val="CommentText"/>
      </w:pPr>
      <w:r>
        <w:rPr>
          <w:rStyle w:val="CommentReference"/>
        </w:rPr>
        <w:annotationRef/>
      </w:r>
      <w:r>
        <w:t>Here and throughout, be consistent across species…So either:</w:t>
      </w:r>
    </w:p>
    <w:p w14:paraId="39114701" w14:textId="6D789A5C" w:rsidR="00F774CD" w:rsidRDefault="00F774CD">
      <w:pPr>
        <w:pStyle w:val="CommentText"/>
      </w:pPr>
      <w:r>
        <w:t>“Red abalone and Turban snails”</w:t>
      </w:r>
    </w:p>
    <w:p w14:paraId="0F86332E" w14:textId="77777777" w:rsidR="00F774CD" w:rsidRDefault="00F774CD">
      <w:pPr>
        <w:pStyle w:val="CommentText"/>
      </w:pPr>
      <w:r>
        <w:t>OR</w:t>
      </w:r>
    </w:p>
    <w:p w14:paraId="75569EDE" w14:textId="77777777" w:rsidR="00F774CD" w:rsidRDefault="00F774CD">
      <w:pPr>
        <w:pStyle w:val="CommentText"/>
      </w:pPr>
      <w:r>
        <w:t>“abalone and turban snails”</w:t>
      </w:r>
    </w:p>
    <w:p w14:paraId="1B1FF2C8" w14:textId="77777777" w:rsidR="00F774CD" w:rsidRDefault="00F774CD">
      <w:pPr>
        <w:pStyle w:val="CommentText"/>
      </w:pPr>
    </w:p>
    <w:p w14:paraId="7F1B9CC0" w14:textId="4AFD21A6" w:rsidR="00F774CD" w:rsidRDefault="00F774CD">
      <w:pPr>
        <w:pStyle w:val="CommentText"/>
      </w:pPr>
      <w:r>
        <w:t>I’ll correct this one, but please check the rest.</w:t>
      </w:r>
    </w:p>
  </w:comment>
  <w:comment w:id="696" w:author="Jeremy Long" w:date="2023-08-29T13:24:00Z" w:initials="JDL">
    <w:p w14:paraId="51B3DC57" w14:textId="2D19F880" w:rsidR="00F41B94" w:rsidRDefault="00F41B94">
      <w:pPr>
        <w:pStyle w:val="CommentText"/>
      </w:pPr>
      <w:r>
        <w:rPr>
          <w:rStyle w:val="CommentReference"/>
        </w:rPr>
        <w:annotationRef/>
      </w:r>
      <w:r>
        <w:t xml:space="preserve">Tempted to put something here, but I think this is worth revisiting in the discussion. Can’t remember if we already do this. But basically, it suggests that abalone are just eating randomly, but that turban snails are actively selecting </w:t>
      </w:r>
      <w:proofErr w:type="spellStart"/>
      <w:r>
        <w:t>devilweed</w:t>
      </w:r>
      <w:proofErr w:type="spellEnd"/>
      <w:r>
        <w:t xml:space="preserve"> in mixed treatments.</w:t>
      </w:r>
    </w:p>
  </w:comment>
  <w:comment w:id="708" w:author="Jeremy Long" w:date="2023-08-29T15:09:00Z" w:initials="JDL">
    <w:p w14:paraId="2218392B" w14:textId="77777777" w:rsidR="00561908" w:rsidRDefault="00561908">
      <w:pPr>
        <w:pStyle w:val="CommentText"/>
      </w:pPr>
      <w:r>
        <w:rPr>
          <w:rStyle w:val="CommentReference"/>
        </w:rPr>
        <w:annotationRef/>
      </w:r>
      <w:r>
        <w:t>Feels like we should dedicate some space to this in the discussion too…the mechanism of the mixed diet effects.</w:t>
      </w:r>
    </w:p>
    <w:p w14:paraId="659049F4" w14:textId="77777777" w:rsidR="00561908" w:rsidRDefault="00561908">
      <w:pPr>
        <w:pStyle w:val="CommentText"/>
      </w:pPr>
    </w:p>
    <w:p w14:paraId="0E0408FC" w14:textId="77777777" w:rsidR="00561908" w:rsidRDefault="00561908">
      <w:pPr>
        <w:pStyle w:val="CommentText"/>
      </w:pPr>
      <w:r>
        <w:t xml:space="preserve">We never saw evidence of </w:t>
      </w:r>
      <w:proofErr w:type="spellStart"/>
      <w:r>
        <w:t>complimentarity</w:t>
      </w:r>
      <w:proofErr w:type="spellEnd"/>
      <w:r>
        <w:t xml:space="preserve"> (</w:t>
      </w:r>
      <w:proofErr w:type="gramStart"/>
      <w:r>
        <w:t>e.g.</w:t>
      </w:r>
      <w:proofErr w:type="gramEnd"/>
      <w:r>
        <w:t xml:space="preserve"> improved performance on mixed diet).</w:t>
      </w:r>
    </w:p>
    <w:p w14:paraId="5485A9AD" w14:textId="77777777" w:rsidR="00561908" w:rsidRDefault="00561908">
      <w:pPr>
        <w:pStyle w:val="CommentText"/>
      </w:pPr>
    </w:p>
    <w:p w14:paraId="188B7AFA" w14:textId="77777777" w:rsidR="00561908" w:rsidRDefault="00561908">
      <w:pPr>
        <w:pStyle w:val="CommentText"/>
      </w:pPr>
      <w:r>
        <w:t xml:space="preserve">For turban snails, </w:t>
      </w:r>
      <w:proofErr w:type="spellStart"/>
      <w:r>
        <w:t>devilweed</w:t>
      </w:r>
      <w:proofErr w:type="spellEnd"/>
      <w:r>
        <w:t xml:space="preserve"> is a higher quality food, so in a mixture the pattern suggests that turban snails are eating </w:t>
      </w:r>
      <w:proofErr w:type="spellStart"/>
      <w:r>
        <w:t>devilweed</w:t>
      </w:r>
      <w:proofErr w:type="spellEnd"/>
      <w:r>
        <w:t xml:space="preserve"> (which taken with the preference data could mean that even a small amount of </w:t>
      </w:r>
      <w:proofErr w:type="spellStart"/>
      <w:r>
        <w:t>devilweed</w:t>
      </w:r>
      <w:proofErr w:type="spellEnd"/>
      <w:r>
        <w:t xml:space="preserve"> increases growth).</w:t>
      </w:r>
    </w:p>
    <w:p w14:paraId="0EF870D5" w14:textId="77777777" w:rsidR="00561908" w:rsidRDefault="00561908">
      <w:pPr>
        <w:pStyle w:val="CommentText"/>
      </w:pPr>
    </w:p>
    <w:p w14:paraId="56D89655" w14:textId="1FF0C561" w:rsidR="00561908" w:rsidRDefault="00561908">
      <w:pPr>
        <w:pStyle w:val="CommentText"/>
      </w:pPr>
      <w:r>
        <w:t xml:space="preserve">For Red abalone, the mixed diet result suggests that either 1) abalone are eating some </w:t>
      </w:r>
      <w:proofErr w:type="spellStart"/>
      <w:r>
        <w:t>devilweed</w:t>
      </w:r>
      <w:proofErr w:type="spellEnd"/>
      <w:r>
        <w:t xml:space="preserve"> in mixture despite preference for kelp and/or 2) </w:t>
      </w:r>
      <w:proofErr w:type="spellStart"/>
      <w:r>
        <w:t>devilweed</w:t>
      </w:r>
      <w:proofErr w:type="spellEnd"/>
      <w:r>
        <w:t xml:space="preserve"> presence alone (</w:t>
      </w:r>
      <w:proofErr w:type="gramStart"/>
      <w:r>
        <w:t>i.e.</w:t>
      </w:r>
      <w:proofErr w:type="gramEnd"/>
      <w:r>
        <w:t xml:space="preserve"> not consumption) is suppressing growth.</w:t>
      </w:r>
    </w:p>
  </w:comment>
  <w:comment w:id="713" w:author="Jeremy Long" w:date="2023-08-29T13:31:00Z" w:initials="JDL">
    <w:p w14:paraId="30EC4035" w14:textId="6095D454" w:rsidR="006E3FDC" w:rsidRDefault="006E3FDC">
      <w:pPr>
        <w:pStyle w:val="CommentText"/>
      </w:pPr>
      <w:r>
        <w:rPr>
          <w:rStyle w:val="CommentReference"/>
        </w:rPr>
        <w:annotationRef/>
      </w:r>
      <w:r>
        <w:t xml:space="preserve">I don’t need to beat this horse dead, but </w:t>
      </w:r>
      <w:proofErr w:type="spellStart"/>
      <w:r>
        <w:t>everytime</w:t>
      </w:r>
      <w:proofErr w:type="spellEnd"/>
      <w:r>
        <w:t xml:space="preserve"> I look at this figure I feel like these differences look different.</w:t>
      </w:r>
    </w:p>
  </w:comment>
  <w:comment w:id="736" w:author="Jeremy Long" w:date="2023-08-29T13:31:00Z" w:initials="JDL">
    <w:p w14:paraId="28F4D084" w14:textId="77777777" w:rsidR="006E3FDC" w:rsidRDefault="006E3FDC" w:rsidP="006E3FDC">
      <w:pPr>
        <w:pStyle w:val="CommentText"/>
      </w:pPr>
      <w:r>
        <w:rPr>
          <w:rStyle w:val="CommentReference"/>
        </w:rPr>
        <w:annotationRef/>
      </w:r>
      <w:r>
        <w:t xml:space="preserve">I don’t need to beat this horse dead, but </w:t>
      </w:r>
      <w:proofErr w:type="spellStart"/>
      <w:r>
        <w:t>everytime</w:t>
      </w:r>
      <w:proofErr w:type="spellEnd"/>
      <w:r>
        <w:t xml:space="preserve"> I look at this figure I feel like these differences look different.</w:t>
      </w:r>
    </w:p>
  </w:comment>
  <w:comment w:id="737" w:author="Jeremy Long" w:date="2023-06-09T09:21:00Z" w:initials="JDL">
    <w:p w14:paraId="7C921CEB" w14:textId="77777777" w:rsidR="0011538B" w:rsidRDefault="0011538B" w:rsidP="0011538B">
      <w:pPr>
        <w:pStyle w:val="CommentText"/>
      </w:pPr>
      <w:r>
        <w:rPr>
          <w:rStyle w:val="CommentReference"/>
        </w:rPr>
        <w:annotationRef/>
      </w:r>
      <w:r>
        <w:t>I’m flirting with linking the preference stuff to the NBS, in which case I’d want those to experiments presented in sequence in the methods and results.</w:t>
      </w:r>
    </w:p>
    <w:p w14:paraId="0C6C515F" w14:textId="77777777" w:rsidR="0011538B" w:rsidRDefault="0011538B" w:rsidP="0011538B">
      <w:pPr>
        <w:pStyle w:val="CommentText"/>
      </w:pPr>
    </w:p>
    <w:p w14:paraId="327A4F80" w14:textId="77777777" w:rsidR="0011538B" w:rsidRDefault="0011538B" w:rsidP="0011538B">
      <w:pPr>
        <w:pStyle w:val="CommentText"/>
      </w:pPr>
      <w:r>
        <w:t>If we do that, my new thought is that it might be best to start with performance and then move to Preference and then NBS.</w:t>
      </w:r>
    </w:p>
  </w:comment>
  <w:comment w:id="743" w:author="Jeremy Long" w:date="2023-06-09T09:40:00Z" w:initials="JDL">
    <w:p w14:paraId="1948BEDD" w14:textId="77777777" w:rsidR="0011538B" w:rsidRDefault="0011538B" w:rsidP="0011538B">
      <w:pPr>
        <w:pStyle w:val="CommentText"/>
      </w:pPr>
      <w:r>
        <w:rPr>
          <w:rStyle w:val="CommentReference"/>
        </w:rPr>
        <w:annotationRef/>
      </w:r>
      <w:r>
        <w:t>For these, divide mean kelp consumption by mean devilweed consumption. You don’t need to do this on a per replicate basis. You don’t need to report error. This is just helping our readers see the patterns in your figure.</w:t>
      </w:r>
    </w:p>
  </w:comment>
  <w:comment w:id="744" w:author="Ricardo Desantiago" w:date="2023-06-21T15:40:00Z" w:initials="RD">
    <w:p w14:paraId="034AE8D0" w14:textId="77777777" w:rsidR="00813057" w:rsidRDefault="00AC7E14" w:rsidP="00BF3D37">
      <w:r>
        <w:rPr>
          <w:rStyle w:val="CommentReference"/>
        </w:rPr>
        <w:annotationRef/>
      </w:r>
      <w:r w:rsidR="00813057">
        <w:rPr>
          <w:sz w:val="20"/>
          <w:szCs w:val="20"/>
        </w:rPr>
        <w:t xml:space="preserve">Understood. But mean kelp / mean sarg? If I do that ratio should I present this as “…ate 3.38 and 8.65 times more kelp than devilweed” Shouldn’t I do the % of the difference? |Mac-sarg| / (Mac+sarg)/2 ? </w:t>
      </w:r>
    </w:p>
  </w:comment>
  <w:comment w:id="761" w:author="Jeremy Long" w:date="2023-08-29T15:28:00Z" w:initials="JDL">
    <w:p w14:paraId="5BDDA996" w14:textId="77777777" w:rsidR="003534FE" w:rsidRDefault="003534FE">
      <w:pPr>
        <w:pStyle w:val="CommentText"/>
      </w:pPr>
      <w:r>
        <w:rPr>
          <w:rStyle w:val="CommentReference"/>
        </w:rPr>
        <w:annotationRef/>
      </w:r>
      <w:r>
        <w:t>Did you test for a wrack x seaweed interaction?</w:t>
      </w:r>
    </w:p>
    <w:p w14:paraId="63C6073B" w14:textId="77777777" w:rsidR="003534FE" w:rsidRDefault="003534FE">
      <w:pPr>
        <w:pStyle w:val="CommentText"/>
      </w:pPr>
    </w:p>
    <w:p w14:paraId="4493629A" w14:textId="7DF965DF" w:rsidR="003534FE" w:rsidRDefault="003534FE">
      <w:pPr>
        <w:pStyle w:val="CommentText"/>
      </w:pPr>
    </w:p>
  </w:comment>
  <w:comment w:id="767" w:author="Jeremy Long" w:date="2023-10-15T12:02:00Z" w:initials="JDL">
    <w:p w14:paraId="1790573F" w14:textId="493EA7DB" w:rsidR="009942BA" w:rsidRDefault="009942BA">
      <w:pPr>
        <w:pStyle w:val="CommentText"/>
      </w:pPr>
      <w:r>
        <w:rPr>
          <w:rStyle w:val="CommentReference"/>
        </w:rPr>
        <w:annotationRef/>
      </w:r>
      <w:r>
        <w:t>Please bolster with refs and examples.</w:t>
      </w:r>
    </w:p>
  </w:comment>
  <w:comment w:id="768" w:author="Jeremy Long" w:date="2023-10-15T12:20:00Z" w:initials="JDL">
    <w:p w14:paraId="380C8A8D" w14:textId="58A6EACC" w:rsidR="00D10493" w:rsidRDefault="00D10493">
      <w:pPr>
        <w:pStyle w:val="CommentText"/>
      </w:pPr>
      <w:r>
        <w:rPr>
          <w:rStyle w:val="CommentReference"/>
        </w:rPr>
        <w:annotationRef/>
      </w:r>
      <w:r>
        <w:t xml:space="preserve">I admittedly don’t come back very strong to HFA and Prey Naivete here. </w:t>
      </w:r>
      <w:proofErr w:type="gramStart"/>
      <w:r>
        <w:t>SO</w:t>
      </w:r>
      <w:proofErr w:type="gramEnd"/>
      <w:r>
        <w:t xml:space="preserve"> we either need to come off the gas of those in the Abstract and intro, or we beef mention of those up in the Discussion.</w:t>
      </w:r>
    </w:p>
  </w:comment>
  <w:comment w:id="861" w:author="Jeremy Long" w:date="2023-10-15T10:44:00Z" w:initials="JDL">
    <w:p w14:paraId="7CE44535" w14:textId="6D98A958" w:rsidR="009942BA" w:rsidRDefault="009942BA">
      <w:pPr>
        <w:pStyle w:val="CommentText"/>
      </w:pPr>
      <w:r>
        <w:rPr>
          <w:rStyle w:val="CommentReference"/>
        </w:rPr>
        <w:annotationRef/>
      </w:r>
      <w:r>
        <w:t>Can we provide any refs here?</w:t>
      </w:r>
    </w:p>
  </w:comment>
  <w:comment w:id="878" w:author="Jeremy Long" w:date="2023-10-15T10:57:00Z" w:initials="JDL">
    <w:p w14:paraId="7A5958D9" w14:textId="4FD07296" w:rsidR="009942BA" w:rsidRDefault="009942BA">
      <w:pPr>
        <w:pStyle w:val="CommentText"/>
      </w:pPr>
      <w:r>
        <w:rPr>
          <w:rStyle w:val="CommentReference"/>
        </w:rPr>
        <w:annotationRef/>
      </w:r>
      <w:r>
        <w:t>Provide refs?</w:t>
      </w:r>
    </w:p>
  </w:comment>
  <w:comment w:id="936" w:author="Jeremy Long" w:date="2023-10-15T11:49:00Z" w:initials="JDL">
    <w:p w14:paraId="2C1AD086" w14:textId="77777777" w:rsidR="009942BA" w:rsidRDefault="009942BA">
      <w:pPr>
        <w:pStyle w:val="CommentText"/>
      </w:pPr>
      <w:r>
        <w:rPr>
          <w:rStyle w:val="CommentReference"/>
        </w:rPr>
        <w:annotationRef/>
      </w:r>
      <w:r>
        <w:t>Do we need a paragraph that mentions population impacts or impacts on species interactions?</w:t>
      </w:r>
    </w:p>
    <w:p w14:paraId="73634F30" w14:textId="77777777" w:rsidR="009942BA" w:rsidRDefault="009942BA">
      <w:pPr>
        <w:pStyle w:val="CommentText"/>
      </w:pPr>
    </w:p>
    <w:p w14:paraId="7B935086" w14:textId="77777777" w:rsidR="009942BA" w:rsidRDefault="009942BA">
      <w:pPr>
        <w:pStyle w:val="CommentText"/>
      </w:pPr>
      <w:r>
        <w:t>Interspecific competition between snails</w:t>
      </w:r>
    </w:p>
    <w:p w14:paraId="7B595207" w14:textId="77777777" w:rsidR="009942BA" w:rsidRDefault="009942BA">
      <w:pPr>
        <w:pStyle w:val="CommentText"/>
      </w:pPr>
      <w:r>
        <w:t>Predation on abalone</w:t>
      </w:r>
    </w:p>
    <w:p w14:paraId="37D11F63" w14:textId="6F4D1631" w:rsidR="009942BA" w:rsidRDefault="009942BA">
      <w:pPr>
        <w:pStyle w:val="CommentText"/>
      </w:pPr>
    </w:p>
  </w:comment>
  <w:comment w:id="942" w:author="Jeremy Long" w:date="2023-10-03T13:30:00Z" w:initials="JDL">
    <w:p w14:paraId="73EFEA34" w14:textId="77777777" w:rsidR="009942BA" w:rsidRDefault="009942BA" w:rsidP="009942BA">
      <w:pPr>
        <w:pStyle w:val="CommentText"/>
      </w:pPr>
      <w:r>
        <w:rPr>
          <w:rStyle w:val="CommentReference"/>
        </w:rPr>
        <w:annotationRef/>
      </w:r>
      <w:r>
        <w:t>What is the main point of this paragraph?</w:t>
      </w:r>
    </w:p>
    <w:p w14:paraId="55F8CE71" w14:textId="77777777" w:rsidR="009942BA" w:rsidRDefault="009942BA" w:rsidP="009942BA">
      <w:pPr>
        <w:pStyle w:val="CommentText"/>
      </w:pPr>
    </w:p>
    <w:p w14:paraId="4514A123" w14:textId="77777777" w:rsidR="009942BA" w:rsidRDefault="009942BA" w:rsidP="009942BA">
      <w:pPr>
        <w:pStyle w:val="CommentText"/>
      </w:pPr>
      <w:r>
        <w:t>I think it’s that we did not see an improved performance on a mixed diet…or rather, we either saw 1) reduced performance on mixed (abalone) or 2) increased performance on mixed (turban snails) that could be attributed to added a higher value food for turban snails.</w:t>
      </w:r>
    </w:p>
    <w:p w14:paraId="43769E9F" w14:textId="77777777" w:rsidR="009942BA" w:rsidRDefault="009942BA" w:rsidP="009942BA">
      <w:pPr>
        <w:pStyle w:val="CommentText"/>
      </w:pPr>
    </w:p>
    <w:p w14:paraId="38B00A9C" w14:textId="77777777" w:rsidR="009942BA" w:rsidRDefault="009942BA" w:rsidP="009942BA">
      <w:pPr>
        <w:pStyle w:val="CommentText"/>
      </w:pPr>
      <w:r>
        <w:t>So only evidence is that abalone showed a mixed diet effect and it was in the opposite direction.</w:t>
      </w:r>
    </w:p>
    <w:p w14:paraId="5493DC23" w14:textId="77777777" w:rsidR="009942BA" w:rsidRDefault="009942BA" w:rsidP="009942BA">
      <w:pPr>
        <w:pStyle w:val="CommentText"/>
      </w:pPr>
    </w:p>
    <w:p w14:paraId="4770FFE8" w14:textId="77777777" w:rsidR="009942BA" w:rsidRDefault="009942BA" w:rsidP="009942BA">
      <w:pPr>
        <w:pStyle w:val="CommentText"/>
      </w:pPr>
      <w:r>
        <w:t>Could be about toxicity but if so, the toxin did not impact turban snails the same.</w:t>
      </w:r>
    </w:p>
  </w:comment>
  <w:comment w:id="1080" w:author="Jeremy Long" w:date="2023-10-03T13:30:00Z" w:initials="JDL">
    <w:p w14:paraId="01F86D10" w14:textId="77777777" w:rsidR="009942BA" w:rsidRDefault="009942BA">
      <w:pPr>
        <w:pStyle w:val="CommentText"/>
      </w:pPr>
      <w:r>
        <w:rPr>
          <w:rStyle w:val="CommentReference"/>
        </w:rPr>
        <w:annotationRef/>
      </w:r>
      <w:r>
        <w:t>What is the main point of this paragraph?</w:t>
      </w:r>
    </w:p>
    <w:p w14:paraId="3B32B552" w14:textId="77777777" w:rsidR="009942BA" w:rsidRDefault="009942BA">
      <w:pPr>
        <w:pStyle w:val="CommentText"/>
      </w:pPr>
    </w:p>
    <w:p w14:paraId="23243E4D" w14:textId="77777777" w:rsidR="009942BA" w:rsidRDefault="009942BA">
      <w:pPr>
        <w:pStyle w:val="CommentText"/>
      </w:pPr>
      <w:r>
        <w:t>I think it’s that we did not see an improved performance on a mixed diet…or rather, we either saw 1) reduced performance on mixed (abalone) or 2) increased performance on mixed (turban snails) that could be attributed to added a higher value food for turban snails.</w:t>
      </w:r>
    </w:p>
    <w:p w14:paraId="603694A8" w14:textId="77777777" w:rsidR="009942BA" w:rsidRDefault="009942BA">
      <w:pPr>
        <w:pStyle w:val="CommentText"/>
      </w:pPr>
    </w:p>
    <w:p w14:paraId="4D8514F5" w14:textId="77777777" w:rsidR="009942BA" w:rsidRDefault="009942BA">
      <w:pPr>
        <w:pStyle w:val="CommentText"/>
      </w:pPr>
      <w:r>
        <w:t>So only evidence is that abalone showed a mixed diet effect and it was in the opposite direction.</w:t>
      </w:r>
    </w:p>
    <w:p w14:paraId="30C226D8" w14:textId="77777777" w:rsidR="009942BA" w:rsidRDefault="009942BA">
      <w:pPr>
        <w:pStyle w:val="CommentText"/>
      </w:pPr>
    </w:p>
    <w:p w14:paraId="7AA3F165" w14:textId="48FD5F62" w:rsidR="009942BA" w:rsidRDefault="009942BA">
      <w:pPr>
        <w:pStyle w:val="CommentText"/>
      </w:pPr>
      <w:r>
        <w:t>Could be about toxicity but if so, the toxin did not impact turban snails the same.</w:t>
      </w:r>
    </w:p>
  </w:comment>
  <w:comment w:id="1107" w:author="Ricardo Desantiago" w:date="2023-06-23T12:43:00Z" w:initials="RD">
    <w:p w14:paraId="6EB4E2BF" w14:textId="77777777" w:rsidR="00672380" w:rsidRDefault="00672380" w:rsidP="00672380">
      <w:r>
        <w:rPr>
          <w:rStyle w:val="CommentReference"/>
        </w:rPr>
        <w:annotationRef/>
      </w:r>
      <w:r>
        <w:rPr>
          <w:color w:val="000000"/>
          <w:sz w:val="20"/>
          <w:szCs w:val="20"/>
        </w:rPr>
        <w:t>This is pretty wimpy here. I’m just rehashing what we already know instead of offering a potential cause.</w:t>
      </w:r>
    </w:p>
  </w:comment>
  <w:comment w:id="1081" w:author="Jeremy Long" w:date="2023-10-14T09:12:00Z" w:initials="JDL">
    <w:p w14:paraId="03E95CC9" w14:textId="442EC5A5" w:rsidR="009942BA" w:rsidRDefault="009942BA">
      <w:pPr>
        <w:pStyle w:val="CommentText"/>
      </w:pPr>
      <w:r>
        <w:rPr>
          <w:rStyle w:val="CommentReference"/>
        </w:rPr>
        <w:annotationRef/>
      </w:r>
      <w:r>
        <w:t>This is an interesting paragraph that I’d like to work in…but given its length and the long discussion, this would be something to consider cutting or at least reducing length.</w:t>
      </w:r>
    </w:p>
  </w:comment>
  <w:comment w:id="1118" w:author="Jeremy Long" w:date="2023-10-14T09:14:00Z" w:initials="JDL">
    <w:p w14:paraId="3FC8075B" w14:textId="36542679" w:rsidR="009942BA" w:rsidRDefault="009942BA">
      <w:pPr>
        <w:pStyle w:val="CommentText"/>
      </w:pPr>
      <w:r>
        <w:rPr>
          <w:rStyle w:val="CommentReference"/>
        </w:rPr>
        <w:annotationRef/>
      </w:r>
      <w:r>
        <w:t xml:space="preserve">Kind of same comment as paragraph before. This is truly getting into the weeds. If we could collapse these two paragraphs into a single 9 line </w:t>
      </w:r>
      <w:proofErr w:type="gramStart"/>
      <w:r>
        <w:t>paragraph</w:t>
      </w:r>
      <w:proofErr w:type="gramEnd"/>
      <w:r>
        <w:t xml:space="preserve"> I’d be more positive.</w:t>
      </w:r>
    </w:p>
  </w:comment>
  <w:comment w:id="1127" w:author="Ricardo Desantiago" w:date="2023-06-28T08:40:00Z" w:initials="RD">
    <w:p w14:paraId="4D45B6EE" w14:textId="77777777" w:rsidR="00FD3481" w:rsidRDefault="00FD3481" w:rsidP="00BF3D37">
      <w:r>
        <w:rPr>
          <w:rStyle w:val="CommentReference"/>
        </w:rPr>
        <w:annotationRef/>
      </w:r>
      <w:r>
        <w:rPr>
          <w:color w:val="000000"/>
          <w:sz w:val="20"/>
          <w:szCs w:val="20"/>
        </w:rPr>
        <w:t>These were autogenerated by Zotero so I have to go in and make sure they are formatted correctly.</w:t>
      </w:r>
    </w:p>
  </w:comment>
  <w:comment w:id="1134" w:author="Ricardo Desantiago" w:date="2023-06-28T12:46:00Z" w:initials="RD">
    <w:p w14:paraId="4C04E199" w14:textId="77777777" w:rsidR="00ED0B6E" w:rsidRDefault="00ED0B6E" w:rsidP="00BF3D37">
      <w:r>
        <w:rPr>
          <w:rStyle w:val="CommentReference"/>
        </w:rPr>
        <w:annotationRef/>
      </w:r>
      <w:r>
        <w:rPr>
          <w:color w:val="000000"/>
          <w:sz w:val="20"/>
          <w:szCs w:val="20"/>
        </w:rPr>
        <w:t xml:space="preserve">All figures still have to be rendered to journal specs (size and resolution) but please let me know if there are things you think I should change in the code before I print them again. Thanks! </w:t>
      </w:r>
    </w:p>
  </w:comment>
  <w:comment w:id="1136" w:author="Jeremy Long" w:date="2023-06-09T11:02:00Z" w:initials="JDL">
    <w:p w14:paraId="12D416DE" w14:textId="77777777" w:rsidR="00DD6797" w:rsidRDefault="00DD6797" w:rsidP="00DD6797">
      <w:pPr>
        <w:pStyle w:val="CommentText"/>
      </w:pPr>
      <w:r>
        <w:rPr>
          <w:rStyle w:val="CommentReference"/>
        </w:rPr>
        <w:annotationRef/>
      </w:r>
      <w:r>
        <w:t>Change Y-axis label to “Final dry tissue mass (g)”</w:t>
      </w:r>
    </w:p>
    <w:p w14:paraId="6D7E08DB" w14:textId="77777777" w:rsidR="00DD6797" w:rsidRDefault="00DD6797" w:rsidP="00DD6797">
      <w:pPr>
        <w:pStyle w:val="CommentText"/>
      </w:pPr>
      <w:r>
        <w:t>We want to be clear that it’s the final we are showing.</w:t>
      </w:r>
    </w:p>
    <w:p w14:paraId="17269AF8" w14:textId="77777777" w:rsidR="00DD6797" w:rsidRDefault="00DD6797" w:rsidP="00DD6797">
      <w:pPr>
        <w:pStyle w:val="CommentText"/>
      </w:pPr>
      <w:r>
        <w:t>And I like the habit of only capitalizing the first word in axis titles</w:t>
      </w:r>
    </w:p>
    <w:p w14:paraId="3F13D4AA" w14:textId="77777777" w:rsidR="00DD6797" w:rsidRDefault="00DD6797" w:rsidP="00DD6797">
      <w:pPr>
        <w:pStyle w:val="CommentText"/>
      </w:pPr>
    </w:p>
    <w:p w14:paraId="76D25CEA" w14:textId="77777777" w:rsidR="00DD6797" w:rsidRDefault="00DD6797" w:rsidP="00DD6797">
      <w:pPr>
        <w:pStyle w:val="CommentText"/>
      </w:pPr>
      <w:r>
        <w:t>Add big chunky capital letters to the upper right of each panel to denote the panel label.</w:t>
      </w:r>
    </w:p>
    <w:p w14:paraId="7F437111" w14:textId="77777777" w:rsidR="00DD6797" w:rsidRDefault="00DD6797" w:rsidP="00DD6797">
      <w:pPr>
        <w:pStyle w:val="CommentText"/>
      </w:pPr>
    </w:p>
    <w:p w14:paraId="5955A750" w14:textId="77777777" w:rsidR="00DD6797" w:rsidRDefault="00DD6797" w:rsidP="00DD6797">
      <w:pPr>
        <w:pStyle w:val="CommentText"/>
      </w:pPr>
      <w:r>
        <w:t>Add smaller lower case letters above bars to denote pairwise comparisons.</w:t>
      </w:r>
    </w:p>
    <w:p w14:paraId="460097EE" w14:textId="77777777" w:rsidR="00DD6797" w:rsidRDefault="00DD6797" w:rsidP="00DD6797">
      <w:pPr>
        <w:pStyle w:val="CommentText"/>
      </w:pPr>
    </w:p>
    <w:p w14:paraId="1FD16692" w14:textId="77777777" w:rsidR="00DD6797" w:rsidRDefault="00DD6797" w:rsidP="00DD6797">
      <w:pPr>
        <w:pStyle w:val="CommentText"/>
      </w:pPr>
      <w:r>
        <w:t>Also not sure we can justify color here, particularly if there’s an expense.</w:t>
      </w:r>
    </w:p>
  </w:comment>
  <w:comment w:id="1137" w:author="Jeremy Long" w:date="2023-06-09T11:00:00Z" w:initials="JDL">
    <w:p w14:paraId="4AD2CE6C" w14:textId="77777777" w:rsidR="00DD6797" w:rsidRDefault="00DD6797" w:rsidP="00DD6797">
      <w:pPr>
        <w:pStyle w:val="CommentText"/>
      </w:pPr>
      <w:r>
        <w:rPr>
          <w:rStyle w:val="CommentReference"/>
        </w:rPr>
        <w:annotationRef/>
      </w:r>
      <w:r>
        <w:t>Can you change width of these bars? Feels like the entire panels could have bars that are half as wide as they currently are. Also, I support adding drawings to these.</w:t>
      </w:r>
    </w:p>
    <w:p w14:paraId="1445D8EF" w14:textId="77777777" w:rsidR="00DD6797" w:rsidRDefault="00DD6797" w:rsidP="00DD6797">
      <w:pPr>
        <w:pStyle w:val="CommentText"/>
      </w:pPr>
    </w:p>
    <w:p w14:paraId="569FF82E" w14:textId="77777777" w:rsidR="00DD6797" w:rsidRDefault="00DD6797" w:rsidP="00DD6797">
      <w:pPr>
        <w:pStyle w:val="CommentText"/>
      </w:pPr>
      <w:r>
        <w:t>Also, for such a simple plot, I’m not convinced we need color.</w:t>
      </w:r>
    </w:p>
    <w:p w14:paraId="5200CEC2" w14:textId="77777777" w:rsidR="00DD6797" w:rsidRDefault="00DD6797" w:rsidP="00DD6797">
      <w:pPr>
        <w:pStyle w:val="CommentText"/>
      </w:pPr>
    </w:p>
    <w:p w14:paraId="0408BE59" w14:textId="77777777" w:rsidR="00DD6797" w:rsidRDefault="00DD6797" w:rsidP="00DD6797">
      <w:pPr>
        <w:pStyle w:val="CommentText"/>
      </w:pPr>
      <w:r>
        <w:t>Also, each figure gets its own page in a manuscript.</w:t>
      </w:r>
    </w:p>
    <w:p w14:paraId="5E7B15F3" w14:textId="77777777" w:rsidR="00DD6797" w:rsidRDefault="00DD6797" w:rsidP="00DD6797">
      <w:pPr>
        <w:pStyle w:val="CommentText"/>
      </w:pPr>
    </w:p>
    <w:p w14:paraId="3305FF44" w14:textId="77777777" w:rsidR="00DD6797" w:rsidRDefault="00DD6797" w:rsidP="00DD6797">
      <w:pPr>
        <w:pStyle w:val="CommentText"/>
      </w:pPr>
      <w:r>
        <w:t>Also you’re going to need bigger font of the numbers on the y-axis and the x-axis labels and maybe also the overall y-axis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2EF58" w15:done="0"/>
  <w15:commentEx w15:paraId="2F18EA73" w15:done="0"/>
  <w15:commentEx w15:paraId="485953FB" w15:done="0"/>
  <w15:commentEx w15:paraId="094112B5" w15:done="0"/>
  <w15:commentEx w15:paraId="24E5CB8E" w15:done="0"/>
  <w15:commentEx w15:paraId="195B44B2" w15:done="0"/>
  <w15:commentEx w15:paraId="7C98E8E9" w15:done="0"/>
  <w15:commentEx w15:paraId="77E14A63" w15:done="0"/>
  <w15:commentEx w15:paraId="1B685765" w15:done="0"/>
  <w15:commentEx w15:paraId="7827F0B6" w15:done="0"/>
  <w15:commentEx w15:paraId="6D7C408A" w15:paraIdParent="7827F0B6" w15:done="0"/>
  <w15:commentEx w15:paraId="16CCA971" w15:done="0"/>
  <w15:commentEx w15:paraId="73F0D305" w15:done="0"/>
  <w15:commentEx w15:paraId="27703232" w15:done="0"/>
  <w15:commentEx w15:paraId="5519CF5A" w15:done="0"/>
  <w15:commentEx w15:paraId="5FF30F21" w15:done="0"/>
  <w15:commentEx w15:paraId="0243FFCC" w15:done="0"/>
  <w15:commentEx w15:paraId="578F91A3" w15:done="0"/>
  <w15:commentEx w15:paraId="6CC6C0FA" w15:done="0"/>
  <w15:commentEx w15:paraId="30CC801F" w15:done="0"/>
  <w15:commentEx w15:paraId="082633D7" w15:done="0"/>
  <w15:commentEx w15:paraId="4C44C9E1" w15:paraIdParent="082633D7" w15:done="0"/>
  <w15:commentEx w15:paraId="495C6CE1" w15:done="0"/>
  <w15:commentEx w15:paraId="7DA03AC5" w15:done="0"/>
  <w15:commentEx w15:paraId="2B083601" w15:done="0"/>
  <w15:commentEx w15:paraId="6C2B6CEB" w15:done="0"/>
  <w15:commentEx w15:paraId="7C001360" w15:done="0"/>
  <w15:commentEx w15:paraId="6689A6F6" w15:done="0"/>
  <w15:commentEx w15:paraId="554B7F29" w15:done="0"/>
  <w15:commentEx w15:paraId="0C5DB417" w15:done="0"/>
  <w15:commentEx w15:paraId="6E53553F" w15:done="0"/>
  <w15:commentEx w15:paraId="422015CE" w15:done="0"/>
  <w15:commentEx w15:paraId="3BF33702" w15:done="0"/>
  <w15:commentEx w15:paraId="6F9D64C4" w15:done="0"/>
  <w15:commentEx w15:paraId="7F1B9CC0" w15:done="0"/>
  <w15:commentEx w15:paraId="51B3DC57" w15:done="0"/>
  <w15:commentEx w15:paraId="56D89655" w15:done="0"/>
  <w15:commentEx w15:paraId="30EC4035" w15:done="0"/>
  <w15:commentEx w15:paraId="28F4D084" w15:done="0"/>
  <w15:commentEx w15:paraId="327A4F80" w15:done="0"/>
  <w15:commentEx w15:paraId="1948BEDD" w15:done="0"/>
  <w15:commentEx w15:paraId="034AE8D0" w15:paraIdParent="1948BEDD" w15:done="0"/>
  <w15:commentEx w15:paraId="4493629A" w15:done="0"/>
  <w15:commentEx w15:paraId="1790573F" w15:done="0"/>
  <w15:commentEx w15:paraId="380C8A8D" w15:done="0"/>
  <w15:commentEx w15:paraId="7CE44535" w15:done="0"/>
  <w15:commentEx w15:paraId="7A5958D9" w15:done="0"/>
  <w15:commentEx w15:paraId="37D11F63" w15:done="0"/>
  <w15:commentEx w15:paraId="4770FFE8" w15:done="0"/>
  <w15:commentEx w15:paraId="7AA3F165" w15:done="0"/>
  <w15:commentEx w15:paraId="6EB4E2BF" w15:done="0"/>
  <w15:commentEx w15:paraId="03E95CC9" w15:done="0"/>
  <w15:commentEx w15:paraId="3FC8075B" w15:done="0"/>
  <w15:commentEx w15:paraId="4D45B6EE" w15:done="0"/>
  <w15:commentEx w15:paraId="4C04E199" w15:done="0"/>
  <w15:commentEx w15:paraId="1FD16692" w15:done="0"/>
  <w15:commentEx w15:paraId="3305FF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B2173" w16cex:dateUtc="2023-08-31T21:25:00Z"/>
  <w16cex:commentExtensible w16cex:durableId="2829D999" w16cex:dateUtc="2023-06-06T23:13:00Z"/>
  <w16cex:commentExtensible w16cex:durableId="2832FC5D" w16cex:dateUtc="2023-06-13T21:31:00Z"/>
  <w16cex:commentExtensible w16cex:durableId="28BAE746" w16cex:dateUtc="2023-09-24T23:50:00Z"/>
  <w16cex:commentExtensible w16cex:durableId="283ECDDD" w16cex:dateUtc="2023-06-22T20:40:00Z"/>
  <w16cex:commentExtensible w16cex:durableId="28BBDC95" w16cex:dateUtc="2023-09-25T17:16:00Z"/>
  <w16cex:commentExtensible w16cex:durableId="28BAEAD0" w16cex:dateUtc="2023-09-25T00:05:00Z"/>
  <w16cex:commentExtensible w16cex:durableId="28BBDCFE" w16cex:dateUtc="2023-09-25T17:18:00Z"/>
  <w16cex:commentExtensible w16cex:durableId="28BAEBFB" w16cex:dateUtc="2023-09-25T00:10:00Z"/>
  <w16cex:commentExtensible w16cex:durableId="2833096E" w16cex:dateUtc="2023-06-13T22:27:00Z"/>
  <w16cex:commentExtensible w16cex:durableId="2835ACE8" w16cex:dateUtc="2023-06-15T22:29:00Z"/>
  <w16cex:commentExtensible w16cex:durableId="28C68FED" w16cex:dateUtc="2023-10-03T20:04:00Z"/>
  <w16cex:commentExtensible w16cex:durableId="28BBDD47" w16cex:dateUtc="2023-09-25T17:19:00Z"/>
  <w16cex:commentExtensible w16cex:durableId="28D15A38" w16cex:dateUtc="2023-10-12T00:30:00Z"/>
  <w16cex:commentExtensible w16cex:durableId="28C6925B" w16cex:dateUtc="2023-10-03T20:15:00Z"/>
  <w16cex:commentExtensible w16cex:durableId="28C69064" w16cex:dateUtc="2023-09-25T17:19:00Z"/>
  <w16cex:commentExtensible w16cex:durableId="28C69037" w16cex:dateUtc="2023-09-25T17:19:00Z"/>
  <w16cex:commentExtensible w16cex:durableId="28932D03" w16cex:dateUtc="2023-08-25T20:37:00Z"/>
  <w16cex:commentExtensible w16cex:durableId="28D15B61" w16cex:dateUtc="2023-10-12T00:35:00Z"/>
  <w16cex:commentExtensible w16cex:durableId="289328BC" w16cex:dateUtc="2023-08-25T20:18:00Z"/>
  <w16cex:commentExtensible w16cex:durableId="283D6B1B" w16cex:dateUtc="2023-06-21T19:27:00Z"/>
  <w16cex:commentExtensible w16cex:durableId="28932B76" w16cex:dateUtc="2023-08-25T20:30:00Z"/>
  <w16cex:commentExtensible w16cex:durableId="289330DD" w16cex:dateUtc="2023-08-25T20:53:00Z"/>
  <w16cex:commentExtensible w16cex:durableId="289331DA" w16cex:dateUtc="2023-08-25T20:57:00Z"/>
  <w16cex:commentExtensible w16cex:durableId="28933372" w16cex:dateUtc="2023-08-25T21:04:00Z"/>
  <w16cex:commentExtensible w16cex:durableId="28D15C2A" w16cex:dateUtc="2023-10-12T00:38:00Z"/>
  <w16cex:commentExtensible w16cex:durableId="28933658" w16cex:dateUtc="2023-08-25T21:16:00Z"/>
  <w16cex:commentExtensible w16cex:durableId="28974218" w16cex:dateUtc="2023-08-28T22:56:00Z"/>
  <w16cex:commentExtensible w16cex:durableId="28974507" w16cex:dateUtc="2023-08-28T23:08:00Z"/>
  <w16cex:commentExtensible w16cex:durableId="2898580B" w16cex:dateUtc="2023-08-29T18:33:00Z"/>
  <w16cex:commentExtensible w16cex:durableId="28985703" w16cex:dateUtc="2023-08-29T18:37:00Z"/>
  <w16cex:commentExtensible w16cex:durableId="2898560E" w16cex:dateUtc="2023-08-29T18:33:00Z"/>
  <w16cex:commentExtensible w16cex:durableId="28985662" w16cex:dateUtc="2023-08-29T18:34:00Z"/>
  <w16cex:commentExtensible w16cex:durableId="28987016" w16cex:dateUtc="2023-08-29T20:24:00Z"/>
  <w16cex:commentExtensible w16cex:durableId="289888A1" w16cex:dateUtc="2023-08-29T22:09:00Z"/>
  <w16cex:commentExtensible w16cex:durableId="2898719D" w16cex:dateUtc="2023-08-29T20:31:00Z"/>
  <w16cex:commentExtensible w16cex:durableId="2898727C" w16cex:dateUtc="2023-08-29T20:31:00Z"/>
  <w16cex:commentExtensible w16cex:durableId="282D6DB7" w16cex:dateUtc="2023-06-09T16:21:00Z"/>
  <w16cex:commentExtensible w16cex:durableId="282D71F1" w16cex:dateUtc="2023-06-09T16:40:00Z"/>
  <w16cex:commentExtensible w16cex:durableId="283D9871" w16cex:dateUtc="2023-06-21T22:40:00Z"/>
  <w16cex:commentExtensible w16cex:durableId="28988D07" w16cex:dateUtc="2023-08-29T22:28:00Z"/>
  <w16cex:commentExtensible w16cex:durableId="28D65362" w16cex:dateUtc="2023-10-15T19:02:00Z"/>
  <w16cex:commentExtensible w16cex:durableId="28D65793" w16cex:dateUtc="2023-10-15T19:20:00Z"/>
  <w16cex:commentExtensible w16cex:durableId="28D64100" w16cex:dateUtc="2023-10-15T17:44:00Z"/>
  <w16cex:commentExtensible w16cex:durableId="28D64411" w16cex:dateUtc="2023-10-15T17:57:00Z"/>
  <w16cex:commentExtensible w16cex:durableId="28D65039" w16cex:dateUtc="2023-10-15T18:49:00Z"/>
  <w16cex:commentExtensible w16cex:durableId="28D64DD1" w16cex:dateUtc="2023-10-03T20:30:00Z"/>
  <w16cex:commentExtensible w16cex:durableId="28C69613" w16cex:dateUtc="2023-10-03T20:30:00Z"/>
  <w16cex:commentExtensible w16cex:durableId="284011EC" w16cex:dateUtc="2023-06-23T19:43:00Z"/>
  <w16cex:commentExtensible w16cex:durableId="28D4DA19" w16cex:dateUtc="2023-10-14T16:12:00Z"/>
  <w16cex:commentExtensible w16cex:durableId="28D4DA77" w16cex:dateUtc="2023-10-14T16:14:00Z"/>
  <w16cex:commentExtensible w16cex:durableId="2846706C" w16cex:dateUtc="2023-06-28T15:40:00Z"/>
  <w16cex:commentExtensible w16cex:durableId="2846AA0E" w16cex:dateUtc="2023-06-28T19:46:00Z"/>
  <w16cex:commentExtensible w16cex:durableId="282D852E" w16cex:dateUtc="2023-06-09T18:02:00Z"/>
  <w16cex:commentExtensible w16cex:durableId="282D84D6" w16cex:dateUtc="2023-06-09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2EF58" w16cid:durableId="289B2173"/>
  <w16cid:commentId w16cid:paraId="2F18EA73" w16cid:durableId="2829D999"/>
  <w16cid:commentId w16cid:paraId="485953FB" w16cid:durableId="2832FC5D"/>
  <w16cid:commentId w16cid:paraId="094112B5" w16cid:durableId="28BAE746"/>
  <w16cid:commentId w16cid:paraId="24E5CB8E" w16cid:durableId="283ECDDD"/>
  <w16cid:commentId w16cid:paraId="195B44B2" w16cid:durableId="28BBDC95"/>
  <w16cid:commentId w16cid:paraId="7C98E8E9" w16cid:durableId="28BAEAD0"/>
  <w16cid:commentId w16cid:paraId="77E14A63" w16cid:durableId="28BBDCFE"/>
  <w16cid:commentId w16cid:paraId="1B685765" w16cid:durableId="28BAEBFB"/>
  <w16cid:commentId w16cid:paraId="7827F0B6" w16cid:durableId="2833096E"/>
  <w16cid:commentId w16cid:paraId="6D7C408A" w16cid:durableId="2835ACE8"/>
  <w16cid:commentId w16cid:paraId="16CCA971" w16cid:durableId="28C68FED"/>
  <w16cid:commentId w16cid:paraId="73F0D305" w16cid:durableId="28BBDD47"/>
  <w16cid:commentId w16cid:paraId="27703232" w16cid:durableId="28D15A38"/>
  <w16cid:commentId w16cid:paraId="5519CF5A" w16cid:durableId="28C6925B"/>
  <w16cid:commentId w16cid:paraId="5FF30F21" w16cid:durableId="28C69064"/>
  <w16cid:commentId w16cid:paraId="0243FFCC" w16cid:durableId="28C69037"/>
  <w16cid:commentId w16cid:paraId="578F91A3" w16cid:durableId="28932D03"/>
  <w16cid:commentId w16cid:paraId="6CC6C0FA" w16cid:durableId="28D15B61"/>
  <w16cid:commentId w16cid:paraId="30CC801F" w16cid:durableId="289328BC"/>
  <w16cid:commentId w16cid:paraId="082633D7" w16cid:durableId="283D6B1B"/>
  <w16cid:commentId w16cid:paraId="4C44C9E1" w16cid:durableId="28932B76"/>
  <w16cid:commentId w16cid:paraId="495C6CE1" w16cid:durableId="289330DD"/>
  <w16cid:commentId w16cid:paraId="7DA03AC5" w16cid:durableId="289331DA"/>
  <w16cid:commentId w16cid:paraId="2B083601" w16cid:durableId="28933372"/>
  <w16cid:commentId w16cid:paraId="6C2B6CEB" w16cid:durableId="28D15C2A"/>
  <w16cid:commentId w16cid:paraId="7C001360" w16cid:durableId="28933658"/>
  <w16cid:commentId w16cid:paraId="6689A6F6" w16cid:durableId="28974218"/>
  <w16cid:commentId w16cid:paraId="554B7F29" w16cid:durableId="28974507"/>
  <w16cid:commentId w16cid:paraId="0C5DB417" w16cid:durableId="2898580B"/>
  <w16cid:commentId w16cid:paraId="6E53553F" w16cid:durableId="28985703"/>
  <w16cid:commentId w16cid:paraId="422015CE" w16cid:durableId="28331737"/>
  <w16cid:commentId w16cid:paraId="3BF33702" w16cid:durableId="28331735"/>
  <w16cid:commentId w16cid:paraId="6F9D64C4" w16cid:durableId="2898560E"/>
  <w16cid:commentId w16cid:paraId="7F1B9CC0" w16cid:durableId="28985662"/>
  <w16cid:commentId w16cid:paraId="51B3DC57" w16cid:durableId="28987016"/>
  <w16cid:commentId w16cid:paraId="56D89655" w16cid:durableId="289888A1"/>
  <w16cid:commentId w16cid:paraId="30EC4035" w16cid:durableId="2898719D"/>
  <w16cid:commentId w16cid:paraId="28F4D084" w16cid:durableId="2898727C"/>
  <w16cid:commentId w16cid:paraId="327A4F80" w16cid:durableId="282D6DB7"/>
  <w16cid:commentId w16cid:paraId="1948BEDD" w16cid:durableId="282D71F1"/>
  <w16cid:commentId w16cid:paraId="034AE8D0" w16cid:durableId="283D9871"/>
  <w16cid:commentId w16cid:paraId="4493629A" w16cid:durableId="28988D07"/>
  <w16cid:commentId w16cid:paraId="1790573F" w16cid:durableId="28D65362"/>
  <w16cid:commentId w16cid:paraId="380C8A8D" w16cid:durableId="28D65793"/>
  <w16cid:commentId w16cid:paraId="7CE44535" w16cid:durableId="28D64100"/>
  <w16cid:commentId w16cid:paraId="7A5958D9" w16cid:durableId="28D64411"/>
  <w16cid:commentId w16cid:paraId="37D11F63" w16cid:durableId="28D65039"/>
  <w16cid:commentId w16cid:paraId="4770FFE8" w16cid:durableId="28D64DD1"/>
  <w16cid:commentId w16cid:paraId="7AA3F165" w16cid:durableId="28C69613"/>
  <w16cid:commentId w16cid:paraId="6EB4E2BF" w16cid:durableId="284011EC"/>
  <w16cid:commentId w16cid:paraId="03E95CC9" w16cid:durableId="28D4DA19"/>
  <w16cid:commentId w16cid:paraId="3FC8075B" w16cid:durableId="28D4DA77"/>
  <w16cid:commentId w16cid:paraId="4D45B6EE" w16cid:durableId="2846706C"/>
  <w16cid:commentId w16cid:paraId="4C04E199" w16cid:durableId="2846AA0E"/>
  <w16cid:commentId w16cid:paraId="1FD16692" w16cid:durableId="282D852E"/>
  <w16cid:commentId w16cid:paraId="3305FF44" w16cid:durableId="282D8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33777" w14:textId="77777777" w:rsidR="00E53838" w:rsidRDefault="00E53838">
      <w:pPr>
        <w:spacing w:line="240" w:lineRule="auto"/>
      </w:pPr>
      <w:r>
        <w:separator/>
      </w:r>
    </w:p>
  </w:endnote>
  <w:endnote w:type="continuationSeparator" w:id="0">
    <w:p w14:paraId="2B0D962E" w14:textId="77777777" w:rsidR="00E53838" w:rsidRDefault="00E538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C3ABF" w14:textId="77777777" w:rsidR="00E53838" w:rsidRDefault="00E53838">
      <w:pPr>
        <w:spacing w:line="240" w:lineRule="auto"/>
      </w:pPr>
      <w:r>
        <w:separator/>
      </w:r>
    </w:p>
  </w:footnote>
  <w:footnote w:type="continuationSeparator" w:id="0">
    <w:p w14:paraId="29C47E50" w14:textId="77777777" w:rsidR="00E53838" w:rsidRDefault="00E538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4CE6" w14:textId="77777777" w:rsidR="0080007F" w:rsidRDefault="008000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5D8C"/>
    <w:multiLevelType w:val="hybridMultilevel"/>
    <w:tmpl w:val="CD7CC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475DC"/>
    <w:multiLevelType w:val="hybridMultilevel"/>
    <w:tmpl w:val="3CC8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B1CDC"/>
    <w:multiLevelType w:val="hybridMultilevel"/>
    <w:tmpl w:val="042E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B4C16"/>
    <w:multiLevelType w:val="hybridMultilevel"/>
    <w:tmpl w:val="67BCF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163DD"/>
    <w:multiLevelType w:val="hybridMultilevel"/>
    <w:tmpl w:val="4E2C7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D91ABA"/>
    <w:multiLevelType w:val="hybridMultilevel"/>
    <w:tmpl w:val="1726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654036"/>
    <w:multiLevelType w:val="hybridMultilevel"/>
    <w:tmpl w:val="4CD03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99676D"/>
    <w:multiLevelType w:val="multilevel"/>
    <w:tmpl w:val="19BEE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B702D8"/>
    <w:multiLevelType w:val="multilevel"/>
    <w:tmpl w:val="A054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19465B"/>
    <w:multiLevelType w:val="multilevel"/>
    <w:tmpl w:val="9450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C94ACC"/>
    <w:multiLevelType w:val="hybridMultilevel"/>
    <w:tmpl w:val="D9AC3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835AD"/>
    <w:multiLevelType w:val="hybridMultilevel"/>
    <w:tmpl w:val="C8200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B41012"/>
    <w:multiLevelType w:val="hybridMultilevel"/>
    <w:tmpl w:val="E4D8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7193729">
    <w:abstractNumId w:val="7"/>
  </w:num>
  <w:num w:numId="2" w16cid:durableId="1051341147">
    <w:abstractNumId w:val="1"/>
  </w:num>
  <w:num w:numId="3" w16cid:durableId="681201201">
    <w:abstractNumId w:val="12"/>
  </w:num>
  <w:num w:numId="4" w16cid:durableId="2031953501">
    <w:abstractNumId w:val="11"/>
  </w:num>
  <w:num w:numId="5" w16cid:durableId="1571042171">
    <w:abstractNumId w:val="6"/>
  </w:num>
  <w:num w:numId="6" w16cid:durableId="1022364274">
    <w:abstractNumId w:val="3"/>
  </w:num>
  <w:num w:numId="7" w16cid:durableId="242228830">
    <w:abstractNumId w:val="4"/>
  </w:num>
  <w:num w:numId="8" w16cid:durableId="343435661">
    <w:abstractNumId w:val="2"/>
  </w:num>
  <w:num w:numId="9" w16cid:durableId="1165123496">
    <w:abstractNumId w:val="10"/>
  </w:num>
  <w:num w:numId="10" w16cid:durableId="472866257">
    <w:abstractNumId w:val="0"/>
  </w:num>
  <w:num w:numId="11" w16cid:durableId="308172252">
    <w:abstractNumId w:val="8"/>
  </w:num>
  <w:num w:numId="12" w16cid:durableId="1974752186">
    <w:abstractNumId w:val="9"/>
  </w:num>
  <w:num w:numId="13" w16cid:durableId="99853373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07F"/>
    <w:rsid w:val="00007575"/>
    <w:rsid w:val="0001552B"/>
    <w:rsid w:val="000347E5"/>
    <w:rsid w:val="00036158"/>
    <w:rsid w:val="000543B2"/>
    <w:rsid w:val="00062318"/>
    <w:rsid w:val="00070A91"/>
    <w:rsid w:val="000713DE"/>
    <w:rsid w:val="00080DF7"/>
    <w:rsid w:val="00096FC7"/>
    <w:rsid w:val="000A0F07"/>
    <w:rsid w:val="000B1F32"/>
    <w:rsid w:val="000B4D61"/>
    <w:rsid w:val="000B57F3"/>
    <w:rsid w:val="000D50B4"/>
    <w:rsid w:val="000D78E7"/>
    <w:rsid w:val="000E02B7"/>
    <w:rsid w:val="000F38A3"/>
    <w:rsid w:val="00103EBE"/>
    <w:rsid w:val="0011538B"/>
    <w:rsid w:val="001177BF"/>
    <w:rsid w:val="0013559A"/>
    <w:rsid w:val="0014329F"/>
    <w:rsid w:val="00152178"/>
    <w:rsid w:val="00157104"/>
    <w:rsid w:val="00163485"/>
    <w:rsid w:val="00181BF4"/>
    <w:rsid w:val="001853D6"/>
    <w:rsid w:val="00186A8B"/>
    <w:rsid w:val="001A1405"/>
    <w:rsid w:val="001A41F2"/>
    <w:rsid w:val="001B3A0F"/>
    <w:rsid w:val="001B5D6B"/>
    <w:rsid w:val="001B5FD1"/>
    <w:rsid w:val="001C2C05"/>
    <w:rsid w:val="001C3050"/>
    <w:rsid w:val="001C6EA4"/>
    <w:rsid w:val="001E0225"/>
    <w:rsid w:val="001E1433"/>
    <w:rsid w:val="00200794"/>
    <w:rsid w:val="002135D8"/>
    <w:rsid w:val="00214DEC"/>
    <w:rsid w:val="00217466"/>
    <w:rsid w:val="0022096A"/>
    <w:rsid w:val="00221451"/>
    <w:rsid w:val="00222186"/>
    <w:rsid w:val="002317E4"/>
    <w:rsid w:val="002329A0"/>
    <w:rsid w:val="00242EAF"/>
    <w:rsid w:val="0025025D"/>
    <w:rsid w:val="00251126"/>
    <w:rsid w:val="002533CD"/>
    <w:rsid w:val="0025557D"/>
    <w:rsid w:val="0026062C"/>
    <w:rsid w:val="00261682"/>
    <w:rsid w:val="002741DC"/>
    <w:rsid w:val="0028794B"/>
    <w:rsid w:val="00294355"/>
    <w:rsid w:val="002A0676"/>
    <w:rsid w:val="002A093E"/>
    <w:rsid w:val="002A095B"/>
    <w:rsid w:val="002A2F2D"/>
    <w:rsid w:val="002A3420"/>
    <w:rsid w:val="002A69B8"/>
    <w:rsid w:val="002B15B8"/>
    <w:rsid w:val="002B3A3C"/>
    <w:rsid w:val="002B413B"/>
    <w:rsid w:val="002C3D0B"/>
    <w:rsid w:val="002D5478"/>
    <w:rsid w:val="002E4B10"/>
    <w:rsid w:val="002E4F10"/>
    <w:rsid w:val="002F116E"/>
    <w:rsid w:val="002F3CCF"/>
    <w:rsid w:val="002F7B35"/>
    <w:rsid w:val="00303A36"/>
    <w:rsid w:val="00321FBD"/>
    <w:rsid w:val="003517DC"/>
    <w:rsid w:val="003534FE"/>
    <w:rsid w:val="0035644C"/>
    <w:rsid w:val="00375070"/>
    <w:rsid w:val="00377057"/>
    <w:rsid w:val="00380168"/>
    <w:rsid w:val="00386197"/>
    <w:rsid w:val="00386207"/>
    <w:rsid w:val="00386878"/>
    <w:rsid w:val="003909AE"/>
    <w:rsid w:val="0039736A"/>
    <w:rsid w:val="003A5241"/>
    <w:rsid w:val="003A722B"/>
    <w:rsid w:val="003B08BA"/>
    <w:rsid w:val="003C19B4"/>
    <w:rsid w:val="003C3B7B"/>
    <w:rsid w:val="003D351B"/>
    <w:rsid w:val="003E102C"/>
    <w:rsid w:val="003E4772"/>
    <w:rsid w:val="003F3719"/>
    <w:rsid w:val="00404C27"/>
    <w:rsid w:val="004270EB"/>
    <w:rsid w:val="00464987"/>
    <w:rsid w:val="00466BAD"/>
    <w:rsid w:val="00483BCB"/>
    <w:rsid w:val="00496665"/>
    <w:rsid w:val="004A2441"/>
    <w:rsid w:val="004A2B13"/>
    <w:rsid w:val="004A35FC"/>
    <w:rsid w:val="004B3B81"/>
    <w:rsid w:val="004C63F2"/>
    <w:rsid w:val="004C7F4B"/>
    <w:rsid w:val="004D120D"/>
    <w:rsid w:val="004D2B2F"/>
    <w:rsid w:val="004E1089"/>
    <w:rsid w:val="004E42A8"/>
    <w:rsid w:val="004E6410"/>
    <w:rsid w:val="00500BAC"/>
    <w:rsid w:val="00512C05"/>
    <w:rsid w:val="00541246"/>
    <w:rsid w:val="0054697C"/>
    <w:rsid w:val="00553290"/>
    <w:rsid w:val="00561908"/>
    <w:rsid w:val="00563D7D"/>
    <w:rsid w:val="0059276F"/>
    <w:rsid w:val="005A296C"/>
    <w:rsid w:val="005B2B82"/>
    <w:rsid w:val="005E2053"/>
    <w:rsid w:val="005F762F"/>
    <w:rsid w:val="00602EC9"/>
    <w:rsid w:val="00603C32"/>
    <w:rsid w:val="00605417"/>
    <w:rsid w:val="006066F4"/>
    <w:rsid w:val="00613032"/>
    <w:rsid w:val="00613D84"/>
    <w:rsid w:val="00617A08"/>
    <w:rsid w:val="00623738"/>
    <w:rsid w:val="00624FA0"/>
    <w:rsid w:val="00631958"/>
    <w:rsid w:val="00633FF1"/>
    <w:rsid w:val="00646F67"/>
    <w:rsid w:val="00647048"/>
    <w:rsid w:val="00672380"/>
    <w:rsid w:val="00681868"/>
    <w:rsid w:val="00690D37"/>
    <w:rsid w:val="006A37F7"/>
    <w:rsid w:val="006B3D1C"/>
    <w:rsid w:val="006C07E2"/>
    <w:rsid w:val="006C2C69"/>
    <w:rsid w:val="006D4F42"/>
    <w:rsid w:val="006D7C9D"/>
    <w:rsid w:val="006E3FDC"/>
    <w:rsid w:val="006E5765"/>
    <w:rsid w:val="006F07BD"/>
    <w:rsid w:val="0070315E"/>
    <w:rsid w:val="007072D1"/>
    <w:rsid w:val="00720783"/>
    <w:rsid w:val="00721D43"/>
    <w:rsid w:val="00730259"/>
    <w:rsid w:val="0073394B"/>
    <w:rsid w:val="00736B8A"/>
    <w:rsid w:val="00742092"/>
    <w:rsid w:val="007504D8"/>
    <w:rsid w:val="00751127"/>
    <w:rsid w:val="007606E4"/>
    <w:rsid w:val="00764013"/>
    <w:rsid w:val="00771268"/>
    <w:rsid w:val="007714C0"/>
    <w:rsid w:val="007736E8"/>
    <w:rsid w:val="007763FC"/>
    <w:rsid w:val="007807F0"/>
    <w:rsid w:val="007902AC"/>
    <w:rsid w:val="00790DD9"/>
    <w:rsid w:val="00791478"/>
    <w:rsid w:val="00793B7F"/>
    <w:rsid w:val="00797701"/>
    <w:rsid w:val="007A23CC"/>
    <w:rsid w:val="007A2C2E"/>
    <w:rsid w:val="007B166E"/>
    <w:rsid w:val="007B16A0"/>
    <w:rsid w:val="007B215C"/>
    <w:rsid w:val="007D34C9"/>
    <w:rsid w:val="0080007F"/>
    <w:rsid w:val="00813057"/>
    <w:rsid w:val="00825690"/>
    <w:rsid w:val="00845039"/>
    <w:rsid w:val="008466C1"/>
    <w:rsid w:val="00851289"/>
    <w:rsid w:val="00856F80"/>
    <w:rsid w:val="00860F68"/>
    <w:rsid w:val="00865F13"/>
    <w:rsid w:val="0087544E"/>
    <w:rsid w:val="00881A63"/>
    <w:rsid w:val="008857C5"/>
    <w:rsid w:val="00892A4B"/>
    <w:rsid w:val="0089705A"/>
    <w:rsid w:val="008A1999"/>
    <w:rsid w:val="008B1AF4"/>
    <w:rsid w:val="008B4026"/>
    <w:rsid w:val="008B59B7"/>
    <w:rsid w:val="008D45AE"/>
    <w:rsid w:val="008F6DA9"/>
    <w:rsid w:val="008F7684"/>
    <w:rsid w:val="0090483D"/>
    <w:rsid w:val="00916800"/>
    <w:rsid w:val="00923B5A"/>
    <w:rsid w:val="0092457A"/>
    <w:rsid w:val="00926A54"/>
    <w:rsid w:val="00933FAC"/>
    <w:rsid w:val="00945658"/>
    <w:rsid w:val="009461C8"/>
    <w:rsid w:val="00946855"/>
    <w:rsid w:val="009603B9"/>
    <w:rsid w:val="00966E90"/>
    <w:rsid w:val="0099218E"/>
    <w:rsid w:val="009942BA"/>
    <w:rsid w:val="009B3814"/>
    <w:rsid w:val="009B7C87"/>
    <w:rsid w:val="009C2CEC"/>
    <w:rsid w:val="009E386F"/>
    <w:rsid w:val="009E5D46"/>
    <w:rsid w:val="00A1158E"/>
    <w:rsid w:val="00A17C44"/>
    <w:rsid w:val="00A2610F"/>
    <w:rsid w:val="00A30DF7"/>
    <w:rsid w:val="00A403CB"/>
    <w:rsid w:val="00A47175"/>
    <w:rsid w:val="00A50D55"/>
    <w:rsid w:val="00A557A2"/>
    <w:rsid w:val="00A619AF"/>
    <w:rsid w:val="00A62FA9"/>
    <w:rsid w:val="00A70AD4"/>
    <w:rsid w:val="00A721D6"/>
    <w:rsid w:val="00A85A7C"/>
    <w:rsid w:val="00AA55A9"/>
    <w:rsid w:val="00AB2A17"/>
    <w:rsid w:val="00AB3D85"/>
    <w:rsid w:val="00AC4B92"/>
    <w:rsid w:val="00AC7E14"/>
    <w:rsid w:val="00AD0F7F"/>
    <w:rsid w:val="00AD1037"/>
    <w:rsid w:val="00AD1A4E"/>
    <w:rsid w:val="00AD468E"/>
    <w:rsid w:val="00AD5101"/>
    <w:rsid w:val="00AD62B9"/>
    <w:rsid w:val="00B058F6"/>
    <w:rsid w:val="00B104E6"/>
    <w:rsid w:val="00B11203"/>
    <w:rsid w:val="00B1140D"/>
    <w:rsid w:val="00B27A3F"/>
    <w:rsid w:val="00B33B7E"/>
    <w:rsid w:val="00B43419"/>
    <w:rsid w:val="00B44AFD"/>
    <w:rsid w:val="00B453AC"/>
    <w:rsid w:val="00B56303"/>
    <w:rsid w:val="00B67CE2"/>
    <w:rsid w:val="00B82D84"/>
    <w:rsid w:val="00B86B40"/>
    <w:rsid w:val="00B92AC9"/>
    <w:rsid w:val="00BB6070"/>
    <w:rsid w:val="00BC1CD5"/>
    <w:rsid w:val="00BC37E7"/>
    <w:rsid w:val="00BC74D8"/>
    <w:rsid w:val="00BD2C49"/>
    <w:rsid w:val="00BD5A2C"/>
    <w:rsid w:val="00BE156C"/>
    <w:rsid w:val="00BE5804"/>
    <w:rsid w:val="00BF3D37"/>
    <w:rsid w:val="00BF3E01"/>
    <w:rsid w:val="00BF7ED9"/>
    <w:rsid w:val="00C0062F"/>
    <w:rsid w:val="00C01BC9"/>
    <w:rsid w:val="00C01E84"/>
    <w:rsid w:val="00C0474E"/>
    <w:rsid w:val="00C07314"/>
    <w:rsid w:val="00C109A2"/>
    <w:rsid w:val="00C216FC"/>
    <w:rsid w:val="00C50047"/>
    <w:rsid w:val="00C50A6E"/>
    <w:rsid w:val="00C50FD4"/>
    <w:rsid w:val="00C51B71"/>
    <w:rsid w:val="00C51BA0"/>
    <w:rsid w:val="00C649CC"/>
    <w:rsid w:val="00C77F64"/>
    <w:rsid w:val="00C82C3F"/>
    <w:rsid w:val="00C8350D"/>
    <w:rsid w:val="00C9028C"/>
    <w:rsid w:val="00C934C4"/>
    <w:rsid w:val="00CA66E4"/>
    <w:rsid w:val="00CB21C9"/>
    <w:rsid w:val="00CD4632"/>
    <w:rsid w:val="00CE32CA"/>
    <w:rsid w:val="00CF3429"/>
    <w:rsid w:val="00CF5E36"/>
    <w:rsid w:val="00D01D79"/>
    <w:rsid w:val="00D050FC"/>
    <w:rsid w:val="00D058FE"/>
    <w:rsid w:val="00D10493"/>
    <w:rsid w:val="00D11ED6"/>
    <w:rsid w:val="00D16903"/>
    <w:rsid w:val="00D25110"/>
    <w:rsid w:val="00D27E2A"/>
    <w:rsid w:val="00D432A6"/>
    <w:rsid w:val="00D55A4E"/>
    <w:rsid w:val="00D646FB"/>
    <w:rsid w:val="00D66B11"/>
    <w:rsid w:val="00D77C40"/>
    <w:rsid w:val="00D83149"/>
    <w:rsid w:val="00D83619"/>
    <w:rsid w:val="00DB42B1"/>
    <w:rsid w:val="00DC0192"/>
    <w:rsid w:val="00DC3DA3"/>
    <w:rsid w:val="00DC5880"/>
    <w:rsid w:val="00DD3416"/>
    <w:rsid w:val="00DD6797"/>
    <w:rsid w:val="00DE44A9"/>
    <w:rsid w:val="00DE6E13"/>
    <w:rsid w:val="00DF1CEE"/>
    <w:rsid w:val="00E01195"/>
    <w:rsid w:val="00E03C8B"/>
    <w:rsid w:val="00E06B32"/>
    <w:rsid w:val="00E074C2"/>
    <w:rsid w:val="00E0768B"/>
    <w:rsid w:val="00E13C97"/>
    <w:rsid w:val="00E203E8"/>
    <w:rsid w:val="00E305DF"/>
    <w:rsid w:val="00E31F3F"/>
    <w:rsid w:val="00E50631"/>
    <w:rsid w:val="00E53838"/>
    <w:rsid w:val="00E55A45"/>
    <w:rsid w:val="00E60876"/>
    <w:rsid w:val="00EC5A73"/>
    <w:rsid w:val="00ED0B6E"/>
    <w:rsid w:val="00EE525E"/>
    <w:rsid w:val="00EE636A"/>
    <w:rsid w:val="00EF2F21"/>
    <w:rsid w:val="00EF7DB4"/>
    <w:rsid w:val="00F123A8"/>
    <w:rsid w:val="00F2340F"/>
    <w:rsid w:val="00F41B94"/>
    <w:rsid w:val="00F43C6A"/>
    <w:rsid w:val="00F4400C"/>
    <w:rsid w:val="00F73923"/>
    <w:rsid w:val="00F75E0D"/>
    <w:rsid w:val="00F774CD"/>
    <w:rsid w:val="00F77B72"/>
    <w:rsid w:val="00F77BE7"/>
    <w:rsid w:val="00FA573D"/>
    <w:rsid w:val="00FB5AF1"/>
    <w:rsid w:val="00FB67A4"/>
    <w:rsid w:val="00FC1D8E"/>
    <w:rsid w:val="00FC60EA"/>
    <w:rsid w:val="00FD3481"/>
    <w:rsid w:val="00FE7306"/>
    <w:rsid w:val="00FF0348"/>
    <w:rsid w:val="00FF6A4B"/>
    <w:rsid w:val="00FF7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4151F"/>
  <w15:docId w15:val="{65A5EB82-0303-554A-AB8F-886174194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317E4"/>
    <w:pPr>
      <w:spacing w:line="240" w:lineRule="auto"/>
    </w:pPr>
  </w:style>
  <w:style w:type="paragraph" w:styleId="CommentSubject">
    <w:name w:val="annotation subject"/>
    <w:basedOn w:val="CommentText"/>
    <w:next w:val="CommentText"/>
    <w:link w:val="CommentSubjectChar"/>
    <w:uiPriority w:val="99"/>
    <w:semiHidden/>
    <w:unhideWhenUsed/>
    <w:rsid w:val="002317E4"/>
    <w:rPr>
      <w:b/>
      <w:bCs/>
    </w:rPr>
  </w:style>
  <w:style w:type="character" w:customStyle="1" w:styleId="CommentSubjectChar">
    <w:name w:val="Comment Subject Char"/>
    <w:basedOn w:val="CommentTextChar"/>
    <w:link w:val="CommentSubject"/>
    <w:uiPriority w:val="99"/>
    <w:semiHidden/>
    <w:rsid w:val="002317E4"/>
    <w:rPr>
      <w:b/>
      <w:bCs/>
      <w:sz w:val="20"/>
      <w:szCs w:val="20"/>
    </w:rPr>
  </w:style>
  <w:style w:type="paragraph" w:styleId="ListParagraph">
    <w:name w:val="List Paragraph"/>
    <w:basedOn w:val="Normal"/>
    <w:uiPriority w:val="34"/>
    <w:qFormat/>
    <w:rsid w:val="000B1F32"/>
    <w:pPr>
      <w:ind w:left="720"/>
      <w:contextualSpacing/>
    </w:pPr>
  </w:style>
  <w:style w:type="character" w:styleId="LineNumber">
    <w:name w:val="line number"/>
    <w:basedOn w:val="DefaultParagraphFont"/>
    <w:uiPriority w:val="99"/>
    <w:semiHidden/>
    <w:unhideWhenUsed/>
    <w:rsid w:val="00C109A2"/>
  </w:style>
  <w:style w:type="paragraph" w:styleId="Bibliography">
    <w:name w:val="Bibliography"/>
    <w:basedOn w:val="Normal"/>
    <w:next w:val="Normal"/>
    <w:uiPriority w:val="37"/>
    <w:unhideWhenUsed/>
    <w:rsid w:val="00D058FE"/>
    <w:pPr>
      <w:spacing w:line="480" w:lineRule="auto"/>
      <w:ind w:left="720" w:hanging="720"/>
    </w:pPr>
  </w:style>
  <w:style w:type="paragraph" w:styleId="NoSpacing">
    <w:name w:val="No Spacing"/>
    <w:uiPriority w:val="1"/>
    <w:qFormat/>
    <w:rsid w:val="009E5D46"/>
    <w:pPr>
      <w:spacing w:line="240" w:lineRule="auto"/>
    </w:pPr>
    <w:rPr>
      <w:rFonts w:asciiTheme="minorHAnsi" w:eastAsiaTheme="minorHAnsi" w:hAnsiTheme="minorHAnsi" w:cstheme="minorBidi"/>
      <w:sz w:val="24"/>
      <w:szCs w:val="24"/>
      <w:lang w:val="en-US"/>
    </w:rPr>
  </w:style>
  <w:style w:type="paragraph" w:styleId="NormalWeb">
    <w:name w:val="Normal (Web)"/>
    <w:basedOn w:val="Normal"/>
    <w:uiPriority w:val="99"/>
    <w:semiHidden/>
    <w:unhideWhenUsed/>
    <w:rsid w:val="00563D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403">
      <w:bodyDiv w:val="1"/>
      <w:marLeft w:val="0"/>
      <w:marRight w:val="0"/>
      <w:marTop w:val="0"/>
      <w:marBottom w:val="0"/>
      <w:divBdr>
        <w:top w:val="none" w:sz="0" w:space="0" w:color="auto"/>
        <w:left w:val="none" w:sz="0" w:space="0" w:color="auto"/>
        <w:bottom w:val="none" w:sz="0" w:space="0" w:color="auto"/>
        <w:right w:val="none" w:sz="0" w:space="0" w:color="auto"/>
      </w:divBdr>
    </w:div>
    <w:div w:id="139076850">
      <w:bodyDiv w:val="1"/>
      <w:marLeft w:val="0"/>
      <w:marRight w:val="0"/>
      <w:marTop w:val="0"/>
      <w:marBottom w:val="0"/>
      <w:divBdr>
        <w:top w:val="none" w:sz="0" w:space="0" w:color="auto"/>
        <w:left w:val="none" w:sz="0" w:space="0" w:color="auto"/>
        <w:bottom w:val="none" w:sz="0" w:space="0" w:color="auto"/>
        <w:right w:val="none" w:sz="0" w:space="0" w:color="auto"/>
      </w:divBdr>
    </w:div>
    <w:div w:id="903875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057C8-51CE-A441-A2D6-87A731B5A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33</Pages>
  <Words>55785</Words>
  <Characters>317980</Characters>
  <Application>Microsoft Office Word</Application>
  <DocSecurity>0</DocSecurity>
  <Lines>2649</Lines>
  <Paragraphs>746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Long</dc:creator>
  <cp:keywords/>
  <dc:description/>
  <cp:lastModifiedBy>Jeremy Long</cp:lastModifiedBy>
  <cp:revision>2</cp:revision>
  <cp:lastPrinted>2023-08-31T20:35:00Z</cp:lastPrinted>
  <dcterms:created xsi:type="dcterms:W3CDTF">2023-08-31T20:37:00Z</dcterms:created>
  <dcterms:modified xsi:type="dcterms:W3CDTF">2023-10-15T19:24:00Z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id="r7eTwI9S"/&gt;&lt;style id="http://www.zotero.org/styles/ecology" hasBibliography="1" bibliographyStyleHasBeenSet="1"/&gt;&lt;prefs&gt;&lt;pref name="fieldType" value="Field"/&gt;&lt;/prefs&gt;&lt;/data&gt;</vt:lpwstr>
  </property>
</Properties>
</file>